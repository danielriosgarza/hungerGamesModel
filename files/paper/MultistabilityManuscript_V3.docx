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E48654" w14:textId="3F80FA13" w:rsidR="00310328" w:rsidRPr="00E95947" w:rsidRDefault="00310328" w:rsidP="0007265C">
      <w:pPr>
        <w:rPr>
          <w:rFonts w:ascii="Verdana" w:hAnsi="Verdana"/>
          <w:b/>
          <w:color w:val="000000"/>
          <w:sz w:val="18"/>
          <w:szCs w:val="18"/>
          <w:shd w:val="clear" w:color="auto" w:fill="FFFFFF"/>
        </w:rPr>
      </w:pPr>
      <w:r w:rsidRPr="00E95947">
        <w:rPr>
          <w:rFonts w:ascii="Verdana" w:hAnsi="Verdana"/>
          <w:b/>
          <w:color w:val="000000"/>
          <w:sz w:val="18"/>
          <w:szCs w:val="18"/>
          <w:shd w:val="clear" w:color="auto" w:fill="FFFFFF"/>
        </w:rPr>
        <w:t xml:space="preserve">Phenotype switching explains the emergence of alternative stable states in a gut microbial </w:t>
      </w:r>
      <w:r w:rsidR="007214A8" w:rsidRPr="00E95947">
        <w:rPr>
          <w:rFonts w:ascii="Verdana" w:hAnsi="Verdana"/>
          <w:b/>
          <w:color w:val="000000"/>
          <w:sz w:val="18"/>
          <w:szCs w:val="18"/>
          <w:shd w:val="clear" w:color="auto" w:fill="FFFFFF"/>
        </w:rPr>
        <w:t>community</w:t>
      </w:r>
    </w:p>
    <w:p w14:paraId="7FE92B06" w14:textId="2F4D0F82" w:rsidR="00310328" w:rsidRPr="00C9180C" w:rsidRDefault="00310328" w:rsidP="0007265C">
      <w:pPr>
        <w:rPr>
          <w:rFonts w:ascii="Verdana" w:hAnsi="Verdana"/>
          <w:color w:val="000000"/>
          <w:sz w:val="18"/>
          <w:szCs w:val="18"/>
          <w:shd w:val="clear" w:color="auto" w:fill="FFFFFF"/>
          <w:lang w:val="nl-BE"/>
          <w:rPrChange w:id="0" w:author="Kristel Bernaerts" w:date="2024-01-26T12:37:00Z">
            <w:rPr>
              <w:rFonts w:ascii="Verdana" w:hAnsi="Verdana"/>
              <w:color w:val="000000"/>
              <w:sz w:val="18"/>
              <w:szCs w:val="18"/>
              <w:shd w:val="clear" w:color="auto" w:fill="FFFFFF"/>
              <w:lang w:val="fr-FR"/>
            </w:rPr>
          </w:rPrChange>
        </w:rPr>
      </w:pPr>
      <w:r w:rsidRPr="00C9180C">
        <w:rPr>
          <w:rFonts w:ascii="Verdana" w:hAnsi="Verdana"/>
          <w:color w:val="000000"/>
          <w:sz w:val="18"/>
          <w:szCs w:val="18"/>
          <w:shd w:val="clear" w:color="auto" w:fill="FFFFFF"/>
          <w:lang w:val="nl-BE"/>
          <w:rPrChange w:id="1" w:author="Kristel Bernaerts" w:date="2024-01-26T12:37:00Z">
            <w:rPr>
              <w:rFonts w:ascii="Verdana" w:hAnsi="Verdana"/>
              <w:color w:val="000000"/>
              <w:sz w:val="18"/>
              <w:szCs w:val="18"/>
              <w:shd w:val="clear" w:color="auto" w:fill="FFFFFF"/>
              <w:lang w:val="fr-FR"/>
            </w:rPr>
          </w:rPrChange>
        </w:rPr>
        <w:t>Daniel Garza</w:t>
      </w:r>
      <w:r w:rsidR="0092780B" w:rsidRPr="00C9180C">
        <w:rPr>
          <w:rFonts w:ascii="Verdana" w:hAnsi="Verdana"/>
          <w:color w:val="000000"/>
          <w:sz w:val="18"/>
          <w:szCs w:val="18"/>
          <w:shd w:val="clear" w:color="auto" w:fill="FFFFFF"/>
          <w:lang w:val="nl-BE"/>
          <w:rPrChange w:id="2" w:author="Kristel Bernaerts" w:date="2024-01-26T12:37:00Z">
            <w:rPr>
              <w:rFonts w:ascii="Verdana" w:hAnsi="Verdana"/>
              <w:color w:val="000000"/>
              <w:sz w:val="18"/>
              <w:szCs w:val="18"/>
              <w:shd w:val="clear" w:color="auto" w:fill="FFFFFF"/>
              <w:lang w:val="fr-FR"/>
            </w:rPr>
          </w:rPrChange>
        </w:rPr>
        <w:t>*</w:t>
      </w:r>
    </w:p>
    <w:p w14:paraId="7A8213FF" w14:textId="6EB1924E" w:rsidR="00310328" w:rsidRPr="00C9180C" w:rsidRDefault="00310328" w:rsidP="0007265C">
      <w:pPr>
        <w:rPr>
          <w:rFonts w:ascii="Verdana" w:hAnsi="Verdana"/>
          <w:color w:val="000000"/>
          <w:sz w:val="18"/>
          <w:szCs w:val="18"/>
          <w:shd w:val="clear" w:color="auto" w:fill="FFFFFF"/>
          <w:lang w:val="nl-BE"/>
          <w:rPrChange w:id="3" w:author="Kristel Bernaerts" w:date="2024-01-26T12:37:00Z">
            <w:rPr>
              <w:rFonts w:ascii="Verdana" w:hAnsi="Verdana"/>
              <w:color w:val="000000"/>
              <w:sz w:val="18"/>
              <w:szCs w:val="18"/>
              <w:shd w:val="clear" w:color="auto" w:fill="FFFFFF"/>
              <w:lang w:val="fr-FR"/>
            </w:rPr>
          </w:rPrChange>
        </w:rPr>
      </w:pPr>
      <w:r w:rsidRPr="00C9180C">
        <w:rPr>
          <w:rFonts w:ascii="Verdana" w:hAnsi="Verdana"/>
          <w:color w:val="000000"/>
          <w:sz w:val="18"/>
          <w:szCs w:val="18"/>
          <w:shd w:val="clear" w:color="auto" w:fill="FFFFFF"/>
          <w:lang w:val="nl-BE"/>
          <w:rPrChange w:id="4" w:author="Kristel Bernaerts" w:date="2024-01-26T12:37:00Z">
            <w:rPr>
              <w:rFonts w:ascii="Verdana" w:hAnsi="Verdana"/>
              <w:color w:val="000000"/>
              <w:sz w:val="18"/>
              <w:szCs w:val="18"/>
              <w:shd w:val="clear" w:color="auto" w:fill="FFFFFF"/>
              <w:lang w:val="fr-FR"/>
            </w:rPr>
          </w:rPrChange>
        </w:rPr>
        <w:t xml:space="preserve">Bin </w:t>
      </w:r>
      <w:proofErr w:type="spellStart"/>
      <w:r w:rsidRPr="00C9180C">
        <w:rPr>
          <w:rFonts w:ascii="Verdana" w:hAnsi="Verdana"/>
          <w:color w:val="000000"/>
          <w:sz w:val="18"/>
          <w:szCs w:val="18"/>
          <w:shd w:val="clear" w:color="auto" w:fill="FFFFFF"/>
          <w:lang w:val="nl-BE"/>
          <w:rPrChange w:id="5" w:author="Kristel Bernaerts" w:date="2024-01-26T12:37:00Z">
            <w:rPr>
              <w:rFonts w:ascii="Verdana" w:hAnsi="Verdana"/>
              <w:color w:val="000000"/>
              <w:sz w:val="18"/>
              <w:szCs w:val="18"/>
              <w:shd w:val="clear" w:color="auto" w:fill="FFFFFF"/>
              <w:lang w:val="fr-FR"/>
            </w:rPr>
          </w:rPrChange>
        </w:rPr>
        <w:t>Liu</w:t>
      </w:r>
      <w:proofErr w:type="spellEnd"/>
      <w:r w:rsidR="0092780B" w:rsidRPr="00C9180C">
        <w:rPr>
          <w:rFonts w:ascii="Verdana" w:hAnsi="Verdana"/>
          <w:color w:val="000000"/>
          <w:sz w:val="18"/>
          <w:szCs w:val="18"/>
          <w:shd w:val="clear" w:color="auto" w:fill="FFFFFF"/>
          <w:lang w:val="nl-BE"/>
          <w:rPrChange w:id="6" w:author="Kristel Bernaerts" w:date="2024-01-26T12:37:00Z">
            <w:rPr>
              <w:rFonts w:ascii="Verdana" w:hAnsi="Verdana"/>
              <w:color w:val="000000"/>
              <w:sz w:val="18"/>
              <w:szCs w:val="18"/>
              <w:shd w:val="clear" w:color="auto" w:fill="FFFFFF"/>
              <w:lang w:val="fr-FR"/>
            </w:rPr>
          </w:rPrChange>
        </w:rPr>
        <w:t>*</w:t>
      </w:r>
    </w:p>
    <w:p w14:paraId="64C75257" w14:textId="2FF7F993" w:rsidR="00310328" w:rsidRPr="00C9180C" w:rsidRDefault="00310328" w:rsidP="0007265C">
      <w:pPr>
        <w:rPr>
          <w:rFonts w:ascii="Verdana" w:hAnsi="Verdana"/>
          <w:color w:val="000000"/>
          <w:sz w:val="18"/>
          <w:szCs w:val="18"/>
          <w:shd w:val="clear" w:color="auto" w:fill="FFFFFF"/>
          <w:lang w:val="nl-BE"/>
          <w:rPrChange w:id="7" w:author="Kristel Bernaerts" w:date="2024-01-26T12:37:00Z">
            <w:rPr>
              <w:rFonts w:ascii="Verdana" w:hAnsi="Verdana"/>
              <w:color w:val="000000"/>
              <w:sz w:val="18"/>
              <w:szCs w:val="18"/>
              <w:shd w:val="clear" w:color="auto" w:fill="FFFFFF"/>
              <w:lang w:val="fr-FR"/>
            </w:rPr>
          </w:rPrChange>
        </w:rPr>
      </w:pPr>
      <w:r w:rsidRPr="00C9180C">
        <w:rPr>
          <w:rFonts w:ascii="Verdana" w:hAnsi="Verdana"/>
          <w:color w:val="000000"/>
          <w:sz w:val="18"/>
          <w:szCs w:val="18"/>
          <w:shd w:val="clear" w:color="auto" w:fill="FFFFFF"/>
          <w:lang w:val="nl-BE"/>
          <w:rPrChange w:id="8" w:author="Kristel Bernaerts" w:date="2024-01-26T12:37:00Z">
            <w:rPr>
              <w:rFonts w:ascii="Verdana" w:hAnsi="Verdana"/>
              <w:color w:val="000000"/>
              <w:sz w:val="18"/>
              <w:szCs w:val="18"/>
              <w:shd w:val="clear" w:color="auto" w:fill="FFFFFF"/>
              <w:lang w:val="fr-FR"/>
            </w:rPr>
          </w:rPrChange>
        </w:rPr>
        <w:t>Charlotte van de Velde</w:t>
      </w:r>
      <w:r w:rsidR="0092780B" w:rsidRPr="00C9180C">
        <w:rPr>
          <w:rFonts w:ascii="Verdana" w:hAnsi="Verdana"/>
          <w:color w:val="000000"/>
          <w:sz w:val="18"/>
          <w:szCs w:val="18"/>
          <w:shd w:val="clear" w:color="auto" w:fill="FFFFFF"/>
          <w:lang w:val="nl-BE"/>
          <w:rPrChange w:id="9" w:author="Kristel Bernaerts" w:date="2024-01-26T12:37:00Z">
            <w:rPr>
              <w:rFonts w:ascii="Verdana" w:hAnsi="Verdana"/>
              <w:color w:val="000000"/>
              <w:sz w:val="18"/>
              <w:szCs w:val="18"/>
              <w:shd w:val="clear" w:color="auto" w:fill="FFFFFF"/>
              <w:lang w:val="fr-FR"/>
            </w:rPr>
          </w:rPrChange>
        </w:rPr>
        <w:t>*</w:t>
      </w:r>
    </w:p>
    <w:p w14:paraId="2BCAEE76" w14:textId="6B2E6665" w:rsidR="00310328" w:rsidRPr="00C9180C" w:rsidRDefault="00310328" w:rsidP="0007265C">
      <w:pPr>
        <w:rPr>
          <w:rFonts w:ascii="Verdana" w:hAnsi="Verdana"/>
          <w:color w:val="000000"/>
          <w:sz w:val="18"/>
          <w:szCs w:val="18"/>
          <w:shd w:val="clear" w:color="auto" w:fill="FFFFFF"/>
          <w:lang w:val="es-ES"/>
          <w:rPrChange w:id="10" w:author="Kristel Bernaerts" w:date="2024-01-26T12:37:00Z">
            <w:rPr>
              <w:rFonts w:ascii="Verdana" w:hAnsi="Verdana"/>
              <w:color w:val="000000"/>
              <w:sz w:val="18"/>
              <w:szCs w:val="18"/>
              <w:shd w:val="clear" w:color="auto" w:fill="FFFFFF"/>
            </w:rPr>
          </w:rPrChange>
        </w:rPr>
      </w:pPr>
      <w:proofErr w:type="spellStart"/>
      <w:r w:rsidRPr="00C9180C">
        <w:rPr>
          <w:rFonts w:ascii="Verdana" w:hAnsi="Verdana"/>
          <w:color w:val="000000"/>
          <w:sz w:val="18"/>
          <w:szCs w:val="18"/>
          <w:shd w:val="clear" w:color="auto" w:fill="FFFFFF"/>
          <w:lang w:val="es-ES"/>
          <w:rPrChange w:id="11" w:author="Kristel Bernaerts" w:date="2024-01-26T12:37:00Z">
            <w:rPr>
              <w:rFonts w:ascii="Verdana" w:hAnsi="Verdana"/>
              <w:color w:val="000000"/>
              <w:sz w:val="18"/>
              <w:szCs w:val="18"/>
              <w:shd w:val="clear" w:color="auto" w:fill="FFFFFF"/>
            </w:rPr>
          </w:rPrChange>
        </w:rPr>
        <w:t>Pallabita</w:t>
      </w:r>
      <w:proofErr w:type="spellEnd"/>
      <w:r w:rsidRPr="00C9180C">
        <w:rPr>
          <w:rFonts w:ascii="Verdana" w:hAnsi="Verdana"/>
          <w:color w:val="000000"/>
          <w:sz w:val="18"/>
          <w:szCs w:val="18"/>
          <w:shd w:val="clear" w:color="auto" w:fill="FFFFFF"/>
          <w:lang w:val="es-ES"/>
          <w:rPrChange w:id="12" w:author="Kristel Bernaerts" w:date="2024-01-26T12:37:00Z">
            <w:rPr>
              <w:rFonts w:ascii="Verdana" w:hAnsi="Verdana"/>
              <w:color w:val="000000"/>
              <w:sz w:val="18"/>
              <w:szCs w:val="18"/>
              <w:shd w:val="clear" w:color="auto" w:fill="FFFFFF"/>
            </w:rPr>
          </w:rPrChange>
        </w:rPr>
        <w:t xml:space="preserve"> Saha</w:t>
      </w:r>
    </w:p>
    <w:p w14:paraId="6E1B11F2" w14:textId="375C188E" w:rsidR="00310328" w:rsidRPr="00C9180C" w:rsidRDefault="00310328" w:rsidP="0007265C">
      <w:pPr>
        <w:rPr>
          <w:rFonts w:ascii="Verdana" w:hAnsi="Verdana"/>
          <w:color w:val="000000"/>
          <w:sz w:val="18"/>
          <w:szCs w:val="18"/>
          <w:shd w:val="clear" w:color="auto" w:fill="FFFFFF"/>
          <w:lang w:val="es-ES"/>
          <w:rPrChange w:id="13" w:author="Kristel Bernaerts" w:date="2024-01-26T12:37:00Z">
            <w:rPr>
              <w:rFonts w:ascii="Verdana" w:hAnsi="Verdana"/>
              <w:color w:val="000000"/>
              <w:sz w:val="18"/>
              <w:szCs w:val="18"/>
              <w:shd w:val="clear" w:color="auto" w:fill="FFFFFF"/>
            </w:rPr>
          </w:rPrChange>
        </w:rPr>
      </w:pPr>
      <w:r w:rsidRPr="00C9180C">
        <w:rPr>
          <w:rFonts w:ascii="Verdana" w:hAnsi="Verdana"/>
          <w:color w:val="000000"/>
          <w:sz w:val="18"/>
          <w:szCs w:val="18"/>
          <w:shd w:val="clear" w:color="auto" w:fill="FFFFFF"/>
          <w:lang w:val="es-ES"/>
          <w:rPrChange w:id="14" w:author="Kristel Bernaerts" w:date="2024-01-26T12:37:00Z">
            <w:rPr>
              <w:rFonts w:ascii="Verdana" w:hAnsi="Verdana"/>
              <w:color w:val="000000"/>
              <w:sz w:val="18"/>
              <w:szCs w:val="18"/>
              <w:shd w:val="clear" w:color="auto" w:fill="FFFFFF"/>
            </w:rPr>
          </w:rPrChange>
        </w:rPr>
        <w:t xml:space="preserve">Didier </w:t>
      </w:r>
      <w:proofErr w:type="spellStart"/>
      <w:r w:rsidRPr="00C9180C">
        <w:rPr>
          <w:rFonts w:ascii="Verdana" w:hAnsi="Verdana"/>
          <w:color w:val="000000"/>
          <w:sz w:val="18"/>
          <w:szCs w:val="18"/>
          <w:shd w:val="clear" w:color="auto" w:fill="FFFFFF"/>
          <w:lang w:val="es-ES"/>
          <w:rPrChange w:id="15" w:author="Kristel Bernaerts" w:date="2024-01-26T12:37:00Z">
            <w:rPr>
              <w:rFonts w:ascii="Verdana" w:hAnsi="Verdana"/>
              <w:color w:val="000000"/>
              <w:sz w:val="18"/>
              <w:szCs w:val="18"/>
              <w:shd w:val="clear" w:color="auto" w:fill="FFFFFF"/>
            </w:rPr>
          </w:rPrChange>
        </w:rPr>
        <w:t>Gonze</w:t>
      </w:r>
      <w:proofErr w:type="spellEnd"/>
    </w:p>
    <w:p w14:paraId="6326DD52" w14:textId="5DA1A553" w:rsidR="00310328" w:rsidRPr="00C9180C" w:rsidRDefault="00310328" w:rsidP="0007265C">
      <w:pPr>
        <w:rPr>
          <w:rFonts w:ascii="Verdana" w:hAnsi="Verdana"/>
          <w:color w:val="000000"/>
          <w:sz w:val="18"/>
          <w:szCs w:val="18"/>
          <w:shd w:val="clear" w:color="auto" w:fill="FFFFFF"/>
          <w:lang w:val="es-ES"/>
          <w:rPrChange w:id="16" w:author="Kristel Bernaerts" w:date="2024-01-26T12:37:00Z">
            <w:rPr>
              <w:rFonts w:ascii="Verdana" w:hAnsi="Verdana"/>
              <w:color w:val="000000"/>
              <w:sz w:val="18"/>
              <w:szCs w:val="18"/>
              <w:shd w:val="clear" w:color="auto" w:fill="FFFFFF"/>
            </w:rPr>
          </w:rPrChange>
        </w:rPr>
      </w:pPr>
      <w:r w:rsidRPr="00C9180C">
        <w:rPr>
          <w:rFonts w:ascii="Verdana" w:hAnsi="Verdana"/>
          <w:color w:val="000000"/>
          <w:sz w:val="18"/>
          <w:szCs w:val="18"/>
          <w:shd w:val="clear" w:color="auto" w:fill="FFFFFF"/>
          <w:lang w:val="es-ES"/>
          <w:rPrChange w:id="17" w:author="Kristel Bernaerts" w:date="2024-01-26T12:37:00Z">
            <w:rPr>
              <w:rFonts w:ascii="Verdana" w:hAnsi="Verdana"/>
              <w:color w:val="000000"/>
              <w:sz w:val="18"/>
              <w:szCs w:val="18"/>
              <w:shd w:val="clear" w:color="auto" w:fill="FFFFFF"/>
            </w:rPr>
          </w:rPrChange>
        </w:rPr>
        <w:t xml:space="preserve">Kenneth </w:t>
      </w:r>
      <w:proofErr w:type="spellStart"/>
      <w:r w:rsidRPr="00C9180C">
        <w:rPr>
          <w:rFonts w:ascii="Verdana" w:hAnsi="Verdana"/>
          <w:color w:val="000000"/>
          <w:sz w:val="18"/>
          <w:szCs w:val="18"/>
          <w:shd w:val="clear" w:color="auto" w:fill="FFFFFF"/>
          <w:lang w:val="es-ES"/>
          <w:rPrChange w:id="18" w:author="Kristel Bernaerts" w:date="2024-01-26T12:37:00Z">
            <w:rPr>
              <w:rFonts w:ascii="Verdana" w:hAnsi="Verdana"/>
              <w:color w:val="000000"/>
              <w:sz w:val="18"/>
              <w:szCs w:val="18"/>
              <w:shd w:val="clear" w:color="auto" w:fill="FFFFFF"/>
            </w:rPr>
          </w:rPrChange>
        </w:rPr>
        <w:t>Simoens</w:t>
      </w:r>
      <w:proofErr w:type="spellEnd"/>
    </w:p>
    <w:p w14:paraId="1D50378C" w14:textId="22F7590E" w:rsidR="00310328" w:rsidRDefault="00310328" w:rsidP="0007265C">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Kristel </w:t>
      </w:r>
      <w:proofErr w:type="spellStart"/>
      <w:r>
        <w:rPr>
          <w:rFonts w:ascii="Verdana" w:hAnsi="Verdana"/>
          <w:color w:val="000000"/>
          <w:sz w:val="18"/>
          <w:szCs w:val="18"/>
          <w:shd w:val="clear" w:color="auto" w:fill="FFFFFF"/>
        </w:rPr>
        <w:t>Bernaerts</w:t>
      </w:r>
      <w:proofErr w:type="spellEnd"/>
    </w:p>
    <w:p w14:paraId="062022EA" w14:textId="19E6ED22" w:rsidR="00310328" w:rsidRDefault="00310328" w:rsidP="0007265C">
      <w:pPr>
        <w:rPr>
          <w:rFonts w:ascii="Verdana" w:hAnsi="Verdana"/>
          <w:color w:val="000000"/>
          <w:sz w:val="18"/>
          <w:szCs w:val="18"/>
          <w:shd w:val="clear" w:color="auto" w:fill="FFFFFF"/>
        </w:rPr>
      </w:pPr>
      <w:r>
        <w:rPr>
          <w:rFonts w:ascii="Verdana" w:hAnsi="Verdana"/>
          <w:color w:val="000000"/>
          <w:sz w:val="18"/>
          <w:szCs w:val="18"/>
          <w:shd w:val="clear" w:color="auto" w:fill="FFFFFF"/>
        </w:rPr>
        <w:t>Karoline Faust</w:t>
      </w:r>
    </w:p>
    <w:p w14:paraId="4B23DEFC" w14:textId="3A2E34C7" w:rsidR="0094102D" w:rsidRDefault="0094102D" w:rsidP="0007265C">
      <w:pPr>
        <w:rPr>
          <w:rFonts w:ascii="Verdana" w:hAnsi="Verdana"/>
          <w:color w:val="000000"/>
          <w:sz w:val="18"/>
          <w:szCs w:val="18"/>
          <w:shd w:val="clear" w:color="auto" w:fill="FFFFFF"/>
        </w:rPr>
      </w:pPr>
    </w:p>
    <w:p w14:paraId="19AB77DC" w14:textId="43E80D87" w:rsidR="0094102D" w:rsidRDefault="0094102D" w:rsidP="0007265C">
      <w:pPr>
        <w:rPr>
          <w:rFonts w:ascii="Verdana" w:hAnsi="Verdana"/>
          <w:b/>
          <w:color w:val="000000"/>
          <w:sz w:val="18"/>
          <w:szCs w:val="18"/>
          <w:shd w:val="clear" w:color="auto" w:fill="FFFFFF"/>
        </w:rPr>
      </w:pPr>
      <w:commentRangeStart w:id="19"/>
      <w:commentRangeStart w:id="20"/>
      <w:commentRangeStart w:id="21"/>
      <w:r w:rsidRPr="0094102D">
        <w:rPr>
          <w:rFonts w:ascii="Verdana" w:hAnsi="Verdana"/>
          <w:b/>
          <w:color w:val="000000"/>
          <w:sz w:val="18"/>
          <w:szCs w:val="18"/>
          <w:shd w:val="clear" w:color="auto" w:fill="FFFFFF"/>
        </w:rPr>
        <w:t>Abstract</w:t>
      </w:r>
      <w:commentRangeEnd w:id="19"/>
      <w:r w:rsidR="00DB60B4">
        <w:rPr>
          <w:rStyle w:val="CommentReference"/>
        </w:rPr>
        <w:commentReference w:id="19"/>
      </w:r>
      <w:commentRangeEnd w:id="20"/>
      <w:r w:rsidR="00A03203">
        <w:rPr>
          <w:rStyle w:val="CommentReference"/>
        </w:rPr>
        <w:commentReference w:id="20"/>
      </w:r>
      <w:commentRangeEnd w:id="21"/>
      <w:r w:rsidR="00A66973">
        <w:rPr>
          <w:rStyle w:val="CommentReference"/>
        </w:rPr>
        <w:commentReference w:id="21"/>
      </w:r>
    </w:p>
    <w:p w14:paraId="3262E089" w14:textId="487F2F99" w:rsidR="0094102D" w:rsidRDefault="008945C3" w:rsidP="00091B2B">
      <w:pPr>
        <w:jc w:val="both"/>
      </w:pPr>
      <w:r w:rsidRPr="008945C3">
        <w:rPr>
          <w:rFonts w:asciiTheme="minorHAnsi" w:hAnsiTheme="minorHAnsi" w:cstheme="minorHAnsi"/>
          <w:sz w:val="22"/>
          <w:lang w:val="en-GB"/>
        </w:rPr>
        <w:t xml:space="preserve">Several human-associated microbial communities occur in more than one configuration and change their composition in response to perturbations, remaining in an altered state even after the perturbation has ceased. </w:t>
      </w:r>
      <w:r w:rsidR="00091B2B">
        <w:rPr>
          <w:rFonts w:asciiTheme="minorHAnsi" w:hAnsiTheme="minorHAnsi" w:cstheme="minorHAnsi"/>
          <w:sz w:val="22"/>
          <w:lang w:val="en-GB"/>
        </w:rPr>
        <w:t>Although d</w:t>
      </w:r>
      <w:r w:rsidRPr="008945C3">
        <w:rPr>
          <w:rFonts w:asciiTheme="minorHAnsi" w:hAnsiTheme="minorHAnsi" w:cstheme="minorHAnsi"/>
          <w:sz w:val="22"/>
          <w:lang w:val="en-GB"/>
        </w:rPr>
        <w:t xml:space="preserve">ifferent hypotheses </w:t>
      </w:r>
      <w:del w:id="22" w:author="Karoline Faust" w:date="2024-01-18T15:51:00Z">
        <w:r w:rsidRPr="008945C3" w:rsidDel="00A66973">
          <w:rPr>
            <w:rFonts w:asciiTheme="minorHAnsi" w:hAnsiTheme="minorHAnsi" w:cstheme="minorHAnsi"/>
            <w:sz w:val="22"/>
            <w:lang w:val="en-GB"/>
          </w:rPr>
          <w:delText>have been</w:delText>
        </w:r>
      </w:del>
      <w:ins w:id="23" w:author="Karoline Faust" w:date="2024-01-18T15:51:00Z">
        <w:r w:rsidR="00A66973">
          <w:rPr>
            <w:rFonts w:asciiTheme="minorHAnsi" w:hAnsiTheme="minorHAnsi" w:cstheme="minorHAnsi"/>
            <w:sz w:val="22"/>
            <w:lang w:val="en-GB"/>
          </w:rPr>
          <w:t>were</w:t>
        </w:r>
      </w:ins>
      <w:r w:rsidRPr="008945C3">
        <w:rPr>
          <w:rFonts w:asciiTheme="minorHAnsi" w:hAnsiTheme="minorHAnsi" w:cstheme="minorHAnsi"/>
          <w:sz w:val="22"/>
          <w:lang w:val="en-GB"/>
        </w:rPr>
        <w:t xml:space="preserve"> proposed to explain this behaviour</w:t>
      </w:r>
      <w:r w:rsidR="00091B2B">
        <w:rPr>
          <w:rFonts w:asciiTheme="minorHAnsi" w:hAnsiTheme="minorHAnsi" w:cstheme="minorHAnsi"/>
          <w:sz w:val="22"/>
          <w:lang w:val="en-GB"/>
        </w:rPr>
        <w:t>, they have</w:t>
      </w:r>
      <w:r w:rsidRPr="008945C3">
        <w:rPr>
          <w:rFonts w:asciiTheme="minorHAnsi" w:hAnsiTheme="minorHAnsi" w:cstheme="minorHAnsi"/>
          <w:sz w:val="22"/>
          <w:lang w:val="en-GB"/>
        </w:rPr>
        <w:t xml:space="preserve"> not yet been clearly demonstrated. To identify </w:t>
      </w:r>
      <w:del w:id="24" w:author="Karoline Faust" w:date="2024-01-18T15:50:00Z">
        <w:r w:rsidRPr="008945C3" w:rsidDel="00A66973">
          <w:rPr>
            <w:rFonts w:asciiTheme="minorHAnsi" w:hAnsiTheme="minorHAnsi" w:cstheme="minorHAnsi"/>
            <w:sz w:val="22"/>
            <w:lang w:val="en-GB"/>
          </w:rPr>
          <w:delText xml:space="preserve">a </w:delText>
        </w:r>
      </w:del>
      <w:r w:rsidRPr="008945C3">
        <w:rPr>
          <w:rFonts w:asciiTheme="minorHAnsi" w:hAnsiTheme="minorHAnsi" w:cstheme="minorHAnsi"/>
          <w:sz w:val="22"/>
          <w:lang w:val="en-GB"/>
        </w:rPr>
        <w:t>mechanism</w:t>
      </w:r>
      <w:ins w:id="25" w:author="Karoline Faust" w:date="2024-01-18T15:50:00Z">
        <w:r w:rsidR="00A66973">
          <w:rPr>
            <w:rFonts w:asciiTheme="minorHAnsi" w:hAnsiTheme="minorHAnsi" w:cstheme="minorHAnsi"/>
            <w:sz w:val="22"/>
            <w:lang w:val="en-GB"/>
          </w:rPr>
          <w:t>s</w:t>
        </w:r>
      </w:ins>
      <w:r w:rsidRPr="008945C3">
        <w:rPr>
          <w:rFonts w:asciiTheme="minorHAnsi" w:hAnsiTheme="minorHAnsi" w:cstheme="minorHAnsi"/>
          <w:sz w:val="22"/>
          <w:lang w:val="en-GB"/>
        </w:rPr>
        <w:t xml:space="preserve">, we </w:t>
      </w:r>
      <w:del w:id="26" w:author="Karoline Faust" w:date="2024-01-18T15:51:00Z">
        <w:r w:rsidRPr="008945C3" w:rsidDel="00A66973">
          <w:rPr>
            <w:rFonts w:asciiTheme="minorHAnsi" w:hAnsiTheme="minorHAnsi" w:cstheme="minorHAnsi"/>
            <w:sz w:val="22"/>
            <w:lang w:val="en-GB"/>
          </w:rPr>
          <w:delText xml:space="preserve">first </w:delText>
        </w:r>
      </w:del>
      <w:r w:rsidRPr="008945C3">
        <w:rPr>
          <w:rFonts w:asciiTheme="minorHAnsi" w:hAnsiTheme="minorHAnsi" w:cstheme="minorHAnsi"/>
          <w:sz w:val="22"/>
          <w:lang w:val="en-GB"/>
        </w:rPr>
        <w:t xml:space="preserve">investigated </w:t>
      </w:r>
      <w:del w:id="27" w:author="Karoline Faust" w:date="2024-01-18T15:50:00Z">
        <w:r w:rsidR="00091B2B" w:rsidDel="00A66973">
          <w:rPr>
            <w:rFonts w:asciiTheme="minorHAnsi" w:hAnsiTheme="minorHAnsi" w:cstheme="minorHAnsi"/>
            <w:sz w:val="22"/>
            <w:lang w:val="en-GB"/>
          </w:rPr>
          <w:delText xml:space="preserve">the </w:delText>
        </w:r>
      </w:del>
      <w:r w:rsidRPr="008945C3">
        <w:rPr>
          <w:rFonts w:asciiTheme="minorHAnsi" w:hAnsiTheme="minorHAnsi" w:cstheme="minorHAnsi"/>
          <w:sz w:val="22"/>
          <w:lang w:val="en-GB"/>
        </w:rPr>
        <w:t>life history strategies of three common human gut bacteria</w:t>
      </w:r>
      <w:del w:id="28" w:author="Karoline Faust" w:date="2024-01-18T15:49:00Z">
        <w:r w:rsidRPr="008945C3" w:rsidDel="00A66973">
          <w:rPr>
            <w:rFonts w:asciiTheme="minorHAnsi" w:hAnsiTheme="minorHAnsi" w:cstheme="minorHAnsi"/>
            <w:sz w:val="22"/>
            <w:lang w:val="en-GB"/>
          </w:rPr>
          <w:delText>, which we summarized in a kinetic model</w:delText>
        </w:r>
      </w:del>
      <w:r w:rsidRPr="008945C3">
        <w:rPr>
          <w:rFonts w:asciiTheme="minorHAnsi" w:hAnsiTheme="minorHAnsi" w:cstheme="minorHAnsi"/>
          <w:sz w:val="22"/>
          <w:lang w:val="en-GB"/>
        </w:rPr>
        <w:t xml:space="preserve">. </w:t>
      </w:r>
      <w:del w:id="29" w:author="Karoline Faust" w:date="2024-01-18T15:49:00Z">
        <w:r w:rsidRPr="008945C3" w:rsidDel="00A66973">
          <w:rPr>
            <w:rFonts w:asciiTheme="minorHAnsi" w:hAnsiTheme="minorHAnsi" w:cstheme="minorHAnsi"/>
            <w:sz w:val="22"/>
            <w:lang w:val="en-GB"/>
          </w:rPr>
          <w:delText xml:space="preserve">Our </w:delText>
        </w:r>
      </w:del>
      <w:ins w:id="30" w:author="Karoline Faust" w:date="2024-01-18T15:49:00Z">
        <w:r w:rsidR="00A66973">
          <w:rPr>
            <w:rFonts w:asciiTheme="minorHAnsi" w:hAnsiTheme="minorHAnsi" w:cstheme="minorHAnsi"/>
            <w:sz w:val="22"/>
            <w:lang w:val="en-GB"/>
          </w:rPr>
          <w:t>A kinetic</w:t>
        </w:r>
        <w:r w:rsidR="00A66973" w:rsidRPr="008945C3">
          <w:rPr>
            <w:rFonts w:asciiTheme="minorHAnsi" w:hAnsiTheme="minorHAnsi" w:cstheme="minorHAnsi"/>
            <w:sz w:val="22"/>
            <w:lang w:val="en-GB"/>
          </w:rPr>
          <w:t xml:space="preserve"> </w:t>
        </w:r>
      </w:ins>
      <w:r w:rsidRPr="008945C3">
        <w:rPr>
          <w:rFonts w:asciiTheme="minorHAnsi" w:hAnsiTheme="minorHAnsi" w:cstheme="minorHAnsi"/>
          <w:sz w:val="22"/>
          <w:lang w:val="en-GB"/>
        </w:rPr>
        <w:t xml:space="preserve">model parameterised on </w:t>
      </w:r>
      <w:ins w:id="31" w:author="Karoline Faust" w:date="2024-01-18T16:41:00Z">
        <w:r w:rsidR="000C269E">
          <w:rPr>
            <w:rFonts w:asciiTheme="minorHAnsi" w:hAnsiTheme="minorHAnsi" w:cstheme="minorHAnsi"/>
            <w:sz w:val="22"/>
            <w:lang w:val="en-GB"/>
          </w:rPr>
          <w:t xml:space="preserve">their </w:t>
        </w:r>
      </w:ins>
      <w:r w:rsidRPr="008945C3">
        <w:rPr>
          <w:rFonts w:asciiTheme="minorHAnsi" w:hAnsiTheme="minorHAnsi" w:cstheme="minorHAnsi"/>
          <w:sz w:val="22"/>
          <w:lang w:val="en-GB"/>
        </w:rPr>
        <w:t xml:space="preserve">mono- and co-cultures predicted that alternative states emerge </w:t>
      </w:r>
      <w:del w:id="32" w:author="Karoline Faust" w:date="2024-01-18T15:49:00Z">
        <w:r w:rsidRPr="008945C3" w:rsidDel="00A66973">
          <w:rPr>
            <w:rFonts w:asciiTheme="minorHAnsi" w:hAnsiTheme="minorHAnsi" w:cstheme="minorHAnsi"/>
            <w:sz w:val="22"/>
            <w:lang w:val="en-GB"/>
          </w:rPr>
          <w:delText>as a consequence of</w:delText>
        </w:r>
      </w:del>
      <w:ins w:id="33" w:author="Karoline Faust" w:date="2024-01-18T15:49:00Z">
        <w:r w:rsidR="00A66973">
          <w:rPr>
            <w:rFonts w:asciiTheme="minorHAnsi" w:hAnsiTheme="minorHAnsi" w:cstheme="minorHAnsi"/>
            <w:sz w:val="22"/>
            <w:lang w:val="en-GB"/>
          </w:rPr>
          <w:t>due to</w:t>
        </w:r>
      </w:ins>
      <w:r w:rsidRPr="008945C3">
        <w:rPr>
          <w:rFonts w:asciiTheme="minorHAnsi" w:hAnsiTheme="minorHAnsi" w:cstheme="minorHAnsi"/>
          <w:sz w:val="22"/>
          <w:lang w:val="en-GB"/>
        </w:rPr>
        <w:t xml:space="preserve"> phenotype switching in </w:t>
      </w:r>
      <w:r w:rsidRPr="00091B2B">
        <w:rPr>
          <w:rFonts w:asciiTheme="minorHAnsi" w:hAnsiTheme="minorHAnsi" w:cstheme="minorHAnsi"/>
          <w:i/>
          <w:sz w:val="22"/>
          <w:lang w:val="en-GB"/>
        </w:rPr>
        <w:t>Blautia hydrogenotrophica</w:t>
      </w:r>
      <w:r w:rsidRPr="008945C3">
        <w:rPr>
          <w:rFonts w:asciiTheme="minorHAnsi" w:hAnsiTheme="minorHAnsi" w:cstheme="minorHAnsi"/>
          <w:sz w:val="22"/>
          <w:lang w:val="en-GB"/>
        </w:rPr>
        <w:t xml:space="preserve">. </w:t>
      </w:r>
      <w:del w:id="34" w:author="Karoline Faust" w:date="2024-01-18T16:41:00Z">
        <w:r w:rsidRPr="008945C3" w:rsidDel="000C269E">
          <w:rPr>
            <w:rFonts w:asciiTheme="minorHAnsi" w:hAnsiTheme="minorHAnsi" w:cstheme="minorHAnsi"/>
            <w:sz w:val="22"/>
            <w:lang w:val="en-GB"/>
          </w:rPr>
          <w:delText>We confirmed predictions in p</w:delText>
        </w:r>
      </w:del>
      <w:ins w:id="35" w:author="Karoline Faust" w:date="2024-01-18T16:41:00Z">
        <w:r w:rsidR="000C269E">
          <w:rPr>
            <w:rFonts w:asciiTheme="minorHAnsi" w:hAnsiTheme="minorHAnsi" w:cstheme="minorHAnsi"/>
            <w:sz w:val="22"/>
            <w:lang w:val="en-GB"/>
          </w:rPr>
          <w:t>P</w:t>
        </w:r>
      </w:ins>
      <w:r w:rsidRPr="008945C3">
        <w:rPr>
          <w:rFonts w:asciiTheme="minorHAnsi" w:hAnsiTheme="minorHAnsi" w:cstheme="minorHAnsi"/>
          <w:sz w:val="22"/>
          <w:lang w:val="en-GB"/>
        </w:rPr>
        <w:t xml:space="preserve">erturbation experiments </w:t>
      </w:r>
      <w:ins w:id="36" w:author="Karoline Faust" w:date="2024-01-18T16:41:00Z">
        <w:r w:rsidR="000C269E">
          <w:rPr>
            <w:rFonts w:asciiTheme="minorHAnsi" w:hAnsiTheme="minorHAnsi" w:cstheme="minorHAnsi"/>
            <w:sz w:val="22"/>
            <w:lang w:val="en-GB"/>
          </w:rPr>
          <w:t xml:space="preserve">confirmed these predictions </w:t>
        </w:r>
      </w:ins>
      <w:r w:rsidRPr="008945C3">
        <w:rPr>
          <w:rFonts w:asciiTheme="minorHAnsi" w:hAnsiTheme="minorHAnsi" w:cstheme="minorHAnsi"/>
          <w:sz w:val="22"/>
          <w:lang w:val="en-GB"/>
        </w:rPr>
        <w:t xml:space="preserve">and </w:t>
      </w:r>
      <w:del w:id="37" w:author="Karoline Faust" w:date="2024-01-18T16:42:00Z">
        <w:r w:rsidRPr="008945C3" w:rsidDel="000C269E">
          <w:rPr>
            <w:rFonts w:asciiTheme="minorHAnsi" w:hAnsiTheme="minorHAnsi" w:cstheme="minorHAnsi"/>
            <w:sz w:val="22"/>
            <w:lang w:val="en-GB"/>
          </w:rPr>
          <w:delText xml:space="preserve">showed with </w:delText>
        </w:r>
      </w:del>
      <w:r w:rsidRPr="008945C3">
        <w:rPr>
          <w:rFonts w:asciiTheme="minorHAnsi" w:hAnsiTheme="minorHAnsi" w:cstheme="minorHAnsi"/>
          <w:sz w:val="22"/>
          <w:lang w:val="en-GB"/>
        </w:rPr>
        <w:t xml:space="preserve">simulations </w:t>
      </w:r>
      <w:ins w:id="38" w:author="Karoline Faust" w:date="2024-01-18T16:42:00Z">
        <w:r w:rsidR="000C269E">
          <w:rPr>
            <w:rFonts w:asciiTheme="minorHAnsi" w:hAnsiTheme="minorHAnsi" w:cstheme="minorHAnsi"/>
            <w:sz w:val="22"/>
            <w:lang w:val="en-GB"/>
          </w:rPr>
          <w:t xml:space="preserve">showed </w:t>
        </w:r>
      </w:ins>
      <w:r w:rsidRPr="008945C3">
        <w:rPr>
          <w:rFonts w:asciiTheme="minorHAnsi" w:hAnsiTheme="minorHAnsi" w:cstheme="minorHAnsi"/>
          <w:sz w:val="22"/>
          <w:lang w:val="en-GB"/>
        </w:rPr>
        <w:t xml:space="preserve">that phenotype switching </w:t>
      </w:r>
      <w:ins w:id="39" w:author="Karoline Faust" w:date="2024-01-18T16:42:00Z">
        <w:r w:rsidR="000C269E">
          <w:rPr>
            <w:rFonts w:asciiTheme="minorHAnsi" w:hAnsiTheme="minorHAnsi" w:cstheme="minorHAnsi"/>
            <w:sz w:val="22"/>
            <w:lang w:val="en-GB"/>
          </w:rPr>
          <w:t xml:space="preserve">can </w:t>
        </w:r>
      </w:ins>
      <w:ins w:id="40" w:author="Karoline Faust" w:date="2024-01-18T15:50:00Z">
        <w:r w:rsidR="00A66973">
          <w:rPr>
            <w:rFonts w:asciiTheme="minorHAnsi" w:hAnsiTheme="minorHAnsi" w:cstheme="minorHAnsi"/>
            <w:sz w:val="22"/>
            <w:lang w:val="en-GB"/>
          </w:rPr>
          <w:t xml:space="preserve">also </w:t>
        </w:r>
      </w:ins>
      <w:del w:id="41" w:author="Karoline Faust" w:date="2024-01-18T15:47:00Z">
        <w:r w:rsidRPr="008945C3" w:rsidDel="00A66973">
          <w:rPr>
            <w:rFonts w:asciiTheme="minorHAnsi" w:hAnsiTheme="minorHAnsi" w:cstheme="minorHAnsi"/>
            <w:sz w:val="22"/>
            <w:lang w:val="en-GB"/>
          </w:rPr>
          <w:delText xml:space="preserve">could </w:delText>
        </w:r>
      </w:del>
      <w:r w:rsidRPr="008945C3">
        <w:rPr>
          <w:rFonts w:asciiTheme="minorHAnsi" w:hAnsiTheme="minorHAnsi" w:cstheme="minorHAnsi"/>
          <w:sz w:val="22"/>
          <w:lang w:val="en-GB"/>
        </w:rPr>
        <w:t>explain</w:t>
      </w:r>
      <w:del w:id="42" w:author="Karoline Faust" w:date="2024-01-18T16:42:00Z">
        <w:r w:rsidRPr="008945C3" w:rsidDel="000C269E">
          <w:rPr>
            <w:rFonts w:asciiTheme="minorHAnsi" w:hAnsiTheme="minorHAnsi" w:cstheme="minorHAnsi"/>
            <w:sz w:val="22"/>
            <w:lang w:val="en-GB"/>
          </w:rPr>
          <w:delText>s</w:delText>
        </w:r>
      </w:del>
      <w:r w:rsidRPr="008945C3">
        <w:rPr>
          <w:rFonts w:asciiTheme="minorHAnsi" w:hAnsiTheme="minorHAnsi" w:cstheme="minorHAnsi"/>
          <w:sz w:val="22"/>
          <w:lang w:val="en-GB"/>
        </w:rPr>
        <w:t xml:space="preserve"> alternative states in larger communities</w:t>
      </w:r>
      <w:del w:id="43" w:author="Karoline Faust" w:date="2024-01-18T15:50:00Z">
        <w:r w:rsidRPr="008945C3" w:rsidDel="00A66973">
          <w:rPr>
            <w:rFonts w:asciiTheme="minorHAnsi" w:hAnsiTheme="minorHAnsi" w:cstheme="minorHAnsi"/>
            <w:sz w:val="22"/>
            <w:lang w:val="en-GB"/>
          </w:rPr>
          <w:delText xml:space="preserve"> as well</w:delText>
        </w:r>
      </w:del>
      <w:r w:rsidRPr="008945C3">
        <w:rPr>
          <w:rFonts w:asciiTheme="minorHAnsi" w:hAnsiTheme="minorHAnsi" w:cstheme="minorHAnsi"/>
          <w:sz w:val="22"/>
          <w:lang w:val="en-GB"/>
        </w:rPr>
        <w:t>. Thus, a transient perturbation combined with metabolic flexibility is sufficient for alternative communities to emerge, implying that they are not necessarily explained by differences between hosts.</w:t>
      </w:r>
    </w:p>
    <w:p w14:paraId="164CC2CF" w14:textId="77777777" w:rsidR="0094102D" w:rsidRPr="0094102D" w:rsidRDefault="0094102D" w:rsidP="0094102D">
      <w:pPr>
        <w:rPr>
          <w:rFonts w:asciiTheme="minorHAnsi" w:hAnsiTheme="minorHAnsi" w:cstheme="minorHAnsi"/>
          <w:b/>
          <w:sz w:val="22"/>
        </w:rPr>
      </w:pPr>
      <w:r w:rsidRPr="0094102D">
        <w:rPr>
          <w:rFonts w:asciiTheme="minorHAnsi" w:hAnsiTheme="minorHAnsi" w:cstheme="minorHAnsi"/>
          <w:b/>
          <w:sz w:val="22"/>
        </w:rPr>
        <w:t xml:space="preserve">One-sentence summary: </w:t>
      </w:r>
    </w:p>
    <w:p w14:paraId="19DA4D47" w14:textId="77777777" w:rsidR="0094102D" w:rsidRPr="0094102D" w:rsidRDefault="0094102D" w:rsidP="0094102D">
      <w:pPr>
        <w:rPr>
          <w:rFonts w:asciiTheme="minorHAnsi" w:hAnsiTheme="minorHAnsi" w:cstheme="minorHAnsi"/>
          <w:sz w:val="22"/>
        </w:rPr>
      </w:pPr>
      <w:r w:rsidRPr="0094102D">
        <w:rPr>
          <w:rFonts w:asciiTheme="minorHAnsi" w:hAnsiTheme="minorHAnsi" w:cstheme="minorHAnsi"/>
          <w:sz w:val="22"/>
          <w:lang w:val="en-GB"/>
        </w:rPr>
        <w:t>We show on the example of a synthetic human gut microbial community that phenotype switching explains the emergence of alternative stable states.</w:t>
      </w:r>
    </w:p>
    <w:p w14:paraId="385BCD82" w14:textId="77777777" w:rsidR="0094102D" w:rsidRPr="0094102D" w:rsidRDefault="0094102D" w:rsidP="0007265C">
      <w:pPr>
        <w:rPr>
          <w:rFonts w:ascii="Verdana" w:hAnsi="Verdana"/>
          <w:b/>
          <w:color w:val="000000"/>
          <w:sz w:val="18"/>
          <w:szCs w:val="18"/>
          <w:shd w:val="clear" w:color="auto" w:fill="FFFFFF"/>
        </w:rPr>
      </w:pPr>
    </w:p>
    <w:p w14:paraId="6C0E4616" w14:textId="40F6F749" w:rsidR="00E95947" w:rsidRPr="0094102D" w:rsidRDefault="00E95947" w:rsidP="0007265C">
      <w:pPr>
        <w:rPr>
          <w:rFonts w:ascii="Verdana" w:hAnsi="Verdana"/>
          <w:b/>
          <w:color w:val="000000"/>
          <w:sz w:val="18"/>
          <w:szCs w:val="18"/>
          <w:shd w:val="clear" w:color="auto" w:fill="FFFFFF"/>
        </w:rPr>
      </w:pPr>
      <w:r w:rsidRPr="0094102D">
        <w:rPr>
          <w:rFonts w:ascii="Verdana" w:hAnsi="Verdana"/>
          <w:b/>
          <w:color w:val="000000"/>
          <w:sz w:val="18"/>
          <w:szCs w:val="18"/>
          <w:shd w:val="clear" w:color="auto" w:fill="FFFFFF"/>
        </w:rPr>
        <w:t>Main Text</w:t>
      </w:r>
    </w:p>
    <w:p w14:paraId="2B18EC7D" w14:textId="47E001C6" w:rsidR="00F318D7" w:rsidRPr="00E95947" w:rsidRDefault="00F318D7" w:rsidP="00E95947">
      <w:pPr>
        <w:jc w:val="both"/>
        <w:rPr>
          <w:rFonts w:asciiTheme="minorHAnsi" w:hAnsiTheme="minorHAnsi" w:cstheme="minorHAnsi"/>
          <w:color w:val="000000"/>
          <w:sz w:val="22"/>
          <w:shd w:val="clear" w:color="auto" w:fill="FFFFFF"/>
        </w:rPr>
      </w:pPr>
      <w:r w:rsidRPr="00E95947">
        <w:rPr>
          <w:rFonts w:asciiTheme="minorHAnsi" w:hAnsiTheme="minorHAnsi" w:cstheme="minorHAnsi"/>
          <w:color w:val="000000"/>
          <w:sz w:val="22"/>
          <w:shd w:val="clear" w:color="auto" w:fill="FFFFFF"/>
        </w:rPr>
        <w:t xml:space="preserve">Several human-associated microbial communities </w:t>
      </w:r>
      <w:r w:rsidR="007C19EB" w:rsidRPr="00E95947">
        <w:rPr>
          <w:rFonts w:asciiTheme="minorHAnsi" w:hAnsiTheme="minorHAnsi" w:cstheme="minorHAnsi"/>
          <w:color w:val="000000"/>
          <w:sz w:val="22"/>
          <w:shd w:val="clear" w:color="auto" w:fill="FFFFFF"/>
        </w:rPr>
        <w:t>assemble into</w:t>
      </w:r>
      <w:r w:rsidRPr="00E95947">
        <w:rPr>
          <w:rFonts w:asciiTheme="minorHAnsi" w:hAnsiTheme="minorHAnsi" w:cstheme="minorHAnsi"/>
          <w:color w:val="000000"/>
          <w:sz w:val="22"/>
          <w:shd w:val="clear" w:color="auto" w:fill="FFFFFF"/>
        </w:rPr>
        <w:t xml:space="preserve"> more than one configuration [</w:t>
      </w:r>
      <w:r w:rsidR="00310328" w:rsidRPr="00E95947">
        <w:rPr>
          <w:rFonts w:asciiTheme="minorHAnsi" w:hAnsiTheme="minorHAnsi" w:cstheme="minorHAnsi"/>
          <w:color w:val="000000"/>
          <w:sz w:val="22"/>
          <w:shd w:val="clear" w:color="auto" w:fill="FFFFFF"/>
        </w:rPr>
        <w:t>21508958</w:t>
      </w:r>
      <w:r w:rsidRPr="00E95947">
        <w:rPr>
          <w:rFonts w:asciiTheme="minorHAnsi" w:hAnsiTheme="minorHAnsi" w:cstheme="minorHAnsi"/>
          <w:color w:val="000000"/>
          <w:sz w:val="22"/>
          <w:shd w:val="clear" w:color="auto" w:fill="FFFFFF"/>
        </w:rPr>
        <w:t>,</w:t>
      </w:r>
      <w:r w:rsidR="00310328" w:rsidRPr="00E95947">
        <w:rPr>
          <w:rFonts w:asciiTheme="minorHAnsi" w:hAnsiTheme="minorHAnsi" w:cstheme="minorHAnsi"/>
          <w:sz w:val="22"/>
        </w:rPr>
        <w:t xml:space="preserve"> </w:t>
      </w:r>
      <w:r w:rsidR="00310328" w:rsidRPr="00E95947">
        <w:rPr>
          <w:rFonts w:asciiTheme="minorHAnsi" w:hAnsiTheme="minorHAnsi" w:cstheme="minorHAnsi"/>
          <w:color w:val="000000"/>
          <w:sz w:val="22"/>
          <w:shd w:val="clear" w:color="auto" w:fill="FFFFFF"/>
        </w:rPr>
        <w:t>22553250, 29255284</w:t>
      </w:r>
      <w:r w:rsidRPr="00E95947">
        <w:rPr>
          <w:rFonts w:asciiTheme="minorHAnsi" w:hAnsiTheme="minorHAnsi" w:cstheme="minorHAnsi"/>
          <w:color w:val="000000"/>
          <w:sz w:val="22"/>
          <w:shd w:val="clear" w:color="auto" w:fill="FFFFFF"/>
        </w:rPr>
        <w:t>] and change their composition in response to perturbations, remaining in an altered state even after the perturbation has ceased [</w:t>
      </w:r>
      <w:r w:rsidR="00310328" w:rsidRPr="00E95947">
        <w:rPr>
          <w:rFonts w:asciiTheme="minorHAnsi" w:hAnsiTheme="minorHAnsi" w:cstheme="minorHAnsi"/>
          <w:color w:val="000000"/>
          <w:sz w:val="22"/>
          <w:shd w:val="clear" w:color="auto" w:fill="FFFFFF"/>
        </w:rPr>
        <w:t xml:space="preserve">25146375, </w:t>
      </w:r>
      <w:r w:rsidR="00EE6355" w:rsidRPr="00E95947">
        <w:rPr>
          <w:rFonts w:asciiTheme="minorHAnsi" w:hAnsiTheme="minorHAnsi" w:cstheme="minorHAnsi"/>
          <w:color w:val="000000"/>
          <w:sz w:val="22"/>
          <w:shd w:val="clear" w:color="auto" w:fill="FFFFFF"/>
        </w:rPr>
        <w:t>20847294</w:t>
      </w:r>
      <w:r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While d</w:t>
      </w:r>
      <w:r w:rsidRPr="00E95947">
        <w:rPr>
          <w:rFonts w:asciiTheme="minorHAnsi" w:hAnsiTheme="minorHAnsi" w:cstheme="minorHAnsi"/>
          <w:color w:val="000000"/>
          <w:sz w:val="22"/>
          <w:shd w:val="clear" w:color="auto" w:fill="FFFFFF"/>
        </w:rPr>
        <w:t xml:space="preserve">ifferent hypotheses </w:t>
      </w:r>
      <w:r w:rsidR="00F04EB8" w:rsidRPr="00E95947">
        <w:rPr>
          <w:rFonts w:asciiTheme="minorHAnsi" w:hAnsiTheme="minorHAnsi" w:cstheme="minorHAnsi"/>
          <w:color w:val="000000"/>
          <w:sz w:val="22"/>
          <w:shd w:val="clear" w:color="auto" w:fill="FFFFFF"/>
        </w:rPr>
        <w:t>could</w:t>
      </w:r>
      <w:r w:rsidRPr="00E95947">
        <w:rPr>
          <w:rFonts w:asciiTheme="minorHAnsi" w:hAnsiTheme="minorHAnsi" w:cstheme="minorHAnsi"/>
          <w:color w:val="000000"/>
          <w:sz w:val="22"/>
          <w:shd w:val="clear" w:color="auto" w:fill="FFFFFF"/>
        </w:rPr>
        <w:t xml:space="preserve"> explain this </w:t>
      </w:r>
      <w:r w:rsidR="00A56C45" w:rsidRPr="00E95947">
        <w:rPr>
          <w:rFonts w:asciiTheme="minorHAnsi" w:hAnsiTheme="minorHAnsi" w:cstheme="minorHAnsi"/>
          <w:color w:val="000000"/>
          <w:sz w:val="22"/>
          <w:shd w:val="clear" w:color="auto" w:fill="FFFFFF"/>
        </w:rPr>
        <w:t>behavior</w:t>
      </w:r>
      <w:r w:rsidRPr="00E95947">
        <w:rPr>
          <w:rFonts w:asciiTheme="minorHAnsi" w:hAnsiTheme="minorHAnsi" w:cstheme="minorHAnsi"/>
          <w:color w:val="000000"/>
          <w:sz w:val="22"/>
          <w:shd w:val="clear" w:color="auto" w:fill="FFFFFF"/>
        </w:rPr>
        <w:t xml:space="preserve"> [</w:t>
      </w:r>
      <w:r w:rsidR="00EE6355" w:rsidRPr="00E95947">
        <w:rPr>
          <w:rFonts w:asciiTheme="minorHAnsi" w:hAnsiTheme="minorHAnsi" w:cstheme="minorHAnsi"/>
          <w:color w:val="000000"/>
          <w:sz w:val="22"/>
          <w:shd w:val="clear" w:color="auto" w:fill="FFFFFF"/>
        </w:rPr>
        <w:t>26866806, 28475180, 30022156</w:t>
      </w:r>
      <w:r w:rsidRPr="00E95947">
        <w:rPr>
          <w:rFonts w:asciiTheme="minorHAnsi" w:hAnsiTheme="minorHAnsi" w:cstheme="minorHAnsi"/>
          <w:color w:val="000000"/>
          <w:sz w:val="22"/>
          <w:shd w:val="clear" w:color="auto" w:fill="FFFFFF"/>
        </w:rPr>
        <w:t>]</w:t>
      </w:r>
      <w:r w:rsidR="00C824FB" w:rsidRPr="00E95947">
        <w:rPr>
          <w:rFonts w:asciiTheme="minorHAnsi" w:hAnsiTheme="minorHAnsi" w:cstheme="minorHAnsi"/>
          <w:color w:val="000000"/>
          <w:sz w:val="22"/>
          <w:shd w:val="clear" w:color="auto" w:fill="FFFFFF"/>
        </w:rPr>
        <w:t xml:space="preserve">, clear demonstrations </w:t>
      </w:r>
      <w:r w:rsidR="00C111BA">
        <w:rPr>
          <w:rFonts w:asciiTheme="minorHAnsi" w:hAnsiTheme="minorHAnsi" w:cstheme="minorHAnsi"/>
          <w:color w:val="000000"/>
          <w:sz w:val="22"/>
          <w:shd w:val="clear" w:color="auto" w:fill="FFFFFF"/>
        </w:rPr>
        <w:t xml:space="preserve">of the mechanisms underlying these hypotheses </w:t>
      </w:r>
      <w:r w:rsidR="00C824FB" w:rsidRPr="00E95947">
        <w:rPr>
          <w:rFonts w:asciiTheme="minorHAnsi" w:hAnsiTheme="minorHAnsi" w:cstheme="minorHAnsi"/>
          <w:color w:val="000000"/>
          <w:sz w:val="22"/>
          <w:shd w:val="clear" w:color="auto" w:fill="FFFFFF"/>
        </w:rPr>
        <w:t>are still lacking</w:t>
      </w:r>
      <w:r w:rsidRPr="00E95947">
        <w:rPr>
          <w:rFonts w:asciiTheme="minorHAnsi" w:hAnsiTheme="minorHAnsi" w:cstheme="minorHAnsi"/>
          <w:color w:val="000000"/>
          <w:sz w:val="22"/>
          <w:shd w:val="clear" w:color="auto" w:fill="FFFFFF"/>
        </w:rPr>
        <w:t xml:space="preserve">. </w:t>
      </w:r>
      <w:r w:rsidR="00A56C45" w:rsidRPr="00E95947">
        <w:rPr>
          <w:rFonts w:asciiTheme="minorHAnsi" w:hAnsiTheme="minorHAnsi" w:cstheme="minorHAnsi"/>
          <w:color w:val="000000"/>
          <w:sz w:val="22"/>
          <w:shd w:val="clear" w:color="auto" w:fill="FFFFFF"/>
        </w:rPr>
        <w:t xml:space="preserve">A frequent explanation, supported by empirical </w:t>
      </w:r>
      <w:r w:rsidR="00C824FB" w:rsidRPr="00E95947">
        <w:rPr>
          <w:rFonts w:asciiTheme="minorHAnsi" w:hAnsiTheme="minorHAnsi" w:cstheme="minorHAnsi"/>
          <w:color w:val="000000"/>
          <w:sz w:val="22"/>
          <w:shd w:val="clear" w:color="auto" w:fill="FFFFFF"/>
        </w:rPr>
        <w:t xml:space="preserve">evidence, suggests </w:t>
      </w:r>
      <w:r w:rsidR="00A56C45" w:rsidRPr="00E95947">
        <w:rPr>
          <w:rFonts w:asciiTheme="minorHAnsi" w:hAnsiTheme="minorHAnsi" w:cstheme="minorHAnsi"/>
          <w:color w:val="000000"/>
          <w:sz w:val="22"/>
          <w:shd w:val="clear" w:color="auto" w:fill="FFFFFF"/>
        </w:rPr>
        <w:t xml:space="preserve">that </w:t>
      </w:r>
      <w:r w:rsidR="00F04EB8" w:rsidRPr="00E95947">
        <w:rPr>
          <w:rFonts w:asciiTheme="minorHAnsi" w:hAnsiTheme="minorHAnsi" w:cstheme="minorHAnsi"/>
          <w:color w:val="000000"/>
          <w:sz w:val="22"/>
          <w:shd w:val="clear" w:color="auto" w:fill="FFFFFF"/>
        </w:rPr>
        <w:t>microbiomes</w:t>
      </w:r>
      <w:r w:rsidR="00A56C45"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like</w:t>
      </w:r>
      <w:r w:rsidR="00A56C45" w:rsidRPr="00E95947">
        <w:rPr>
          <w:rFonts w:asciiTheme="minorHAnsi" w:hAnsiTheme="minorHAnsi" w:cstheme="minorHAnsi"/>
          <w:color w:val="000000"/>
          <w:sz w:val="22"/>
          <w:shd w:val="clear" w:color="auto" w:fill="FFFFFF"/>
        </w:rPr>
        <w:t xml:space="preserve"> many ecological </w:t>
      </w:r>
      <w:r w:rsidR="00F04EB8" w:rsidRPr="00E95947">
        <w:rPr>
          <w:rFonts w:asciiTheme="minorHAnsi" w:hAnsiTheme="minorHAnsi" w:cstheme="minorHAnsi"/>
          <w:color w:val="000000"/>
          <w:sz w:val="22"/>
          <w:shd w:val="clear" w:color="auto" w:fill="FFFFFF"/>
        </w:rPr>
        <w:t>systems</w:t>
      </w:r>
      <w:r w:rsidR="00A56C45"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 xml:space="preserve">can </w:t>
      </w:r>
      <w:r w:rsidR="00F04EB8" w:rsidRPr="00E95947">
        <w:rPr>
          <w:rFonts w:asciiTheme="minorHAnsi" w:hAnsiTheme="minorHAnsi" w:cstheme="minorHAnsi"/>
          <w:color w:val="000000"/>
          <w:sz w:val="22"/>
          <w:shd w:val="clear" w:color="auto" w:fill="FFFFFF"/>
        </w:rPr>
        <w:t>assemble into</w:t>
      </w:r>
      <w:r w:rsidR="00A56C45" w:rsidRPr="00E95947">
        <w:rPr>
          <w:rFonts w:asciiTheme="minorHAnsi" w:hAnsiTheme="minorHAnsi" w:cstheme="minorHAnsi"/>
          <w:color w:val="000000"/>
          <w:sz w:val="22"/>
          <w:shd w:val="clear" w:color="auto" w:fill="FFFFFF"/>
        </w:rPr>
        <w:t xml:space="preserve"> alternative </w:t>
      </w:r>
      <w:r w:rsidR="00C824FB" w:rsidRPr="00E95947">
        <w:rPr>
          <w:rFonts w:asciiTheme="minorHAnsi" w:hAnsiTheme="minorHAnsi" w:cstheme="minorHAnsi"/>
          <w:color w:val="000000"/>
          <w:sz w:val="22"/>
          <w:shd w:val="clear" w:color="auto" w:fill="FFFFFF"/>
        </w:rPr>
        <w:t xml:space="preserve">stable </w:t>
      </w:r>
      <w:r w:rsidR="00A56C45" w:rsidRPr="00E95947">
        <w:rPr>
          <w:rFonts w:asciiTheme="minorHAnsi" w:hAnsiTheme="minorHAnsi" w:cstheme="minorHAnsi"/>
          <w:color w:val="000000"/>
          <w:sz w:val="22"/>
          <w:shd w:val="clear" w:color="auto" w:fill="FFFFFF"/>
        </w:rPr>
        <w:t>states</w:t>
      </w:r>
      <w:r w:rsidR="00EE6355" w:rsidRPr="00E95947">
        <w:rPr>
          <w:rFonts w:asciiTheme="minorHAnsi" w:hAnsiTheme="minorHAnsi" w:cstheme="minorHAnsi"/>
          <w:color w:val="000000"/>
          <w:sz w:val="22"/>
          <w:shd w:val="clear" w:color="auto" w:fill="FFFFFF"/>
        </w:rPr>
        <w:t xml:space="preserve"> [28475180]</w:t>
      </w:r>
      <w:r w:rsidR="00A56C45" w:rsidRPr="00E95947">
        <w:rPr>
          <w:rFonts w:asciiTheme="minorHAnsi" w:hAnsiTheme="minorHAnsi" w:cstheme="minorHAnsi"/>
          <w:color w:val="000000"/>
          <w:sz w:val="22"/>
          <w:shd w:val="clear" w:color="auto" w:fill="FFFFFF"/>
        </w:rPr>
        <w:t>.</w:t>
      </w:r>
      <w:r w:rsidR="008D2660"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Thus,</w:t>
      </w:r>
      <w:r w:rsidR="008D2660" w:rsidRPr="00E95947">
        <w:rPr>
          <w:rFonts w:asciiTheme="minorHAnsi" w:hAnsiTheme="minorHAnsi" w:cstheme="minorHAnsi"/>
          <w:color w:val="000000"/>
          <w:sz w:val="22"/>
          <w:shd w:val="clear" w:color="auto" w:fill="FFFFFF"/>
        </w:rPr>
        <w:t xml:space="preserve"> even </w:t>
      </w:r>
      <w:r w:rsidR="00C824FB" w:rsidRPr="00E95947">
        <w:rPr>
          <w:rFonts w:asciiTheme="minorHAnsi" w:hAnsiTheme="minorHAnsi" w:cstheme="minorHAnsi"/>
          <w:color w:val="000000"/>
          <w:sz w:val="22"/>
          <w:shd w:val="clear" w:color="auto" w:fill="FFFFFF"/>
        </w:rPr>
        <w:t>when</w:t>
      </w:r>
      <w:r w:rsidR="008D2660" w:rsidRPr="00E95947">
        <w:rPr>
          <w:rFonts w:asciiTheme="minorHAnsi" w:hAnsiTheme="minorHAnsi" w:cstheme="minorHAnsi"/>
          <w:color w:val="000000"/>
          <w:sz w:val="22"/>
          <w:shd w:val="clear" w:color="auto" w:fill="FFFFFF"/>
        </w:rPr>
        <w:t xml:space="preserve"> the same microbes </w:t>
      </w:r>
      <w:r w:rsidR="00C824FB" w:rsidRPr="00E95947">
        <w:rPr>
          <w:rFonts w:asciiTheme="minorHAnsi" w:hAnsiTheme="minorHAnsi" w:cstheme="minorHAnsi"/>
          <w:color w:val="000000"/>
          <w:sz w:val="22"/>
          <w:shd w:val="clear" w:color="auto" w:fill="FFFFFF"/>
        </w:rPr>
        <w:t xml:space="preserve">assembled </w:t>
      </w:r>
      <w:r w:rsidR="008D2660" w:rsidRPr="00E95947">
        <w:rPr>
          <w:rFonts w:asciiTheme="minorHAnsi" w:hAnsiTheme="minorHAnsi" w:cstheme="minorHAnsi"/>
          <w:color w:val="000000"/>
          <w:sz w:val="22"/>
          <w:shd w:val="clear" w:color="auto" w:fill="FFFFFF"/>
        </w:rPr>
        <w:t>under similar environmental conditions</w:t>
      </w:r>
      <w:r w:rsidR="00C824FB" w:rsidRPr="00E95947">
        <w:rPr>
          <w:rFonts w:asciiTheme="minorHAnsi" w:hAnsiTheme="minorHAnsi" w:cstheme="minorHAnsi"/>
          <w:color w:val="000000"/>
          <w:sz w:val="22"/>
          <w:shd w:val="clear" w:color="auto" w:fill="FFFFFF"/>
        </w:rPr>
        <w:t>, they may</w:t>
      </w:r>
      <w:r w:rsidR="008D2660" w:rsidRPr="00E95947">
        <w:rPr>
          <w:rFonts w:asciiTheme="minorHAnsi" w:hAnsiTheme="minorHAnsi" w:cstheme="minorHAnsi"/>
          <w:color w:val="000000"/>
          <w:sz w:val="22"/>
          <w:shd w:val="clear" w:color="auto" w:fill="FFFFFF"/>
        </w:rPr>
        <w:t xml:space="preserve"> converge towards distinct </w:t>
      </w:r>
      <w:r w:rsidR="009C4947">
        <w:rPr>
          <w:rFonts w:asciiTheme="minorHAnsi" w:hAnsiTheme="minorHAnsi" w:cstheme="minorHAnsi"/>
          <w:color w:val="000000"/>
          <w:sz w:val="22"/>
          <w:shd w:val="clear" w:color="auto" w:fill="FFFFFF"/>
        </w:rPr>
        <w:t xml:space="preserve">community </w:t>
      </w:r>
      <w:r w:rsidR="008D2660" w:rsidRPr="00E95947">
        <w:rPr>
          <w:rFonts w:asciiTheme="minorHAnsi" w:hAnsiTheme="minorHAnsi" w:cstheme="minorHAnsi"/>
          <w:color w:val="000000"/>
          <w:sz w:val="22"/>
          <w:shd w:val="clear" w:color="auto" w:fill="FFFFFF"/>
        </w:rPr>
        <w:t>compositions</w:t>
      </w:r>
      <w:r w:rsidR="007C19EB" w:rsidRPr="00E95947">
        <w:rPr>
          <w:rFonts w:asciiTheme="minorHAnsi" w:hAnsiTheme="minorHAnsi" w:cstheme="minorHAnsi"/>
          <w:color w:val="000000"/>
          <w:sz w:val="22"/>
          <w:shd w:val="clear" w:color="auto" w:fill="FFFFFF"/>
        </w:rPr>
        <w:t>, influenced by</w:t>
      </w:r>
      <w:r w:rsidR="00C824FB" w:rsidRPr="00E95947">
        <w:rPr>
          <w:rFonts w:asciiTheme="minorHAnsi" w:hAnsiTheme="minorHAnsi" w:cstheme="minorHAnsi"/>
          <w:color w:val="000000"/>
          <w:sz w:val="22"/>
          <w:shd w:val="clear" w:color="auto" w:fill="FFFFFF"/>
        </w:rPr>
        <w:t xml:space="preserve"> their assembly</w:t>
      </w:r>
      <w:r w:rsidR="008D2660" w:rsidRPr="00E95947">
        <w:rPr>
          <w:rFonts w:asciiTheme="minorHAnsi" w:hAnsiTheme="minorHAnsi" w:cstheme="minorHAnsi"/>
          <w:color w:val="000000"/>
          <w:sz w:val="22"/>
          <w:shd w:val="clear" w:color="auto" w:fill="FFFFFF"/>
        </w:rPr>
        <w:t xml:space="preserve"> history</w:t>
      </w:r>
      <w:r w:rsidR="00EE6355" w:rsidRPr="00E95947">
        <w:rPr>
          <w:rFonts w:asciiTheme="minorHAnsi" w:hAnsiTheme="minorHAnsi" w:cstheme="minorHAnsi"/>
          <w:color w:val="000000"/>
          <w:sz w:val="22"/>
          <w:shd w:val="clear" w:color="auto" w:fill="FFFFFF"/>
        </w:rPr>
        <w:t xml:space="preserve"> [https://www.nature.com/articles/269471a0]</w:t>
      </w:r>
      <w:r w:rsidR="00137320"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Additionally</w:t>
      </w:r>
      <w:r w:rsidR="00137320"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minor</w:t>
      </w:r>
      <w:r w:rsidR="00137320"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 xml:space="preserve">yet </w:t>
      </w:r>
      <w:r w:rsidR="00F04EB8" w:rsidRPr="00E95947">
        <w:rPr>
          <w:rFonts w:asciiTheme="minorHAnsi" w:hAnsiTheme="minorHAnsi" w:cstheme="minorHAnsi"/>
          <w:color w:val="000000"/>
          <w:sz w:val="22"/>
          <w:shd w:val="clear" w:color="auto" w:fill="FFFFFF"/>
        </w:rPr>
        <w:t xml:space="preserve">continuous </w:t>
      </w:r>
      <w:r w:rsidR="00137320" w:rsidRPr="00E95947">
        <w:rPr>
          <w:rFonts w:asciiTheme="minorHAnsi" w:hAnsiTheme="minorHAnsi" w:cstheme="minorHAnsi"/>
          <w:color w:val="000000"/>
          <w:sz w:val="22"/>
          <w:shd w:val="clear" w:color="auto" w:fill="FFFFFF"/>
        </w:rPr>
        <w:t xml:space="preserve">changes </w:t>
      </w:r>
      <w:r w:rsidR="00F04EB8" w:rsidRPr="00E95947">
        <w:rPr>
          <w:rFonts w:asciiTheme="minorHAnsi" w:hAnsiTheme="minorHAnsi" w:cstheme="minorHAnsi"/>
          <w:color w:val="000000"/>
          <w:sz w:val="22"/>
          <w:shd w:val="clear" w:color="auto" w:fill="FFFFFF"/>
        </w:rPr>
        <w:t xml:space="preserve">in environmental parameters could </w:t>
      </w:r>
      <w:r w:rsidR="007C19EB" w:rsidRPr="00E95947">
        <w:rPr>
          <w:rFonts w:asciiTheme="minorHAnsi" w:hAnsiTheme="minorHAnsi" w:cstheme="minorHAnsi"/>
          <w:color w:val="000000"/>
          <w:sz w:val="22"/>
          <w:shd w:val="clear" w:color="auto" w:fill="FFFFFF"/>
        </w:rPr>
        <w:t>lead to significant</w:t>
      </w:r>
      <w:r w:rsidR="00F04EB8"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 xml:space="preserve">shifts </w:t>
      </w:r>
      <w:r w:rsidR="00F04EB8" w:rsidRPr="00E95947">
        <w:rPr>
          <w:rFonts w:asciiTheme="minorHAnsi" w:hAnsiTheme="minorHAnsi" w:cstheme="minorHAnsi"/>
          <w:color w:val="000000"/>
          <w:sz w:val="22"/>
          <w:shd w:val="clear" w:color="auto" w:fill="FFFFFF"/>
        </w:rPr>
        <w:t>in community state</w:t>
      </w:r>
      <w:r w:rsidR="007C19EB" w:rsidRPr="00E95947">
        <w:rPr>
          <w:rFonts w:asciiTheme="minorHAnsi" w:hAnsiTheme="minorHAnsi" w:cstheme="minorHAnsi"/>
          <w:color w:val="000000"/>
          <w:sz w:val="22"/>
          <w:shd w:val="clear" w:color="auto" w:fill="FFFFFF"/>
        </w:rPr>
        <w:t>s</w:t>
      </w:r>
      <w:r w:rsidR="00EE6355" w:rsidRPr="00E95947">
        <w:rPr>
          <w:rFonts w:asciiTheme="minorHAnsi" w:hAnsiTheme="minorHAnsi" w:cstheme="minorHAnsi"/>
          <w:color w:val="000000"/>
          <w:sz w:val="22"/>
          <w:shd w:val="clear" w:color="auto" w:fill="FFFFFF"/>
        </w:rPr>
        <w:t xml:space="preserve"> [0691122032]</w:t>
      </w:r>
      <w:r w:rsidR="00137320" w:rsidRPr="00E95947">
        <w:rPr>
          <w:rFonts w:asciiTheme="minorHAnsi" w:hAnsiTheme="minorHAnsi" w:cstheme="minorHAnsi"/>
          <w:color w:val="000000"/>
          <w:sz w:val="22"/>
          <w:shd w:val="clear" w:color="auto" w:fill="FFFFFF"/>
        </w:rPr>
        <w:t xml:space="preserve">. Historically, </w:t>
      </w:r>
      <w:r w:rsidR="00EC1F18" w:rsidRPr="00E95947">
        <w:rPr>
          <w:rFonts w:asciiTheme="minorHAnsi" w:hAnsiTheme="minorHAnsi" w:cstheme="minorHAnsi"/>
          <w:color w:val="000000"/>
          <w:sz w:val="22"/>
          <w:shd w:val="clear" w:color="auto" w:fill="FFFFFF"/>
        </w:rPr>
        <w:t xml:space="preserve">mechanistically </w:t>
      </w:r>
      <w:r w:rsidR="00C824FB" w:rsidRPr="00E95947">
        <w:rPr>
          <w:rFonts w:asciiTheme="minorHAnsi" w:hAnsiTheme="minorHAnsi" w:cstheme="minorHAnsi"/>
          <w:color w:val="000000"/>
          <w:sz w:val="22"/>
          <w:shd w:val="clear" w:color="auto" w:fill="FFFFFF"/>
        </w:rPr>
        <w:t>identifying alternative</w:t>
      </w:r>
      <w:r w:rsidR="00137320"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 xml:space="preserve">stable </w:t>
      </w:r>
      <w:r w:rsidR="00137320" w:rsidRPr="00E95947">
        <w:rPr>
          <w:rFonts w:asciiTheme="minorHAnsi" w:hAnsiTheme="minorHAnsi" w:cstheme="minorHAnsi"/>
          <w:color w:val="000000"/>
          <w:sz w:val="22"/>
          <w:shd w:val="clear" w:color="auto" w:fill="FFFFFF"/>
        </w:rPr>
        <w:t>states and regime shifts in natural communities is challeng</w:t>
      </w:r>
      <w:r w:rsidR="00F04EB8" w:rsidRPr="00E95947">
        <w:rPr>
          <w:rFonts w:asciiTheme="minorHAnsi" w:hAnsiTheme="minorHAnsi" w:cstheme="minorHAnsi"/>
          <w:color w:val="000000"/>
          <w:sz w:val="22"/>
          <w:shd w:val="clear" w:color="auto" w:fill="FFFFFF"/>
        </w:rPr>
        <w:t>ing</w:t>
      </w:r>
      <w:r w:rsidR="00EE6355" w:rsidRPr="00E95947">
        <w:rPr>
          <w:rFonts w:asciiTheme="minorHAnsi" w:hAnsiTheme="minorHAnsi" w:cstheme="minorHAnsi"/>
          <w:color w:val="000000"/>
          <w:sz w:val="22"/>
          <w:shd w:val="clear" w:color="auto" w:fill="FFFFFF"/>
        </w:rPr>
        <w:t xml:space="preserve"> [https://www.jstor.org/stable/2460854]</w:t>
      </w:r>
      <w:r w:rsidR="00C824FB" w:rsidRPr="00E95947">
        <w:rPr>
          <w:rFonts w:asciiTheme="minorHAnsi" w:hAnsiTheme="minorHAnsi" w:cstheme="minorHAnsi"/>
          <w:color w:val="000000"/>
          <w:sz w:val="22"/>
          <w:shd w:val="clear" w:color="auto" w:fill="FFFFFF"/>
        </w:rPr>
        <w:t>. This is</w:t>
      </w:r>
      <w:r w:rsidR="00F04EB8" w:rsidRPr="00E95947">
        <w:rPr>
          <w:rFonts w:asciiTheme="minorHAnsi" w:hAnsiTheme="minorHAnsi" w:cstheme="minorHAnsi"/>
          <w:color w:val="000000"/>
          <w:sz w:val="22"/>
          <w:shd w:val="clear" w:color="auto" w:fill="FFFFFF"/>
        </w:rPr>
        <w:t xml:space="preserve"> because organisms </w:t>
      </w:r>
      <w:r w:rsidR="00C824FB" w:rsidRPr="00E95947">
        <w:rPr>
          <w:rFonts w:asciiTheme="minorHAnsi" w:hAnsiTheme="minorHAnsi" w:cstheme="minorHAnsi"/>
          <w:color w:val="000000"/>
          <w:sz w:val="22"/>
          <w:shd w:val="clear" w:color="auto" w:fill="FFFFFF"/>
        </w:rPr>
        <w:t xml:space="preserve">can </w:t>
      </w:r>
      <w:r w:rsidR="00F04EB8" w:rsidRPr="00E95947">
        <w:rPr>
          <w:rFonts w:asciiTheme="minorHAnsi" w:hAnsiTheme="minorHAnsi" w:cstheme="minorHAnsi"/>
          <w:color w:val="000000"/>
          <w:sz w:val="22"/>
          <w:shd w:val="clear" w:color="auto" w:fill="FFFFFF"/>
        </w:rPr>
        <w:t xml:space="preserve">change their </w:t>
      </w:r>
      <w:r w:rsidR="00EC1F18" w:rsidRPr="00E95947">
        <w:rPr>
          <w:rFonts w:asciiTheme="minorHAnsi" w:hAnsiTheme="minorHAnsi" w:cstheme="minorHAnsi"/>
          <w:color w:val="000000"/>
          <w:sz w:val="22"/>
          <w:shd w:val="clear" w:color="auto" w:fill="FFFFFF"/>
        </w:rPr>
        <w:t xml:space="preserve">own </w:t>
      </w:r>
      <w:r w:rsidR="00F04EB8" w:rsidRPr="00E95947">
        <w:rPr>
          <w:rFonts w:asciiTheme="minorHAnsi" w:hAnsiTheme="minorHAnsi" w:cstheme="minorHAnsi"/>
          <w:color w:val="000000"/>
          <w:sz w:val="22"/>
          <w:shd w:val="clear" w:color="auto" w:fill="FFFFFF"/>
        </w:rPr>
        <w:t>environments</w:t>
      </w:r>
      <w:r w:rsidR="00EC1F18" w:rsidRPr="00E95947">
        <w:rPr>
          <w:rFonts w:asciiTheme="minorHAnsi" w:hAnsiTheme="minorHAnsi" w:cstheme="minorHAnsi"/>
          <w:color w:val="000000"/>
          <w:sz w:val="22"/>
          <w:shd w:val="clear" w:color="auto" w:fill="FFFFFF"/>
        </w:rPr>
        <w:t>—</w:t>
      </w:r>
      <w:r w:rsidR="001E095A" w:rsidRPr="00E95947">
        <w:rPr>
          <w:rFonts w:asciiTheme="minorHAnsi" w:hAnsiTheme="minorHAnsi" w:cstheme="minorHAnsi"/>
          <w:color w:val="000000"/>
          <w:sz w:val="22"/>
          <w:shd w:val="clear" w:color="auto" w:fill="FFFFFF"/>
        </w:rPr>
        <w:t>microbes</w:t>
      </w:r>
      <w:r w:rsidR="003F4DE4">
        <w:rPr>
          <w:rFonts w:asciiTheme="minorHAnsi" w:hAnsiTheme="minorHAnsi" w:cstheme="minorHAnsi"/>
          <w:color w:val="000000"/>
          <w:sz w:val="22"/>
          <w:shd w:val="clear" w:color="auto" w:fill="FFFFFF"/>
        </w:rPr>
        <w:t>, for example,</w:t>
      </w:r>
      <w:r w:rsidR="001E095A" w:rsidRPr="00E95947">
        <w:rPr>
          <w:rFonts w:asciiTheme="minorHAnsi" w:hAnsiTheme="minorHAnsi" w:cstheme="minorHAnsi"/>
          <w:color w:val="000000"/>
          <w:sz w:val="22"/>
          <w:shd w:val="clear" w:color="auto" w:fill="FFFFFF"/>
        </w:rPr>
        <w:t xml:space="preserve"> </w:t>
      </w:r>
      <w:r w:rsidR="00EC1F18" w:rsidRPr="00E95947">
        <w:rPr>
          <w:rFonts w:asciiTheme="minorHAnsi" w:hAnsiTheme="minorHAnsi" w:cstheme="minorHAnsi"/>
          <w:color w:val="000000"/>
          <w:sz w:val="22"/>
          <w:shd w:val="clear" w:color="auto" w:fill="FFFFFF"/>
        </w:rPr>
        <w:t>consume resources</w:t>
      </w:r>
      <w:r w:rsidR="000B1CB6" w:rsidRPr="00E95947">
        <w:rPr>
          <w:rFonts w:asciiTheme="minorHAnsi" w:hAnsiTheme="minorHAnsi" w:cstheme="minorHAnsi"/>
          <w:color w:val="000000"/>
          <w:sz w:val="22"/>
          <w:shd w:val="clear" w:color="auto" w:fill="FFFFFF"/>
        </w:rPr>
        <w:t xml:space="preserve"> [https://doi.org/10.1101/2022.02.13.480281]</w:t>
      </w:r>
      <w:r w:rsidR="00EC1F18" w:rsidRPr="00E95947">
        <w:rPr>
          <w:rFonts w:asciiTheme="minorHAnsi" w:hAnsiTheme="minorHAnsi" w:cstheme="minorHAnsi"/>
          <w:color w:val="000000"/>
          <w:sz w:val="22"/>
          <w:shd w:val="clear" w:color="auto" w:fill="FFFFFF"/>
        </w:rPr>
        <w:t>, change the</w:t>
      </w:r>
      <w:r w:rsidR="00E95947" w:rsidRPr="00E95947">
        <w:rPr>
          <w:rFonts w:asciiTheme="minorHAnsi" w:hAnsiTheme="minorHAnsi" w:cstheme="minorHAnsi"/>
          <w:color w:val="000000"/>
          <w:sz w:val="22"/>
          <w:shd w:val="clear" w:color="auto" w:fill="FFFFFF"/>
        </w:rPr>
        <w:t xml:space="preserve"> environment’s</w:t>
      </w:r>
      <w:r w:rsidR="00EC1F18" w:rsidRPr="00E95947">
        <w:rPr>
          <w:rFonts w:asciiTheme="minorHAnsi" w:hAnsiTheme="minorHAnsi" w:cstheme="minorHAnsi"/>
          <w:color w:val="000000"/>
          <w:sz w:val="22"/>
          <w:shd w:val="clear" w:color="auto" w:fill="FFFFFF"/>
        </w:rPr>
        <w:t xml:space="preserve"> pH</w:t>
      </w:r>
      <w:r w:rsidR="000B1CB6" w:rsidRPr="00E95947">
        <w:rPr>
          <w:rFonts w:asciiTheme="minorHAnsi" w:hAnsiTheme="minorHAnsi" w:cstheme="minorHAnsi"/>
          <w:color w:val="000000"/>
          <w:sz w:val="22"/>
          <w:shd w:val="clear" w:color="auto" w:fill="FFFFFF"/>
        </w:rPr>
        <w:t xml:space="preserve"> [29662223]</w:t>
      </w:r>
      <w:r w:rsidR="00EC1F18" w:rsidRPr="00E95947">
        <w:rPr>
          <w:rFonts w:asciiTheme="minorHAnsi" w:hAnsiTheme="minorHAnsi" w:cstheme="minorHAnsi"/>
          <w:color w:val="000000"/>
          <w:sz w:val="22"/>
          <w:shd w:val="clear" w:color="auto" w:fill="FFFFFF"/>
        </w:rPr>
        <w:t xml:space="preserve">, create </w:t>
      </w:r>
      <w:r w:rsidR="00EC1F18" w:rsidRPr="00E95947">
        <w:rPr>
          <w:rFonts w:asciiTheme="minorHAnsi" w:hAnsiTheme="minorHAnsi" w:cstheme="minorHAnsi"/>
          <w:color w:val="000000"/>
          <w:sz w:val="22"/>
          <w:shd w:val="clear" w:color="auto" w:fill="FFFFFF"/>
        </w:rPr>
        <w:lastRenderedPageBreak/>
        <w:t>physical structures</w:t>
      </w:r>
      <w:r w:rsidR="000B1CB6" w:rsidRPr="00E95947">
        <w:rPr>
          <w:rFonts w:asciiTheme="minorHAnsi" w:hAnsiTheme="minorHAnsi" w:cstheme="minorHAnsi"/>
          <w:color w:val="000000"/>
          <w:sz w:val="22"/>
          <w:shd w:val="clear" w:color="auto" w:fill="FFFFFF"/>
        </w:rPr>
        <w:t xml:space="preserve"> [36789239]</w:t>
      </w:r>
      <w:r w:rsidR="00C824FB" w:rsidRPr="00E95947">
        <w:rPr>
          <w:rFonts w:asciiTheme="minorHAnsi" w:hAnsiTheme="minorHAnsi" w:cstheme="minorHAnsi"/>
          <w:color w:val="000000"/>
          <w:sz w:val="22"/>
          <w:shd w:val="clear" w:color="auto" w:fill="FFFFFF"/>
        </w:rPr>
        <w:t>, etc.</w:t>
      </w:r>
      <w:r w:rsidR="00EC1F18" w:rsidRPr="00E95947">
        <w:rPr>
          <w:rFonts w:asciiTheme="minorHAnsi" w:hAnsiTheme="minorHAnsi" w:cstheme="minorHAnsi"/>
          <w:color w:val="000000"/>
          <w:sz w:val="22"/>
          <w:shd w:val="clear" w:color="auto" w:fill="FFFFFF"/>
        </w:rPr>
        <w:t>—</w:t>
      </w:r>
      <w:r w:rsidR="00C824FB" w:rsidRPr="00E95947">
        <w:rPr>
          <w:rFonts w:asciiTheme="minorHAnsi" w:hAnsiTheme="minorHAnsi" w:cstheme="minorHAnsi"/>
          <w:color w:val="000000"/>
          <w:sz w:val="22"/>
          <w:shd w:val="clear" w:color="auto" w:fill="FFFFFF"/>
        </w:rPr>
        <w:t>in</w:t>
      </w:r>
      <w:r w:rsidR="00EC1F18" w:rsidRPr="00E95947">
        <w:rPr>
          <w:rFonts w:asciiTheme="minorHAnsi" w:hAnsiTheme="minorHAnsi" w:cstheme="minorHAnsi"/>
          <w:color w:val="000000"/>
          <w:sz w:val="22"/>
          <w:shd w:val="clear" w:color="auto" w:fill="FFFFFF"/>
        </w:rPr>
        <w:t xml:space="preserve"> response to </w:t>
      </w:r>
      <w:r w:rsidR="00886346">
        <w:rPr>
          <w:rFonts w:asciiTheme="minorHAnsi" w:hAnsiTheme="minorHAnsi" w:cstheme="minorHAnsi"/>
          <w:color w:val="000000"/>
          <w:sz w:val="22"/>
          <w:shd w:val="clear" w:color="auto" w:fill="FFFFFF"/>
        </w:rPr>
        <w:t xml:space="preserve">biotic and </w:t>
      </w:r>
      <w:r w:rsidR="00EC1F18" w:rsidRPr="00E95947">
        <w:rPr>
          <w:rFonts w:asciiTheme="minorHAnsi" w:hAnsiTheme="minorHAnsi" w:cstheme="minorHAnsi"/>
          <w:color w:val="000000"/>
          <w:sz w:val="22"/>
          <w:shd w:val="clear" w:color="auto" w:fill="FFFFFF"/>
        </w:rPr>
        <w:t xml:space="preserve">abiotic changes, </w:t>
      </w:r>
      <w:r w:rsidR="007C19EB" w:rsidRPr="00E95947">
        <w:rPr>
          <w:rFonts w:asciiTheme="minorHAnsi" w:hAnsiTheme="minorHAnsi" w:cstheme="minorHAnsi"/>
          <w:color w:val="000000"/>
          <w:sz w:val="22"/>
          <w:shd w:val="clear" w:color="auto" w:fill="FFFFFF"/>
        </w:rPr>
        <w:t>thereby making</w:t>
      </w:r>
      <w:r w:rsidR="00EC1F18" w:rsidRPr="00E95947">
        <w:rPr>
          <w:rFonts w:asciiTheme="minorHAnsi" w:hAnsiTheme="minorHAnsi" w:cstheme="minorHAnsi"/>
          <w:color w:val="000000"/>
          <w:sz w:val="22"/>
          <w:shd w:val="clear" w:color="auto" w:fill="FFFFFF"/>
        </w:rPr>
        <w:t xml:space="preserve"> it difficult to disentangle community states from environment</w:t>
      </w:r>
      <w:r w:rsidR="007C19EB" w:rsidRPr="00E95947">
        <w:rPr>
          <w:rFonts w:asciiTheme="minorHAnsi" w:hAnsiTheme="minorHAnsi" w:cstheme="minorHAnsi"/>
          <w:color w:val="000000"/>
          <w:sz w:val="22"/>
          <w:shd w:val="clear" w:color="auto" w:fill="FFFFFF"/>
        </w:rPr>
        <w:t>al</w:t>
      </w:r>
      <w:r w:rsidR="00EC1F18"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factor</w:t>
      </w:r>
      <w:r w:rsidR="008B0AD4" w:rsidRPr="00E95947">
        <w:rPr>
          <w:rFonts w:asciiTheme="minorHAnsi" w:hAnsiTheme="minorHAnsi" w:cstheme="minorHAnsi"/>
          <w:color w:val="000000"/>
          <w:sz w:val="22"/>
          <w:shd w:val="clear" w:color="auto" w:fill="FFFFFF"/>
        </w:rPr>
        <w:t>s</w:t>
      </w:r>
      <w:r w:rsidR="00EC1F18" w:rsidRPr="00E95947">
        <w:rPr>
          <w:rFonts w:asciiTheme="minorHAnsi" w:hAnsiTheme="minorHAnsi" w:cstheme="minorHAnsi"/>
          <w:color w:val="000000"/>
          <w:sz w:val="22"/>
          <w:shd w:val="clear" w:color="auto" w:fill="FFFFFF"/>
        </w:rPr>
        <w:t>.</w:t>
      </w:r>
    </w:p>
    <w:p w14:paraId="77081896" w14:textId="79F34D1C" w:rsidR="00000B1E" w:rsidRPr="00E95947" w:rsidRDefault="00000B1E" w:rsidP="00E95947">
      <w:pPr>
        <w:jc w:val="both"/>
        <w:rPr>
          <w:rFonts w:asciiTheme="minorHAnsi" w:hAnsiTheme="minorHAnsi" w:cstheme="minorHAnsi"/>
          <w:color w:val="000000"/>
          <w:sz w:val="22"/>
          <w:shd w:val="clear" w:color="auto" w:fill="FFFFFF"/>
        </w:rPr>
      </w:pPr>
      <w:r w:rsidRPr="00E95947">
        <w:rPr>
          <w:rFonts w:asciiTheme="minorHAnsi" w:hAnsiTheme="minorHAnsi" w:cstheme="minorHAnsi"/>
          <w:color w:val="000000"/>
          <w:sz w:val="22"/>
          <w:shd w:val="clear" w:color="auto" w:fill="FFFFFF"/>
        </w:rPr>
        <w:t>Microbial cells exist in dynamic equilibrium, coexisting with other cells and their environments</w:t>
      </w:r>
      <w:r w:rsidR="000B1CB6" w:rsidRPr="00E95947">
        <w:rPr>
          <w:rFonts w:asciiTheme="minorHAnsi" w:hAnsiTheme="minorHAnsi" w:cstheme="minorHAnsi"/>
          <w:color w:val="000000"/>
          <w:sz w:val="22"/>
          <w:shd w:val="clear" w:color="auto" w:fill="FFFFFF"/>
        </w:rPr>
        <w:t xml:space="preserve"> [33022263]</w:t>
      </w:r>
      <w:r w:rsidRPr="00E95947">
        <w:rPr>
          <w:rFonts w:asciiTheme="minorHAnsi" w:hAnsiTheme="minorHAnsi" w:cstheme="minorHAnsi"/>
          <w:color w:val="000000"/>
          <w:sz w:val="22"/>
          <w:shd w:val="clear" w:color="auto" w:fill="FFFFFF"/>
        </w:rPr>
        <w:t>. Their metabolic capabilities are encoded in their genomes, but the metabolic programs they execute depend on the differential expression of enzymes</w:t>
      </w:r>
      <w:r w:rsidR="000B1CB6" w:rsidRPr="00E95947">
        <w:rPr>
          <w:rFonts w:asciiTheme="minorHAnsi" w:hAnsiTheme="minorHAnsi" w:cstheme="minorHAnsi"/>
          <w:color w:val="000000"/>
          <w:sz w:val="22"/>
          <w:shd w:val="clear" w:color="auto" w:fill="FFFFFF"/>
        </w:rPr>
        <w:t xml:space="preserve"> [36376406]</w:t>
      </w:r>
      <w:r w:rsidRPr="00E95947">
        <w:rPr>
          <w:rFonts w:asciiTheme="minorHAnsi" w:hAnsiTheme="minorHAnsi" w:cstheme="minorHAnsi"/>
          <w:color w:val="000000"/>
          <w:sz w:val="22"/>
          <w:shd w:val="clear" w:color="auto" w:fill="FFFFFF"/>
        </w:rPr>
        <w:t>. This differential expression enables a variety of metabolic strategies, which are evolvable and can be flexible, heterogeneous, and dynamic</w:t>
      </w:r>
      <w:r w:rsidR="000B1CB6" w:rsidRPr="00E95947">
        <w:rPr>
          <w:rFonts w:asciiTheme="minorHAnsi" w:hAnsiTheme="minorHAnsi" w:cstheme="minorHAnsi"/>
          <w:color w:val="000000"/>
          <w:sz w:val="22"/>
          <w:shd w:val="clear" w:color="auto" w:fill="FFFFFF"/>
        </w:rPr>
        <w:t xml:space="preserve"> [34928547, 32781027</w:t>
      </w:r>
      <w:r w:rsidR="001D1C04" w:rsidRPr="00E95947">
        <w:rPr>
          <w:rFonts w:asciiTheme="minorHAnsi" w:hAnsiTheme="minorHAnsi" w:cstheme="minorHAnsi"/>
          <w:color w:val="000000"/>
          <w:sz w:val="22"/>
          <w:shd w:val="clear" w:color="auto" w:fill="FFFFFF"/>
        </w:rPr>
        <w:t>, 37365188</w:t>
      </w:r>
      <w:r w:rsidR="000B1CB6" w:rsidRPr="00E95947">
        <w:rPr>
          <w:rFonts w:asciiTheme="minorHAnsi" w:hAnsiTheme="minorHAnsi" w:cstheme="minorHAnsi"/>
          <w:color w:val="000000"/>
          <w:sz w:val="22"/>
          <w:shd w:val="clear" w:color="auto" w:fill="FFFFFF"/>
        </w:rPr>
        <w:t>]</w:t>
      </w:r>
      <w:r w:rsidRPr="00E95947">
        <w:rPr>
          <w:rFonts w:asciiTheme="minorHAnsi" w:hAnsiTheme="minorHAnsi" w:cstheme="minorHAnsi"/>
          <w:color w:val="000000"/>
          <w:sz w:val="22"/>
          <w:shd w:val="clear" w:color="auto" w:fill="FFFFFF"/>
        </w:rPr>
        <w:t>. For instance, when exposed to a mix of substrates, cells might use these substrates either simultaneously or sequentially</w:t>
      </w:r>
      <w:r w:rsidR="006021D1" w:rsidRPr="00E95947">
        <w:rPr>
          <w:rFonts w:asciiTheme="minorHAnsi" w:hAnsiTheme="minorHAnsi" w:cstheme="minorHAnsi"/>
          <w:color w:val="000000"/>
          <w:sz w:val="22"/>
          <w:shd w:val="clear" w:color="auto" w:fill="FFFFFF"/>
        </w:rPr>
        <w:t xml:space="preserve"> [30894528]</w:t>
      </w:r>
      <w:r w:rsidRPr="00E95947">
        <w:rPr>
          <w:rFonts w:asciiTheme="minorHAnsi" w:hAnsiTheme="minorHAnsi" w:cstheme="minorHAnsi"/>
          <w:color w:val="000000"/>
          <w:sz w:val="22"/>
          <w:shd w:val="clear" w:color="auto" w:fill="FFFFFF"/>
        </w:rPr>
        <w:t>—first consuming one and then another—or they might alternate between both strategies</w:t>
      </w:r>
      <w:r w:rsidR="006021D1" w:rsidRPr="00E95947">
        <w:rPr>
          <w:rFonts w:asciiTheme="minorHAnsi" w:hAnsiTheme="minorHAnsi" w:cstheme="minorHAnsi"/>
          <w:color w:val="000000"/>
          <w:sz w:val="22"/>
          <w:shd w:val="clear" w:color="auto" w:fill="FFFFFF"/>
        </w:rPr>
        <w:t xml:space="preserve"> [32561713]</w:t>
      </w:r>
      <w:r w:rsidRPr="00E95947">
        <w:rPr>
          <w:rFonts w:asciiTheme="minorHAnsi" w:hAnsiTheme="minorHAnsi" w:cstheme="minorHAnsi"/>
          <w:color w:val="000000"/>
          <w:sz w:val="22"/>
          <w:shd w:val="clear" w:color="auto" w:fill="FFFFFF"/>
        </w:rPr>
        <w:t>.</w:t>
      </w:r>
    </w:p>
    <w:p w14:paraId="3C3ED509" w14:textId="222B289E" w:rsidR="006B7C3F" w:rsidRDefault="00000B1E" w:rsidP="00E95947">
      <w:pPr>
        <w:jc w:val="both"/>
      </w:pPr>
      <w:r w:rsidRPr="00E95947">
        <w:rPr>
          <w:rFonts w:asciiTheme="minorHAnsi" w:hAnsiTheme="minorHAnsi" w:cstheme="minorHAnsi"/>
          <w:color w:val="000000"/>
          <w:sz w:val="22"/>
          <w:shd w:val="clear" w:color="auto" w:fill="FFFFFF"/>
        </w:rPr>
        <w:t>While the dynamic metabolic strategies of microbes, gene regulation, and phenotype switching have been extensively studied in isolates since Jacques Monod’s seminal work</w:t>
      </w:r>
      <w:r w:rsidR="006021D1" w:rsidRPr="00E95947">
        <w:rPr>
          <w:rFonts w:asciiTheme="minorHAnsi" w:hAnsiTheme="minorHAnsi" w:cstheme="minorHAnsi"/>
          <w:color w:val="000000"/>
          <w:sz w:val="22"/>
          <w:shd w:val="clear" w:color="auto" w:fill="FFFFFF"/>
        </w:rPr>
        <w:t xml:space="preserve"> [</w:t>
      </w:r>
      <w:proofErr w:type="spellStart"/>
      <w:r w:rsidR="006021D1" w:rsidRPr="00E95947">
        <w:rPr>
          <w:rFonts w:asciiTheme="minorHAnsi" w:hAnsiTheme="minorHAnsi" w:cstheme="minorHAnsi"/>
          <w:color w:val="000000"/>
          <w:sz w:val="22"/>
          <w:shd w:val="clear" w:color="auto" w:fill="FFFFFF"/>
        </w:rPr>
        <w:t>Recherches</w:t>
      </w:r>
      <w:proofErr w:type="spellEnd"/>
      <w:r w:rsidR="006021D1" w:rsidRPr="00E95947">
        <w:rPr>
          <w:rFonts w:asciiTheme="minorHAnsi" w:hAnsiTheme="minorHAnsi" w:cstheme="minorHAnsi"/>
          <w:color w:val="000000"/>
          <w:sz w:val="22"/>
          <w:shd w:val="clear" w:color="auto" w:fill="FFFFFF"/>
        </w:rPr>
        <w:t xml:space="preserve"> sur la </w:t>
      </w:r>
      <w:proofErr w:type="spellStart"/>
      <w:r w:rsidR="006021D1" w:rsidRPr="00E95947">
        <w:rPr>
          <w:rFonts w:asciiTheme="minorHAnsi" w:hAnsiTheme="minorHAnsi" w:cstheme="minorHAnsi"/>
          <w:color w:val="000000"/>
          <w:sz w:val="22"/>
          <w:shd w:val="clear" w:color="auto" w:fill="FFFFFF"/>
        </w:rPr>
        <w:t>croissance</w:t>
      </w:r>
      <w:proofErr w:type="spellEnd"/>
      <w:r w:rsidR="006021D1" w:rsidRPr="00E95947">
        <w:rPr>
          <w:rFonts w:asciiTheme="minorHAnsi" w:hAnsiTheme="minorHAnsi" w:cstheme="minorHAnsi"/>
          <w:color w:val="000000"/>
          <w:sz w:val="22"/>
          <w:shd w:val="clear" w:color="auto" w:fill="FFFFFF"/>
        </w:rPr>
        <w:t xml:space="preserve"> des cultures </w:t>
      </w:r>
      <w:proofErr w:type="spellStart"/>
      <w:r w:rsidR="006021D1" w:rsidRPr="00E95947">
        <w:rPr>
          <w:rFonts w:asciiTheme="minorHAnsi" w:hAnsiTheme="minorHAnsi" w:cstheme="minorHAnsi"/>
          <w:color w:val="000000"/>
          <w:sz w:val="22"/>
          <w:shd w:val="clear" w:color="auto" w:fill="FFFFFF"/>
        </w:rPr>
        <w:t>bactériennes</w:t>
      </w:r>
      <w:proofErr w:type="spellEnd"/>
      <w:r w:rsidR="006021D1" w:rsidRPr="00E95947">
        <w:rPr>
          <w:rFonts w:asciiTheme="minorHAnsi" w:hAnsiTheme="minorHAnsi" w:cstheme="minorHAnsi"/>
          <w:color w:val="000000"/>
          <w:sz w:val="22"/>
          <w:shd w:val="clear" w:color="auto" w:fill="FFFFFF"/>
        </w:rPr>
        <w:t>]</w:t>
      </w:r>
      <w:r w:rsidRPr="00E95947">
        <w:rPr>
          <w:rFonts w:asciiTheme="minorHAnsi" w:hAnsiTheme="minorHAnsi" w:cstheme="minorHAnsi"/>
          <w:color w:val="000000"/>
          <w:sz w:val="22"/>
          <w:shd w:val="clear" w:color="auto" w:fill="FFFFFF"/>
        </w:rPr>
        <w:t>, their impact on microbiome ecology and stability remains vastly underexplored</w:t>
      </w:r>
      <w:r w:rsidR="006021D1" w:rsidRPr="00E95947">
        <w:rPr>
          <w:rFonts w:asciiTheme="minorHAnsi" w:hAnsiTheme="minorHAnsi" w:cstheme="minorHAnsi"/>
          <w:color w:val="000000"/>
          <w:sz w:val="22"/>
          <w:shd w:val="clear" w:color="auto" w:fill="FFFFFF"/>
        </w:rPr>
        <w:t xml:space="preserve"> [37258505]</w:t>
      </w:r>
      <w:r w:rsidRPr="00E95947">
        <w:rPr>
          <w:rFonts w:asciiTheme="minorHAnsi" w:hAnsiTheme="minorHAnsi" w:cstheme="minorHAnsi"/>
          <w:color w:val="000000"/>
          <w:sz w:val="22"/>
          <w:shd w:val="clear" w:color="auto" w:fill="FFFFFF"/>
        </w:rPr>
        <w:t>. In our previous study, we observed that the ecological interactions between two gut bacterial species changed during co-culture</w:t>
      </w:r>
      <w:r w:rsidR="001D1C04" w:rsidRPr="00E95947">
        <w:rPr>
          <w:rFonts w:asciiTheme="minorHAnsi" w:hAnsiTheme="minorHAnsi" w:cstheme="minorHAnsi"/>
          <w:color w:val="000000"/>
          <w:sz w:val="22"/>
          <w:shd w:val="clear" w:color="auto" w:fill="FFFFFF"/>
        </w:rPr>
        <w:t xml:space="preserve"> [37670028]</w:t>
      </w:r>
      <w:r w:rsidRPr="00E95947">
        <w:rPr>
          <w:rFonts w:asciiTheme="minorHAnsi" w:hAnsiTheme="minorHAnsi" w:cstheme="minorHAnsi"/>
          <w:color w:val="000000"/>
          <w:sz w:val="22"/>
          <w:shd w:val="clear" w:color="auto" w:fill="FFFFFF"/>
        </w:rPr>
        <w:t xml:space="preserve">. These changes were in response to alterations in pH and the concentration of degradation products resulting from their metabolic strategies. </w:t>
      </w:r>
      <w:r w:rsidR="006C5DFD" w:rsidRPr="00E95947">
        <w:rPr>
          <w:rFonts w:asciiTheme="minorHAnsi" w:hAnsiTheme="minorHAnsi" w:cstheme="minorHAnsi"/>
          <w:color w:val="000000"/>
          <w:sz w:val="22"/>
          <w:shd w:val="clear" w:color="auto" w:fill="FFFFFF"/>
        </w:rPr>
        <w:t xml:space="preserve">Given that bacteria express alternative metabolic programs under varying environmental conditions, </w:t>
      </w:r>
      <w:r w:rsidRPr="00E95947">
        <w:rPr>
          <w:rFonts w:asciiTheme="minorHAnsi" w:hAnsiTheme="minorHAnsi" w:cstheme="minorHAnsi"/>
          <w:color w:val="000000"/>
          <w:sz w:val="22"/>
          <w:shd w:val="clear" w:color="auto" w:fill="FFFFFF"/>
        </w:rPr>
        <w:t>we hypothesize that the coexistence and switching between bacterial growth strategies c</w:t>
      </w:r>
      <w:r w:rsidR="006C5DFD" w:rsidRPr="00E95947">
        <w:rPr>
          <w:rFonts w:asciiTheme="minorHAnsi" w:hAnsiTheme="minorHAnsi" w:cstheme="minorHAnsi"/>
          <w:color w:val="000000"/>
          <w:sz w:val="22"/>
          <w:shd w:val="clear" w:color="auto" w:fill="FFFFFF"/>
        </w:rPr>
        <w:t>ould</w:t>
      </w:r>
      <w:r w:rsidRPr="00E95947">
        <w:rPr>
          <w:rFonts w:asciiTheme="minorHAnsi" w:hAnsiTheme="minorHAnsi" w:cstheme="minorHAnsi"/>
          <w:color w:val="000000"/>
          <w:sz w:val="22"/>
          <w:shd w:val="clear" w:color="auto" w:fill="FFFFFF"/>
        </w:rPr>
        <w:t xml:space="preserve"> induce sharp transitions in community-level phenotypes, leading to multistability and the emergence of predictable alternative community states.</w:t>
      </w:r>
    </w:p>
    <w:p w14:paraId="1F567360" w14:textId="5A3F43AB" w:rsidR="00FC336C" w:rsidRPr="00886346" w:rsidRDefault="002D0D87" w:rsidP="00E95947">
      <w:pPr>
        <w:jc w:val="both"/>
        <w:rPr>
          <w:rFonts w:asciiTheme="minorHAnsi" w:hAnsiTheme="minorHAnsi"/>
          <w:sz w:val="22"/>
        </w:rPr>
      </w:pPr>
      <w:r w:rsidRPr="00886346">
        <w:rPr>
          <w:rFonts w:asciiTheme="minorHAnsi" w:hAnsiTheme="minorHAnsi"/>
          <w:sz w:val="22"/>
        </w:rPr>
        <w:t xml:space="preserve">To </w:t>
      </w:r>
      <w:r w:rsidR="00F456D2" w:rsidRPr="00886346">
        <w:rPr>
          <w:rFonts w:asciiTheme="minorHAnsi" w:hAnsiTheme="minorHAnsi"/>
          <w:sz w:val="22"/>
        </w:rPr>
        <w:t>test this hypothesis, we used</w:t>
      </w:r>
      <w:r w:rsidR="0072332E" w:rsidRPr="00886346">
        <w:rPr>
          <w:rFonts w:asciiTheme="minorHAnsi" w:hAnsiTheme="minorHAnsi"/>
          <w:sz w:val="22"/>
        </w:rPr>
        <w:t xml:space="preserve"> </w:t>
      </w:r>
      <w:r w:rsidR="00744893" w:rsidRPr="00886346">
        <w:rPr>
          <w:rFonts w:asciiTheme="minorHAnsi" w:hAnsiTheme="minorHAnsi"/>
          <w:sz w:val="22"/>
        </w:rPr>
        <w:t xml:space="preserve">a simple </w:t>
      </w:r>
      <w:r w:rsidR="00F456D2" w:rsidRPr="00886346">
        <w:rPr>
          <w:rFonts w:asciiTheme="minorHAnsi" w:hAnsiTheme="minorHAnsi"/>
          <w:sz w:val="22"/>
        </w:rPr>
        <w:t xml:space="preserve">three species </w:t>
      </w:r>
      <w:r w:rsidR="0072332E" w:rsidRPr="00886346">
        <w:rPr>
          <w:rFonts w:asciiTheme="minorHAnsi" w:hAnsiTheme="minorHAnsi"/>
          <w:sz w:val="22"/>
        </w:rPr>
        <w:t xml:space="preserve">gut </w:t>
      </w:r>
      <w:r w:rsidR="00F456D2" w:rsidRPr="00886346">
        <w:rPr>
          <w:rFonts w:asciiTheme="minorHAnsi" w:hAnsiTheme="minorHAnsi"/>
          <w:sz w:val="22"/>
        </w:rPr>
        <w:t xml:space="preserve">community </w:t>
      </w:r>
      <w:r w:rsidR="005A7899" w:rsidRPr="00886346">
        <w:rPr>
          <w:rFonts w:asciiTheme="minorHAnsi" w:hAnsiTheme="minorHAnsi"/>
          <w:sz w:val="22"/>
        </w:rPr>
        <w:t xml:space="preserve">that allowed us </w:t>
      </w:r>
      <w:r w:rsidR="00744893" w:rsidRPr="00886346">
        <w:rPr>
          <w:rFonts w:asciiTheme="minorHAnsi" w:hAnsiTheme="minorHAnsi"/>
          <w:sz w:val="22"/>
        </w:rPr>
        <w:t>to</w:t>
      </w:r>
      <w:r w:rsidR="0072332E" w:rsidRPr="00886346">
        <w:rPr>
          <w:rFonts w:asciiTheme="minorHAnsi" w:hAnsiTheme="minorHAnsi"/>
          <w:sz w:val="22"/>
        </w:rPr>
        <w:t xml:space="preserve"> combin</w:t>
      </w:r>
      <w:r w:rsidR="00744893" w:rsidRPr="00886346">
        <w:rPr>
          <w:rFonts w:asciiTheme="minorHAnsi" w:hAnsiTheme="minorHAnsi"/>
          <w:sz w:val="22"/>
        </w:rPr>
        <w:t>e</w:t>
      </w:r>
      <w:r w:rsidR="0072332E" w:rsidRPr="00886346">
        <w:rPr>
          <w:rFonts w:asciiTheme="minorHAnsi" w:hAnsiTheme="minorHAnsi"/>
          <w:sz w:val="22"/>
        </w:rPr>
        <w:t xml:space="preserve"> in vitro </w:t>
      </w:r>
      <w:r w:rsidR="00F456D2" w:rsidRPr="00886346">
        <w:rPr>
          <w:rFonts w:asciiTheme="minorHAnsi" w:hAnsiTheme="minorHAnsi"/>
          <w:sz w:val="22"/>
        </w:rPr>
        <w:t>experiment</w:t>
      </w:r>
      <w:r w:rsidR="005A7899" w:rsidRPr="00886346">
        <w:rPr>
          <w:rFonts w:asciiTheme="minorHAnsi" w:hAnsiTheme="minorHAnsi"/>
          <w:sz w:val="22"/>
        </w:rPr>
        <w:t>s</w:t>
      </w:r>
      <w:r w:rsidR="00744893" w:rsidRPr="00886346">
        <w:rPr>
          <w:rFonts w:asciiTheme="minorHAnsi" w:hAnsiTheme="minorHAnsi"/>
          <w:sz w:val="22"/>
        </w:rPr>
        <w:t xml:space="preserve"> </w:t>
      </w:r>
      <w:r w:rsidR="0072332E" w:rsidRPr="00886346">
        <w:rPr>
          <w:rFonts w:asciiTheme="minorHAnsi" w:hAnsiTheme="minorHAnsi"/>
          <w:sz w:val="22"/>
        </w:rPr>
        <w:t>with mechanistic</w:t>
      </w:r>
      <w:r w:rsidR="00744893" w:rsidRPr="00886346">
        <w:rPr>
          <w:rFonts w:asciiTheme="minorHAnsi" w:hAnsiTheme="minorHAnsi"/>
          <w:sz w:val="22"/>
        </w:rPr>
        <w:t xml:space="preserve"> modeling</w:t>
      </w:r>
      <w:r w:rsidR="0072332E" w:rsidRPr="00886346">
        <w:rPr>
          <w:rFonts w:asciiTheme="minorHAnsi" w:hAnsiTheme="minorHAnsi"/>
          <w:sz w:val="22"/>
        </w:rPr>
        <w:t xml:space="preserve">. </w:t>
      </w:r>
      <w:r w:rsidR="00F456D2" w:rsidRPr="00886346">
        <w:rPr>
          <w:rFonts w:asciiTheme="minorHAnsi" w:hAnsiTheme="minorHAnsi"/>
          <w:sz w:val="22"/>
        </w:rPr>
        <w:t>W</w:t>
      </w:r>
      <w:r w:rsidR="00744893" w:rsidRPr="00886346">
        <w:rPr>
          <w:rFonts w:asciiTheme="minorHAnsi" w:hAnsiTheme="minorHAnsi"/>
          <w:sz w:val="22"/>
        </w:rPr>
        <w:t xml:space="preserve">e </w:t>
      </w:r>
      <w:r w:rsidR="00F456D2" w:rsidRPr="00886346">
        <w:rPr>
          <w:rFonts w:asciiTheme="minorHAnsi" w:hAnsiTheme="minorHAnsi"/>
          <w:sz w:val="22"/>
        </w:rPr>
        <w:t xml:space="preserve">first </w:t>
      </w:r>
      <w:r w:rsidR="00744893" w:rsidRPr="00886346">
        <w:rPr>
          <w:rFonts w:asciiTheme="minorHAnsi" w:hAnsiTheme="minorHAnsi"/>
          <w:sz w:val="22"/>
        </w:rPr>
        <w:t>i</w:t>
      </w:r>
      <w:r w:rsidRPr="00886346">
        <w:rPr>
          <w:rFonts w:asciiTheme="minorHAnsi" w:hAnsiTheme="minorHAnsi"/>
          <w:sz w:val="22"/>
        </w:rPr>
        <w:t>nvestigate</w:t>
      </w:r>
      <w:r w:rsidR="00744893" w:rsidRPr="00886346">
        <w:rPr>
          <w:rFonts w:asciiTheme="minorHAnsi" w:hAnsiTheme="minorHAnsi"/>
          <w:sz w:val="22"/>
        </w:rPr>
        <w:t>d</w:t>
      </w:r>
      <w:r w:rsidR="000203BF" w:rsidRPr="00886346">
        <w:rPr>
          <w:rFonts w:asciiTheme="minorHAnsi" w:hAnsiTheme="minorHAnsi"/>
          <w:sz w:val="22"/>
        </w:rPr>
        <w:t xml:space="preserve"> </w:t>
      </w:r>
      <w:ins w:id="44" w:author="Kristel Bernaerts" w:date="2024-01-26T12:46:00Z">
        <w:r w:rsidR="005A101A" w:rsidRPr="005A101A">
          <w:rPr>
            <w:rFonts w:asciiTheme="minorHAnsi" w:hAnsiTheme="minorHAnsi"/>
            <w:sz w:val="22"/>
            <w:highlight w:val="yellow"/>
            <w:rPrChange w:id="45" w:author="Kristel Bernaerts" w:date="2024-01-26T12:46:00Z">
              <w:rPr>
                <w:rFonts w:asciiTheme="minorHAnsi" w:hAnsiTheme="minorHAnsi"/>
                <w:sz w:val="22"/>
              </w:rPr>
            </w:rPrChange>
          </w:rPr>
          <w:t>individual</w:t>
        </w:r>
        <w:r w:rsidR="005A101A">
          <w:rPr>
            <w:rFonts w:asciiTheme="minorHAnsi" w:hAnsiTheme="minorHAnsi"/>
            <w:sz w:val="22"/>
          </w:rPr>
          <w:t xml:space="preserve"> </w:t>
        </w:r>
      </w:ins>
      <w:r w:rsidR="000203BF" w:rsidRPr="00886346">
        <w:rPr>
          <w:rFonts w:asciiTheme="minorHAnsi" w:hAnsiTheme="minorHAnsi"/>
          <w:sz w:val="22"/>
        </w:rPr>
        <w:t xml:space="preserve">phenotypes of three </w:t>
      </w:r>
      <w:r w:rsidR="003B485E">
        <w:rPr>
          <w:rFonts w:asciiTheme="minorHAnsi" w:hAnsiTheme="minorHAnsi"/>
          <w:sz w:val="22"/>
        </w:rPr>
        <w:t xml:space="preserve">common </w:t>
      </w:r>
      <w:r w:rsidR="000203BF" w:rsidRPr="00886346">
        <w:rPr>
          <w:rFonts w:asciiTheme="minorHAnsi" w:hAnsiTheme="minorHAnsi"/>
          <w:sz w:val="22"/>
        </w:rPr>
        <w:t xml:space="preserve">human gut bacteria in </w:t>
      </w:r>
      <w:r w:rsidR="00232FEB">
        <w:rPr>
          <w:rFonts w:asciiTheme="minorHAnsi" w:hAnsiTheme="minorHAnsi"/>
          <w:sz w:val="22"/>
        </w:rPr>
        <w:t>Wilkins-</w:t>
      </w:r>
      <w:proofErr w:type="spellStart"/>
      <w:r w:rsidR="00232FEB">
        <w:rPr>
          <w:rFonts w:asciiTheme="minorHAnsi" w:hAnsiTheme="minorHAnsi"/>
          <w:sz w:val="22"/>
        </w:rPr>
        <w:t>Chalgren</w:t>
      </w:r>
      <w:proofErr w:type="spellEnd"/>
      <w:r w:rsidR="00232FEB">
        <w:rPr>
          <w:rFonts w:asciiTheme="minorHAnsi" w:hAnsiTheme="minorHAnsi"/>
          <w:sz w:val="22"/>
        </w:rPr>
        <w:t xml:space="preserve"> (</w:t>
      </w:r>
      <w:r w:rsidR="000203BF" w:rsidRPr="00886346">
        <w:rPr>
          <w:rFonts w:asciiTheme="minorHAnsi" w:hAnsiTheme="minorHAnsi"/>
          <w:sz w:val="22"/>
        </w:rPr>
        <w:t>WC</w:t>
      </w:r>
      <w:r w:rsidR="00232FEB">
        <w:rPr>
          <w:rFonts w:asciiTheme="minorHAnsi" w:hAnsiTheme="minorHAnsi"/>
          <w:sz w:val="22"/>
        </w:rPr>
        <w:t xml:space="preserve">) anaerobic </w:t>
      </w:r>
      <w:r w:rsidR="000203BF" w:rsidRPr="00886346">
        <w:rPr>
          <w:rFonts w:asciiTheme="minorHAnsi" w:hAnsiTheme="minorHAnsi"/>
          <w:sz w:val="22"/>
        </w:rPr>
        <w:t>medium</w:t>
      </w:r>
      <w:r w:rsidR="00121E41" w:rsidRPr="00886346">
        <w:rPr>
          <w:rFonts w:asciiTheme="minorHAnsi" w:hAnsiTheme="minorHAnsi"/>
          <w:sz w:val="22"/>
        </w:rPr>
        <w:t xml:space="preserve">. This medium includes two simple carbon sources, glucose and pyruvate, along with substrates from tryptone and yeast extract, notably containing measurable amounts of trehalose (average </w:t>
      </w:r>
      <w:r w:rsidR="006B7C3F" w:rsidRPr="00886346">
        <w:rPr>
          <w:rFonts w:asciiTheme="minorHAnsi" w:hAnsiTheme="minorHAnsi"/>
          <w:sz w:val="22"/>
        </w:rPr>
        <w:t xml:space="preserve">0.71 mM </w:t>
      </w:r>
      <w:r w:rsidR="00121E41" w:rsidRPr="00886346">
        <w:rPr>
          <w:rFonts w:asciiTheme="minorHAnsi" w:hAnsiTheme="minorHAnsi"/>
          <w:sz w:val="22"/>
        </w:rPr>
        <w:t>+/-</w:t>
      </w:r>
      <w:r w:rsidR="006B7C3F" w:rsidRPr="00886346">
        <w:rPr>
          <w:rFonts w:asciiTheme="minorHAnsi" w:hAnsiTheme="minorHAnsi"/>
          <w:sz w:val="22"/>
        </w:rPr>
        <w:t>0.07</w:t>
      </w:r>
      <w:r w:rsidR="00121E41" w:rsidRPr="00886346">
        <w:rPr>
          <w:rFonts w:asciiTheme="minorHAnsi" w:hAnsiTheme="minorHAnsi"/>
          <w:sz w:val="22"/>
        </w:rPr>
        <w:t>). The composition of this medium is simple</w:t>
      </w:r>
      <w:r w:rsidR="00744893" w:rsidRPr="00886346">
        <w:rPr>
          <w:rFonts w:asciiTheme="minorHAnsi" w:hAnsiTheme="minorHAnsi"/>
          <w:sz w:val="22"/>
        </w:rPr>
        <w:t xml:space="preserve"> enough to </w:t>
      </w:r>
      <w:r w:rsidR="00121E41" w:rsidRPr="00886346">
        <w:rPr>
          <w:rFonts w:asciiTheme="minorHAnsi" w:hAnsiTheme="minorHAnsi"/>
          <w:sz w:val="22"/>
        </w:rPr>
        <w:t xml:space="preserve">allow us to </w:t>
      </w:r>
      <w:r w:rsidR="00744893" w:rsidRPr="00886346">
        <w:rPr>
          <w:rFonts w:asciiTheme="minorHAnsi" w:hAnsiTheme="minorHAnsi"/>
          <w:sz w:val="22"/>
        </w:rPr>
        <w:t xml:space="preserve">track </w:t>
      </w:r>
      <w:r w:rsidR="00121E41" w:rsidRPr="00886346">
        <w:rPr>
          <w:rFonts w:asciiTheme="minorHAnsi" w:hAnsiTheme="minorHAnsi"/>
          <w:sz w:val="22"/>
        </w:rPr>
        <w:t xml:space="preserve">the </w:t>
      </w:r>
      <w:r w:rsidR="00744893" w:rsidRPr="00886346">
        <w:rPr>
          <w:rFonts w:asciiTheme="minorHAnsi" w:hAnsiTheme="minorHAnsi"/>
          <w:sz w:val="22"/>
        </w:rPr>
        <w:t xml:space="preserve">kinetics of </w:t>
      </w:r>
      <w:r w:rsidR="00F456D2" w:rsidRPr="00886346">
        <w:rPr>
          <w:rFonts w:asciiTheme="minorHAnsi" w:hAnsiTheme="minorHAnsi"/>
          <w:sz w:val="22"/>
        </w:rPr>
        <w:t>key</w:t>
      </w:r>
      <w:r w:rsidR="00744893" w:rsidRPr="00886346">
        <w:rPr>
          <w:rFonts w:asciiTheme="minorHAnsi" w:hAnsiTheme="minorHAnsi"/>
          <w:sz w:val="22"/>
        </w:rPr>
        <w:t xml:space="preserve"> </w:t>
      </w:r>
      <w:r w:rsidR="00687025">
        <w:rPr>
          <w:rFonts w:asciiTheme="minorHAnsi" w:hAnsiTheme="minorHAnsi"/>
          <w:sz w:val="22"/>
        </w:rPr>
        <w:t>metabolites</w:t>
      </w:r>
      <w:r w:rsidR="00687025" w:rsidRPr="00886346">
        <w:rPr>
          <w:rFonts w:asciiTheme="minorHAnsi" w:hAnsiTheme="minorHAnsi"/>
          <w:sz w:val="22"/>
        </w:rPr>
        <w:t xml:space="preserve"> </w:t>
      </w:r>
      <w:r w:rsidR="00687025">
        <w:rPr>
          <w:rFonts w:asciiTheme="minorHAnsi" w:hAnsiTheme="minorHAnsi"/>
          <w:sz w:val="22"/>
        </w:rPr>
        <w:t>while</w:t>
      </w:r>
      <w:r w:rsidR="00687025" w:rsidRPr="00886346">
        <w:rPr>
          <w:rFonts w:asciiTheme="minorHAnsi" w:hAnsiTheme="minorHAnsi"/>
          <w:sz w:val="22"/>
        </w:rPr>
        <w:t xml:space="preserve"> </w:t>
      </w:r>
      <w:r w:rsidR="00B57613">
        <w:rPr>
          <w:rFonts w:asciiTheme="minorHAnsi" w:hAnsiTheme="minorHAnsi"/>
          <w:sz w:val="22"/>
        </w:rPr>
        <w:t>its complex components mimic the</w:t>
      </w:r>
      <w:r w:rsidR="00F456D2" w:rsidRPr="00886346">
        <w:rPr>
          <w:rFonts w:asciiTheme="minorHAnsi" w:hAnsiTheme="minorHAnsi"/>
          <w:sz w:val="22"/>
        </w:rPr>
        <w:t xml:space="preserve"> </w:t>
      </w:r>
      <w:r w:rsidR="00744893" w:rsidRPr="00886346">
        <w:rPr>
          <w:rFonts w:asciiTheme="minorHAnsi" w:hAnsiTheme="minorHAnsi"/>
          <w:sz w:val="22"/>
        </w:rPr>
        <w:t xml:space="preserve">nutrient </w:t>
      </w:r>
      <w:r w:rsidR="00FD4679" w:rsidRPr="00886346">
        <w:rPr>
          <w:rFonts w:asciiTheme="minorHAnsi" w:hAnsiTheme="minorHAnsi"/>
          <w:sz w:val="22"/>
        </w:rPr>
        <w:t>heterogeneity</w:t>
      </w:r>
      <w:r w:rsidR="00B57613">
        <w:rPr>
          <w:rFonts w:asciiTheme="minorHAnsi" w:hAnsiTheme="minorHAnsi"/>
          <w:sz w:val="22"/>
        </w:rPr>
        <w:t xml:space="preserve"> expected in the colon</w:t>
      </w:r>
      <w:r w:rsidR="00744893" w:rsidRPr="00886346">
        <w:rPr>
          <w:rFonts w:asciiTheme="minorHAnsi" w:hAnsiTheme="minorHAnsi"/>
          <w:sz w:val="22"/>
        </w:rPr>
        <w:t>.</w:t>
      </w:r>
    </w:p>
    <w:p w14:paraId="5294EF08" w14:textId="71B6BCF5" w:rsidR="00FC336C" w:rsidRPr="00886346" w:rsidRDefault="00FC336C" w:rsidP="00E95947">
      <w:pPr>
        <w:jc w:val="both"/>
        <w:rPr>
          <w:rFonts w:asciiTheme="minorHAnsi" w:hAnsiTheme="minorHAnsi"/>
          <w:sz w:val="22"/>
        </w:rPr>
      </w:pPr>
      <w:r w:rsidRPr="00886346">
        <w:rPr>
          <w:rFonts w:asciiTheme="minorHAnsi" w:hAnsiTheme="minorHAnsi"/>
          <w:sz w:val="22"/>
        </w:rPr>
        <w:t xml:space="preserve">We used genome-scale metabolic models to derive sets of </w:t>
      </w:r>
      <w:r w:rsidR="00687025">
        <w:rPr>
          <w:rFonts w:asciiTheme="minorHAnsi" w:hAnsiTheme="minorHAnsi"/>
          <w:sz w:val="22"/>
        </w:rPr>
        <w:t>bio</w:t>
      </w:r>
      <w:r w:rsidR="00DF3005" w:rsidRPr="00886346">
        <w:rPr>
          <w:rFonts w:asciiTheme="minorHAnsi" w:hAnsiTheme="minorHAnsi"/>
          <w:sz w:val="22"/>
        </w:rPr>
        <w:t>chemical reactions</w:t>
      </w:r>
      <w:r w:rsidRPr="00886346">
        <w:rPr>
          <w:rFonts w:asciiTheme="minorHAnsi" w:hAnsiTheme="minorHAnsi"/>
          <w:sz w:val="22"/>
        </w:rPr>
        <w:t xml:space="preserve"> that </w:t>
      </w:r>
      <w:r w:rsidR="00121E41" w:rsidRPr="00886346">
        <w:rPr>
          <w:rFonts w:asciiTheme="minorHAnsi" w:hAnsiTheme="minorHAnsi"/>
          <w:sz w:val="22"/>
        </w:rPr>
        <w:t>define</w:t>
      </w:r>
      <w:r w:rsidRPr="00886346">
        <w:rPr>
          <w:rFonts w:asciiTheme="minorHAnsi" w:hAnsiTheme="minorHAnsi"/>
          <w:sz w:val="22"/>
        </w:rPr>
        <w:t xml:space="preserve"> </w:t>
      </w:r>
      <w:r w:rsidR="00121E41" w:rsidRPr="00886346">
        <w:rPr>
          <w:rFonts w:asciiTheme="minorHAnsi" w:hAnsiTheme="minorHAnsi"/>
          <w:sz w:val="22"/>
        </w:rPr>
        <w:t xml:space="preserve">the </w:t>
      </w:r>
      <w:r w:rsidRPr="00886346">
        <w:rPr>
          <w:rFonts w:asciiTheme="minorHAnsi" w:hAnsiTheme="minorHAnsi"/>
          <w:sz w:val="22"/>
        </w:rPr>
        <w:t>core energy metabolism</w:t>
      </w:r>
      <w:r w:rsidR="00121E41" w:rsidRPr="00886346">
        <w:rPr>
          <w:rFonts w:asciiTheme="minorHAnsi" w:hAnsiTheme="minorHAnsi"/>
          <w:sz w:val="22"/>
        </w:rPr>
        <w:t xml:space="preserve"> of each species</w:t>
      </w:r>
      <w:r w:rsidRPr="00886346">
        <w:rPr>
          <w:rFonts w:asciiTheme="minorHAnsi" w:hAnsiTheme="minorHAnsi"/>
          <w:sz w:val="22"/>
        </w:rPr>
        <w:t>. We then collected RNA</w:t>
      </w:r>
      <w:r w:rsidR="00632E2F">
        <w:rPr>
          <w:rFonts w:asciiTheme="minorHAnsi" w:hAnsiTheme="minorHAnsi"/>
          <w:sz w:val="22"/>
        </w:rPr>
        <w:t>-</w:t>
      </w:r>
      <w:r w:rsidRPr="00886346">
        <w:rPr>
          <w:rFonts w:asciiTheme="minorHAnsi" w:hAnsiTheme="minorHAnsi"/>
          <w:sz w:val="22"/>
        </w:rPr>
        <w:t xml:space="preserve">seq data at different growth stages to confirm </w:t>
      </w:r>
      <w:r w:rsidR="00DF3005" w:rsidRPr="00886346">
        <w:rPr>
          <w:rFonts w:asciiTheme="minorHAnsi" w:hAnsiTheme="minorHAnsi"/>
          <w:sz w:val="22"/>
        </w:rPr>
        <w:t>pathway</w:t>
      </w:r>
      <w:r w:rsidRPr="00886346">
        <w:rPr>
          <w:rFonts w:asciiTheme="minorHAnsi" w:hAnsiTheme="minorHAnsi"/>
          <w:sz w:val="22"/>
        </w:rPr>
        <w:t xml:space="preserve"> activities (Figure 1 A</w:t>
      </w:r>
      <w:r w:rsidR="00DF3005" w:rsidRPr="00886346">
        <w:rPr>
          <w:rFonts w:asciiTheme="minorHAnsi" w:hAnsiTheme="minorHAnsi"/>
          <w:sz w:val="22"/>
        </w:rPr>
        <w:t>-</w:t>
      </w:r>
      <w:r w:rsidRPr="00886346">
        <w:rPr>
          <w:rFonts w:asciiTheme="minorHAnsi" w:hAnsiTheme="minorHAnsi"/>
          <w:sz w:val="22"/>
        </w:rPr>
        <w:t xml:space="preserve">C). </w:t>
      </w:r>
      <w:r w:rsidR="00DF3005" w:rsidRPr="00886346">
        <w:rPr>
          <w:rFonts w:asciiTheme="minorHAnsi" w:hAnsiTheme="minorHAnsi"/>
          <w:sz w:val="22"/>
        </w:rPr>
        <w:t>T</w:t>
      </w:r>
      <w:r w:rsidRPr="00886346">
        <w:rPr>
          <w:rFonts w:asciiTheme="minorHAnsi" w:hAnsiTheme="minorHAnsi"/>
          <w:sz w:val="22"/>
        </w:rPr>
        <w:t>hese core pathways</w:t>
      </w:r>
      <w:r w:rsidR="00DF3005" w:rsidRPr="00886346">
        <w:rPr>
          <w:rFonts w:asciiTheme="minorHAnsi" w:hAnsiTheme="minorHAnsi"/>
          <w:sz w:val="22"/>
        </w:rPr>
        <w:t xml:space="preserve"> </w:t>
      </w:r>
      <w:r w:rsidR="00910AC0" w:rsidRPr="00886346">
        <w:rPr>
          <w:rFonts w:asciiTheme="minorHAnsi" w:hAnsiTheme="minorHAnsi"/>
          <w:sz w:val="22"/>
        </w:rPr>
        <w:t>connect the</w:t>
      </w:r>
      <w:r w:rsidRPr="00886346">
        <w:rPr>
          <w:rFonts w:asciiTheme="minorHAnsi" w:hAnsiTheme="minorHAnsi"/>
          <w:sz w:val="22"/>
        </w:rPr>
        <w:t xml:space="preserve"> import of carbon sources </w:t>
      </w:r>
      <w:r w:rsidR="00910AC0" w:rsidRPr="00886346">
        <w:rPr>
          <w:rFonts w:asciiTheme="minorHAnsi" w:hAnsiTheme="minorHAnsi"/>
          <w:sz w:val="22"/>
        </w:rPr>
        <w:t>with the</w:t>
      </w:r>
      <w:r w:rsidRPr="00886346">
        <w:rPr>
          <w:rFonts w:asciiTheme="minorHAnsi" w:hAnsiTheme="minorHAnsi"/>
          <w:sz w:val="22"/>
        </w:rPr>
        <w:t xml:space="preserve"> production of fermentation acids, </w:t>
      </w:r>
      <w:r w:rsidR="00DF3005" w:rsidRPr="00886346">
        <w:rPr>
          <w:rFonts w:asciiTheme="minorHAnsi" w:hAnsiTheme="minorHAnsi"/>
          <w:sz w:val="22"/>
        </w:rPr>
        <w:t xml:space="preserve">enabling comparison </w:t>
      </w:r>
      <w:r w:rsidR="00910AC0" w:rsidRPr="00886346">
        <w:rPr>
          <w:rFonts w:asciiTheme="minorHAnsi" w:hAnsiTheme="minorHAnsi"/>
          <w:sz w:val="22"/>
        </w:rPr>
        <w:t>with the</w:t>
      </w:r>
      <w:r w:rsidR="00DF3005" w:rsidRPr="00886346">
        <w:rPr>
          <w:rFonts w:asciiTheme="minorHAnsi" w:hAnsiTheme="minorHAnsi"/>
          <w:sz w:val="22"/>
        </w:rPr>
        <w:t xml:space="preserve"> measured data</w:t>
      </w:r>
      <w:r w:rsidRPr="00886346">
        <w:rPr>
          <w:rFonts w:asciiTheme="minorHAnsi" w:hAnsiTheme="minorHAnsi"/>
          <w:sz w:val="22"/>
        </w:rPr>
        <w:t xml:space="preserve"> (Figure 1 D</w:t>
      </w:r>
      <w:r w:rsidR="00FD4679" w:rsidRPr="00886346">
        <w:rPr>
          <w:rFonts w:asciiTheme="minorHAnsi" w:hAnsiTheme="minorHAnsi"/>
          <w:sz w:val="22"/>
        </w:rPr>
        <w:t>-</w:t>
      </w:r>
      <w:r w:rsidRPr="00886346">
        <w:rPr>
          <w:rFonts w:asciiTheme="minorHAnsi" w:hAnsiTheme="minorHAnsi"/>
          <w:sz w:val="22"/>
        </w:rPr>
        <w:t>F)</w:t>
      </w:r>
      <w:r w:rsidR="00DF3005" w:rsidRPr="00886346">
        <w:rPr>
          <w:rFonts w:asciiTheme="minorHAnsi" w:hAnsiTheme="minorHAnsi"/>
          <w:sz w:val="22"/>
        </w:rPr>
        <w:t>.</w:t>
      </w:r>
      <w:r w:rsidRPr="00886346">
        <w:rPr>
          <w:rFonts w:asciiTheme="minorHAnsi" w:hAnsiTheme="minorHAnsi"/>
          <w:sz w:val="22"/>
        </w:rPr>
        <w:t xml:space="preserve"> </w:t>
      </w:r>
      <w:r w:rsidR="00DF3005" w:rsidRPr="00886346">
        <w:rPr>
          <w:rFonts w:asciiTheme="minorHAnsi" w:hAnsiTheme="minorHAnsi"/>
          <w:sz w:val="22"/>
        </w:rPr>
        <w:t>By</w:t>
      </w:r>
      <w:r w:rsidRPr="00886346">
        <w:rPr>
          <w:rFonts w:asciiTheme="minorHAnsi" w:hAnsiTheme="minorHAnsi"/>
          <w:sz w:val="22"/>
        </w:rPr>
        <w:t xml:space="preserve"> </w:t>
      </w:r>
      <w:r w:rsidR="00910AC0" w:rsidRPr="00886346">
        <w:rPr>
          <w:rFonts w:asciiTheme="minorHAnsi" w:hAnsiTheme="minorHAnsi"/>
          <w:sz w:val="22"/>
        </w:rPr>
        <w:t xml:space="preserve">analyzing these </w:t>
      </w:r>
      <w:r w:rsidR="00DF3005" w:rsidRPr="00886346">
        <w:rPr>
          <w:rFonts w:asciiTheme="minorHAnsi" w:hAnsiTheme="minorHAnsi"/>
          <w:sz w:val="22"/>
        </w:rPr>
        <w:t xml:space="preserve">pathways </w:t>
      </w:r>
      <w:r w:rsidR="00910AC0" w:rsidRPr="00886346">
        <w:rPr>
          <w:rFonts w:asciiTheme="minorHAnsi" w:hAnsiTheme="minorHAnsi"/>
          <w:sz w:val="22"/>
        </w:rPr>
        <w:t xml:space="preserve">alongside </w:t>
      </w:r>
      <w:r w:rsidR="00DF3005" w:rsidRPr="00886346">
        <w:rPr>
          <w:rFonts w:asciiTheme="minorHAnsi" w:hAnsiTheme="minorHAnsi"/>
          <w:sz w:val="22"/>
        </w:rPr>
        <w:t>l</w:t>
      </w:r>
      <w:r w:rsidRPr="00886346">
        <w:rPr>
          <w:rFonts w:asciiTheme="minorHAnsi" w:hAnsiTheme="minorHAnsi"/>
          <w:sz w:val="22"/>
        </w:rPr>
        <w:t>ive cell</w:t>
      </w:r>
      <w:r w:rsidR="00DF3005" w:rsidRPr="00886346">
        <w:rPr>
          <w:rFonts w:asciiTheme="minorHAnsi" w:hAnsiTheme="minorHAnsi"/>
          <w:sz w:val="22"/>
        </w:rPr>
        <w:t xml:space="preserve"> growth kinetics, medium pH changes, and metabolite</w:t>
      </w:r>
      <w:r w:rsidR="00910AC0" w:rsidRPr="00886346">
        <w:rPr>
          <w:rFonts w:asciiTheme="minorHAnsi" w:hAnsiTheme="minorHAnsi"/>
          <w:sz w:val="22"/>
        </w:rPr>
        <w:t xml:space="preserve"> composition</w:t>
      </w:r>
      <w:r w:rsidR="00DF3005" w:rsidRPr="00886346">
        <w:rPr>
          <w:rFonts w:asciiTheme="minorHAnsi" w:hAnsiTheme="minorHAnsi"/>
          <w:sz w:val="22"/>
        </w:rPr>
        <w:t xml:space="preserve">, we </w:t>
      </w:r>
      <w:r w:rsidR="00910AC0" w:rsidRPr="00886346">
        <w:rPr>
          <w:rFonts w:asciiTheme="minorHAnsi" w:hAnsiTheme="minorHAnsi"/>
          <w:sz w:val="22"/>
        </w:rPr>
        <w:t>were able to outline</w:t>
      </w:r>
      <w:r w:rsidR="00466EB3">
        <w:rPr>
          <w:rFonts w:asciiTheme="minorHAnsi" w:hAnsiTheme="minorHAnsi"/>
          <w:sz w:val="22"/>
        </w:rPr>
        <w:t xml:space="preserve"> bacterial</w:t>
      </w:r>
      <w:r w:rsidR="00DF3005" w:rsidRPr="00886346">
        <w:rPr>
          <w:rFonts w:asciiTheme="minorHAnsi" w:hAnsiTheme="minorHAnsi"/>
          <w:sz w:val="22"/>
        </w:rPr>
        <w:t xml:space="preserve"> </w:t>
      </w:r>
      <w:r w:rsidR="00466EB3">
        <w:rPr>
          <w:rFonts w:asciiTheme="minorHAnsi" w:hAnsiTheme="minorHAnsi"/>
          <w:sz w:val="22"/>
        </w:rPr>
        <w:t>life history</w:t>
      </w:r>
      <w:r w:rsidR="00DF3005" w:rsidRPr="00886346">
        <w:rPr>
          <w:rFonts w:asciiTheme="minorHAnsi" w:hAnsiTheme="minorHAnsi"/>
          <w:sz w:val="22"/>
        </w:rPr>
        <w:t xml:space="preserve"> strategies</w:t>
      </w:r>
      <w:r w:rsidR="003F4DE4">
        <w:rPr>
          <w:rFonts w:asciiTheme="minorHAnsi" w:hAnsiTheme="minorHAnsi"/>
          <w:sz w:val="22"/>
        </w:rPr>
        <w:t xml:space="preserve"> [</w:t>
      </w:r>
      <w:r w:rsidR="003F4DE4" w:rsidRPr="003F4DE4">
        <w:rPr>
          <w:rFonts w:asciiTheme="minorHAnsi" w:hAnsiTheme="minorHAnsi"/>
          <w:sz w:val="22"/>
        </w:rPr>
        <w:t>31554911</w:t>
      </w:r>
      <w:r w:rsidR="003F4DE4">
        <w:rPr>
          <w:rFonts w:asciiTheme="minorHAnsi" w:hAnsiTheme="minorHAnsi"/>
          <w:sz w:val="22"/>
        </w:rPr>
        <w:t>]</w:t>
      </w:r>
      <w:r w:rsidR="00910AC0" w:rsidRPr="00886346">
        <w:rPr>
          <w:rFonts w:asciiTheme="minorHAnsi" w:hAnsiTheme="minorHAnsi"/>
          <w:sz w:val="22"/>
        </w:rPr>
        <w:t>.</w:t>
      </w:r>
      <w:r w:rsidR="00DF3005" w:rsidRPr="00886346">
        <w:rPr>
          <w:rFonts w:asciiTheme="minorHAnsi" w:hAnsiTheme="minorHAnsi"/>
          <w:sz w:val="22"/>
        </w:rPr>
        <w:t xml:space="preserve"> </w:t>
      </w:r>
      <w:r w:rsidR="00910AC0" w:rsidRPr="00886346">
        <w:rPr>
          <w:rFonts w:asciiTheme="minorHAnsi" w:hAnsiTheme="minorHAnsi"/>
          <w:sz w:val="22"/>
        </w:rPr>
        <w:t xml:space="preserve">These were incorporated </w:t>
      </w:r>
      <w:r w:rsidR="00FD4679" w:rsidRPr="00886346">
        <w:rPr>
          <w:rFonts w:asciiTheme="minorHAnsi" w:hAnsiTheme="minorHAnsi"/>
          <w:sz w:val="22"/>
        </w:rPr>
        <w:t>into an</w:t>
      </w:r>
      <w:r w:rsidR="00DF3005" w:rsidRPr="00886346">
        <w:rPr>
          <w:rFonts w:asciiTheme="minorHAnsi" w:hAnsiTheme="minorHAnsi"/>
          <w:sz w:val="22"/>
        </w:rPr>
        <w:t xml:space="preserve"> ordinary differential equation model</w:t>
      </w:r>
      <w:r w:rsidR="00FD4679" w:rsidRPr="00886346">
        <w:rPr>
          <w:rFonts w:asciiTheme="minorHAnsi" w:hAnsiTheme="minorHAnsi"/>
          <w:sz w:val="22"/>
        </w:rPr>
        <w:t xml:space="preserve"> (Supplementary text </w:t>
      </w:r>
      <w:r w:rsidR="00F80F0F" w:rsidRPr="00886346">
        <w:rPr>
          <w:rFonts w:asciiTheme="minorHAnsi" w:hAnsiTheme="minorHAnsi"/>
          <w:sz w:val="22"/>
        </w:rPr>
        <w:t>S</w:t>
      </w:r>
      <w:r w:rsidR="00FD4679" w:rsidRPr="00886346">
        <w:rPr>
          <w:rFonts w:asciiTheme="minorHAnsi" w:hAnsiTheme="minorHAnsi"/>
          <w:sz w:val="22"/>
        </w:rPr>
        <w:t xml:space="preserve">1). </w:t>
      </w:r>
      <w:r w:rsidR="00910AC0" w:rsidRPr="00886346">
        <w:rPr>
          <w:rFonts w:asciiTheme="minorHAnsi" w:hAnsiTheme="minorHAnsi"/>
          <w:sz w:val="22"/>
        </w:rPr>
        <w:t xml:space="preserve">This model was calibrated against experimental data, as indicated by the traced lines in Figure 1 D-F. </w:t>
      </w:r>
    </w:p>
    <w:p w14:paraId="36A2F8D9" w14:textId="6223BB27" w:rsidR="005F62D5" w:rsidRPr="00886346" w:rsidRDefault="00FD4679" w:rsidP="00886346">
      <w:pPr>
        <w:jc w:val="both"/>
        <w:rPr>
          <w:rFonts w:asciiTheme="minorHAnsi" w:hAnsiTheme="minorHAnsi"/>
          <w:color w:val="1C1917"/>
          <w:sz w:val="22"/>
          <w:shd w:val="clear" w:color="auto" w:fill="FFFFFF"/>
        </w:rPr>
      </w:pPr>
      <w:r w:rsidRPr="00886346">
        <w:rPr>
          <w:rFonts w:asciiTheme="minorHAnsi" w:hAnsiTheme="minorHAnsi"/>
          <w:sz w:val="22"/>
        </w:rPr>
        <w:t xml:space="preserve">Briefly, </w:t>
      </w:r>
      <w:r w:rsidR="005F62D5" w:rsidRPr="00886346">
        <w:rPr>
          <w:rFonts w:asciiTheme="minorHAnsi" w:hAnsiTheme="minorHAnsi"/>
          <w:sz w:val="22"/>
        </w:rPr>
        <w:t xml:space="preserve">under our growth conditions, </w:t>
      </w:r>
      <w:r w:rsidR="005F62D5" w:rsidRPr="00886346">
        <w:rPr>
          <w:rFonts w:asciiTheme="minorHAnsi" w:hAnsiTheme="minorHAnsi"/>
          <w:i/>
          <w:sz w:val="22"/>
        </w:rPr>
        <w:t>Blautia hydrogenotrophica</w:t>
      </w:r>
      <w:r w:rsidR="005F62D5" w:rsidRPr="00886346">
        <w:rPr>
          <w:rFonts w:asciiTheme="minorHAnsi" w:hAnsiTheme="minorHAnsi"/>
          <w:sz w:val="22"/>
        </w:rPr>
        <w:t xml:space="preserve"> </w:t>
      </w:r>
      <w:commentRangeStart w:id="46"/>
      <w:commentRangeStart w:id="47"/>
      <w:r w:rsidR="005F62D5" w:rsidRPr="009A1790">
        <w:rPr>
          <w:rFonts w:asciiTheme="minorHAnsi" w:hAnsiTheme="minorHAnsi"/>
          <w:sz w:val="22"/>
          <w:highlight w:val="yellow"/>
          <w:rPrChange w:id="48" w:author="Kristel Bernaerts" w:date="2024-01-26T12:59:00Z">
            <w:rPr>
              <w:rFonts w:asciiTheme="minorHAnsi" w:hAnsiTheme="minorHAnsi"/>
              <w:sz w:val="22"/>
            </w:rPr>
          </w:rPrChange>
        </w:rPr>
        <w:t xml:space="preserve">initially consumes trehalose </w:t>
      </w:r>
      <w:commentRangeEnd w:id="46"/>
      <w:r w:rsidR="00C9180C" w:rsidRPr="009A1790">
        <w:rPr>
          <w:rStyle w:val="CommentReference"/>
          <w:highlight w:val="yellow"/>
          <w:rPrChange w:id="49" w:author="Kristel Bernaerts" w:date="2024-01-26T12:59:00Z">
            <w:rPr>
              <w:rStyle w:val="CommentReference"/>
            </w:rPr>
          </w:rPrChange>
        </w:rPr>
        <w:commentReference w:id="46"/>
      </w:r>
      <w:commentRangeEnd w:id="47"/>
      <w:r w:rsidR="009A1790">
        <w:rPr>
          <w:rStyle w:val="CommentReference"/>
        </w:rPr>
        <w:commentReference w:id="47"/>
      </w:r>
      <w:r w:rsidR="005F62D5" w:rsidRPr="00886346">
        <w:rPr>
          <w:rFonts w:asciiTheme="minorHAnsi" w:hAnsiTheme="minorHAnsi"/>
          <w:sz w:val="22"/>
        </w:rPr>
        <w:t xml:space="preserve">via </w:t>
      </w:r>
      <w:r w:rsidR="005F62D5" w:rsidRPr="0067469A">
        <w:rPr>
          <w:rFonts w:asciiTheme="minorHAnsi" w:hAnsiTheme="minorHAnsi"/>
          <w:sz w:val="22"/>
          <w:highlight w:val="yellow"/>
          <w:rPrChange w:id="50" w:author="Kristel Bernaerts" w:date="2024-01-26T13:02:00Z">
            <w:rPr>
              <w:rFonts w:asciiTheme="minorHAnsi" w:hAnsiTheme="minorHAnsi"/>
              <w:sz w:val="22"/>
            </w:rPr>
          </w:rPrChange>
        </w:rPr>
        <w:t xml:space="preserve">an </w:t>
      </w:r>
      <w:commentRangeStart w:id="51"/>
      <w:r w:rsidR="005F62D5" w:rsidRPr="0067469A">
        <w:rPr>
          <w:rFonts w:asciiTheme="minorHAnsi" w:hAnsiTheme="minorHAnsi"/>
          <w:sz w:val="22"/>
          <w:highlight w:val="yellow"/>
          <w:rPrChange w:id="52" w:author="Kristel Bernaerts" w:date="2024-01-26T13:02:00Z">
            <w:rPr>
              <w:rFonts w:asciiTheme="minorHAnsi" w:hAnsiTheme="minorHAnsi"/>
              <w:sz w:val="22"/>
            </w:rPr>
          </w:rPrChange>
        </w:rPr>
        <w:t>overexpressed</w:t>
      </w:r>
      <w:commentRangeEnd w:id="51"/>
      <w:r w:rsidR="00A85046" w:rsidRPr="0067469A">
        <w:rPr>
          <w:rStyle w:val="CommentReference"/>
          <w:highlight w:val="yellow"/>
          <w:rPrChange w:id="53" w:author="Kristel Bernaerts" w:date="2024-01-26T13:02:00Z">
            <w:rPr>
              <w:rStyle w:val="CommentReference"/>
            </w:rPr>
          </w:rPrChange>
        </w:rPr>
        <w:commentReference w:id="51"/>
      </w:r>
      <w:r w:rsidR="005F62D5" w:rsidRPr="0067469A">
        <w:rPr>
          <w:rFonts w:asciiTheme="minorHAnsi" w:hAnsiTheme="minorHAnsi"/>
          <w:sz w:val="22"/>
          <w:highlight w:val="yellow"/>
          <w:rPrChange w:id="54" w:author="Kristel Bernaerts" w:date="2024-01-26T13:02:00Z">
            <w:rPr>
              <w:rFonts w:asciiTheme="minorHAnsi" w:hAnsiTheme="minorHAnsi"/>
              <w:sz w:val="22"/>
            </w:rPr>
          </w:rPrChange>
        </w:rPr>
        <w:t>,</w:t>
      </w:r>
      <w:r w:rsidR="005F62D5" w:rsidRPr="00886346">
        <w:rPr>
          <w:rFonts w:asciiTheme="minorHAnsi" w:hAnsiTheme="minorHAnsi"/>
          <w:sz w:val="22"/>
        </w:rPr>
        <w:t xml:space="preserve"> trehalose-specific PTS transporter (</w:t>
      </w:r>
      <w:proofErr w:type="spellStart"/>
      <w:r w:rsidR="005F62D5" w:rsidRPr="00886346">
        <w:rPr>
          <w:rFonts w:asciiTheme="minorHAnsi" w:hAnsiTheme="minorHAnsi"/>
          <w:sz w:val="22"/>
        </w:rPr>
        <w:t>TREpts</w:t>
      </w:r>
      <w:proofErr w:type="spellEnd"/>
      <w:r w:rsidR="005F62D5" w:rsidRPr="00886346">
        <w:rPr>
          <w:rFonts w:asciiTheme="minorHAnsi" w:hAnsiTheme="minorHAnsi"/>
          <w:sz w:val="22"/>
        </w:rPr>
        <w:t>, Fig</w:t>
      </w:r>
      <w:r w:rsidR="005A7899" w:rsidRPr="00886346">
        <w:rPr>
          <w:rFonts w:asciiTheme="minorHAnsi" w:hAnsiTheme="minorHAnsi"/>
          <w:sz w:val="22"/>
        </w:rPr>
        <w:t>ure</w:t>
      </w:r>
      <w:r w:rsidR="005F62D5" w:rsidRPr="00886346">
        <w:rPr>
          <w:rFonts w:asciiTheme="minorHAnsi" w:hAnsiTheme="minorHAnsi"/>
          <w:sz w:val="22"/>
        </w:rPr>
        <w:t xml:space="preserve"> 1A). </w:t>
      </w:r>
      <w:r w:rsidR="0098380F" w:rsidRPr="00886346">
        <w:rPr>
          <w:rFonts w:asciiTheme="minorHAnsi" w:hAnsiTheme="minorHAnsi"/>
          <w:sz w:val="22"/>
        </w:rPr>
        <w:t>It only switches to glucose utilization after trehalose is depleted, facilitated by a non-PTS glucose transporter that is inhibited during trehalose consumption (</w:t>
      </w:r>
      <w:proofErr w:type="spellStart"/>
      <w:r w:rsidR="0098380F" w:rsidRPr="00886346">
        <w:rPr>
          <w:rFonts w:asciiTheme="minorHAnsi" w:hAnsiTheme="minorHAnsi"/>
          <w:sz w:val="22"/>
        </w:rPr>
        <w:t>GLCabc</w:t>
      </w:r>
      <w:proofErr w:type="spellEnd"/>
      <w:r w:rsidR="0098380F" w:rsidRPr="00886346">
        <w:rPr>
          <w:rFonts w:asciiTheme="minorHAnsi" w:hAnsiTheme="minorHAnsi"/>
          <w:sz w:val="22"/>
        </w:rPr>
        <w:t>, Fig</w:t>
      </w:r>
      <w:r w:rsidR="005A7899" w:rsidRPr="00886346">
        <w:rPr>
          <w:rFonts w:asciiTheme="minorHAnsi" w:hAnsiTheme="minorHAnsi"/>
          <w:sz w:val="22"/>
        </w:rPr>
        <w:t xml:space="preserve">ure </w:t>
      </w:r>
      <w:r w:rsidR="0098380F" w:rsidRPr="00886346">
        <w:rPr>
          <w:rFonts w:asciiTheme="minorHAnsi" w:hAnsiTheme="minorHAnsi"/>
          <w:sz w:val="22"/>
        </w:rPr>
        <w:t>1A)</w:t>
      </w:r>
      <w:r w:rsidR="005F62D5" w:rsidRPr="00886346">
        <w:rPr>
          <w:rFonts w:asciiTheme="minorHAnsi" w:hAnsiTheme="minorHAnsi"/>
          <w:sz w:val="22"/>
        </w:rPr>
        <w:t xml:space="preserve">. Interestingly, </w:t>
      </w:r>
      <w:r w:rsidR="0098380F" w:rsidRPr="00886346">
        <w:rPr>
          <w:rFonts w:asciiTheme="minorHAnsi" w:hAnsiTheme="minorHAnsi"/>
          <w:sz w:val="22"/>
        </w:rPr>
        <w:t xml:space="preserve">its genome lacks the glucose-specific IIA component of the PTS system gene, commonly found in closely-related </w:t>
      </w:r>
      <w:r w:rsidR="0098380F" w:rsidRPr="004300C7">
        <w:rPr>
          <w:rFonts w:asciiTheme="minorHAnsi" w:hAnsiTheme="minorHAnsi"/>
          <w:i/>
          <w:sz w:val="22"/>
        </w:rPr>
        <w:t>Blautia</w:t>
      </w:r>
      <w:r w:rsidR="0098380F" w:rsidRPr="00886346">
        <w:rPr>
          <w:rFonts w:asciiTheme="minorHAnsi" w:hAnsiTheme="minorHAnsi"/>
          <w:sz w:val="22"/>
        </w:rPr>
        <w:t xml:space="preserve"> and </w:t>
      </w:r>
      <w:proofErr w:type="spellStart"/>
      <w:r w:rsidR="0098380F" w:rsidRPr="004300C7">
        <w:rPr>
          <w:rFonts w:asciiTheme="minorHAnsi" w:hAnsiTheme="minorHAnsi"/>
          <w:i/>
          <w:sz w:val="22"/>
        </w:rPr>
        <w:t>Ruminococcus</w:t>
      </w:r>
      <w:proofErr w:type="spellEnd"/>
      <w:r w:rsidR="0098380F" w:rsidRPr="00886346">
        <w:rPr>
          <w:rFonts w:asciiTheme="minorHAnsi" w:hAnsiTheme="minorHAnsi"/>
          <w:sz w:val="22"/>
        </w:rPr>
        <w:t xml:space="preserve"> strains (Supplementary Table S1)</w:t>
      </w:r>
      <w:r w:rsidR="005F62D5" w:rsidRPr="00886346">
        <w:rPr>
          <w:rFonts w:asciiTheme="minorHAnsi" w:hAnsiTheme="minorHAnsi"/>
          <w:sz w:val="22"/>
        </w:rPr>
        <w:t xml:space="preserve">. We confirmed this sequential substrate preference by showing that </w:t>
      </w:r>
      <w:r w:rsidR="00C111BA">
        <w:rPr>
          <w:rFonts w:asciiTheme="minorHAnsi" w:hAnsiTheme="minorHAnsi"/>
          <w:sz w:val="22"/>
        </w:rPr>
        <w:t>higher</w:t>
      </w:r>
      <w:r w:rsidR="005F62D5" w:rsidRPr="00886346">
        <w:rPr>
          <w:rFonts w:asciiTheme="minorHAnsi" w:hAnsiTheme="minorHAnsi"/>
          <w:sz w:val="22"/>
        </w:rPr>
        <w:t xml:space="preserve"> trehalose </w:t>
      </w:r>
      <w:r w:rsidR="00C111BA">
        <w:rPr>
          <w:rFonts w:asciiTheme="minorHAnsi" w:hAnsiTheme="minorHAnsi"/>
          <w:sz w:val="22"/>
        </w:rPr>
        <w:t xml:space="preserve">concentrations </w:t>
      </w:r>
      <w:r w:rsidR="005F62D5" w:rsidRPr="00886346">
        <w:rPr>
          <w:rFonts w:asciiTheme="minorHAnsi" w:hAnsiTheme="minorHAnsi"/>
          <w:sz w:val="22"/>
        </w:rPr>
        <w:t xml:space="preserve">extended </w:t>
      </w:r>
      <w:r w:rsidR="00E070A1" w:rsidRPr="00E070A1">
        <w:rPr>
          <w:rFonts w:asciiTheme="minorHAnsi" w:hAnsiTheme="minorHAnsi"/>
          <w:i/>
          <w:sz w:val="22"/>
        </w:rPr>
        <w:t xml:space="preserve">Blautia </w:t>
      </w:r>
      <w:proofErr w:type="spellStart"/>
      <w:r w:rsidR="00E070A1" w:rsidRPr="00E070A1">
        <w:rPr>
          <w:rFonts w:asciiTheme="minorHAnsi" w:hAnsiTheme="minorHAnsi"/>
          <w:i/>
          <w:sz w:val="22"/>
        </w:rPr>
        <w:t>hydrogenotrophica</w:t>
      </w:r>
      <w:r w:rsidR="00E070A1">
        <w:rPr>
          <w:rFonts w:asciiTheme="minorHAnsi" w:hAnsiTheme="minorHAnsi"/>
          <w:sz w:val="22"/>
        </w:rPr>
        <w:t>’s</w:t>
      </w:r>
      <w:proofErr w:type="spellEnd"/>
      <w:r w:rsidR="005F62D5" w:rsidRPr="00886346">
        <w:rPr>
          <w:rFonts w:asciiTheme="minorHAnsi" w:hAnsiTheme="minorHAnsi"/>
          <w:sz w:val="22"/>
        </w:rPr>
        <w:t xml:space="preserve"> non-glucose consuming phase (Supplementary Fig</w:t>
      </w:r>
      <w:r w:rsidR="005A7899" w:rsidRPr="00886346">
        <w:rPr>
          <w:rFonts w:asciiTheme="minorHAnsi" w:hAnsiTheme="minorHAnsi"/>
          <w:sz w:val="22"/>
        </w:rPr>
        <w:t>ure</w:t>
      </w:r>
      <w:r w:rsidR="005F62D5" w:rsidRPr="00886346">
        <w:rPr>
          <w:rFonts w:asciiTheme="minorHAnsi" w:hAnsiTheme="minorHAnsi"/>
          <w:sz w:val="22"/>
        </w:rPr>
        <w:t xml:space="preserve"> S1). </w:t>
      </w:r>
      <w:r w:rsidR="0098380F" w:rsidRPr="00886346">
        <w:rPr>
          <w:rFonts w:asciiTheme="minorHAnsi" w:hAnsiTheme="minorHAnsi"/>
          <w:color w:val="1C1917"/>
          <w:sz w:val="22"/>
          <w:shd w:val="clear" w:color="auto" w:fill="FFFFFF"/>
        </w:rPr>
        <w:t>Flow cytometry showed a clear bimodal population distribution during this transition, leading us to hypothesize that it reflects similar subpopulation sizes of trehalose consumers, which are not dividing, and emerging glucose consumers</w:t>
      </w:r>
      <w:r w:rsidR="00A72110" w:rsidRPr="00886346">
        <w:rPr>
          <w:rFonts w:asciiTheme="minorHAnsi" w:hAnsiTheme="minorHAnsi"/>
          <w:color w:val="1C1917"/>
          <w:sz w:val="22"/>
          <w:shd w:val="clear" w:color="auto" w:fill="FFFFFF"/>
        </w:rPr>
        <w:t>, which are dividing</w:t>
      </w:r>
      <w:r w:rsidR="0098380F" w:rsidRPr="00886346">
        <w:rPr>
          <w:rFonts w:asciiTheme="minorHAnsi" w:hAnsiTheme="minorHAnsi"/>
          <w:color w:val="1C1917"/>
          <w:sz w:val="22"/>
          <w:shd w:val="clear" w:color="auto" w:fill="FFFFFF"/>
        </w:rPr>
        <w:t xml:space="preserve"> (Supplementary </w:t>
      </w:r>
      <w:r w:rsidR="00C111BA">
        <w:rPr>
          <w:rFonts w:asciiTheme="minorHAnsi" w:hAnsiTheme="minorHAnsi"/>
          <w:color w:val="1C1917"/>
          <w:sz w:val="22"/>
          <w:shd w:val="clear" w:color="auto" w:fill="FFFFFF"/>
        </w:rPr>
        <w:t>Movie</w:t>
      </w:r>
      <w:r w:rsidR="0098380F" w:rsidRPr="00886346">
        <w:rPr>
          <w:rFonts w:asciiTheme="minorHAnsi" w:hAnsiTheme="minorHAnsi"/>
          <w:color w:val="1C1917"/>
          <w:sz w:val="22"/>
          <w:shd w:val="clear" w:color="auto" w:fill="FFFFFF"/>
        </w:rPr>
        <w:t xml:space="preserve"> </w:t>
      </w:r>
      <w:r w:rsidR="0094625D">
        <w:rPr>
          <w:rFonts w:asciiTheme="minorHAnsi" w:hAnsiTheme="minorHAnsi"/>
          <w:color w:val="1C1917"/>
          <w:sz w:val="22"/>
          <w:shd w:val="clear" w:color="auto" w:fill="FFFFFF"/>
        </w:rPr>
        <w:t>S</w:t>
      </w:r>
      <w:r w:rsidR="0098380F" w:rsidRPr="00886346">
        <w:rPr>
          <w:rFonts w:asciiTheme="minorHAnsi" w:hAnsiTheme="minorHAnsi"/>
          <w:color w:val="1C1917"/>
          <w:sz w:val="22"/>
          <w:shd w:val="clear" w:color="auto" w:fill="FFFFFF"/>
        </w:rPr>
        <w:t>1)</w:t>
      </w:r>
      <w:r w:rsidR="005F62D5" w:rsidRPr="00886346">
        <w:rPr>
          <w:rFonts w:asciiTheme="minorHAnsi" w:hAnsiTheme="minorHAnsi"/>
          <w:color w:val="1C1917"/>
          <w:sz w:val="22"/>
          <w:shd w:val="clear" w:color="auto" w:fill="FFFFFF"/>
        </w:rPr>
        <w:t xml:space="preserve">. </w:t>
      </w:r>
      <w:commentRangeStart w:id="55"/>
      <w:commentRangeStart w:id="56"/>
      <w:r w:rsidR="0098380F" w:rsidRPr="0067469A">
        <w:rPr>
          <w:rFonts w:asciiTheme="minorHAnsi" w:hAnsiTheme="minorHAnsi"/>
          <w:color w:val="1C1917"/>
          <w:sz w:val="22"/>
          <w:highlight w:val="yellow"/>
          <w:shd w:val="clear" w:color="auto" w:fill="FFFFFF"/>
          <w:rPrChange w:id="57" w:author="Kristel Bernaerts" w:date="2024-01-26T13:03:00Z">
            <w:rPr>
              <w:rFonts w:asciiTheme="minorHAnsi" w:hAnsiTheme="minorHAnsi"/>
              <w:color w:val="1C1917"/>
              <w:sz w:val="22"/>
              <w:shd w:val="clear" w:color="auto" w:fill="FFFFFF"/>
            </w:rPr>
          </w:rPrChange>
        </w:rPr>
        <w:t xml:space="preserve">The growth rate increased during glucose consumption compared to the trehalose phase </w:t>
      </w:r>
      <w:r w:rsidR="005F62D5" w:rsidRPr="0067469A">
        <w:rPr>
          <w:rFonts w:asciiTheme="minorHAnsi" w:hAnsiTheme="minorHAnsi"/>
          <w:color w:val="1C1917"/>
          <w:sz w:val="22"/>
          <w:highlight w:val="yellow"/>
          <w:shd w:val="clear" w:color="auto" w:fill="FFFFFF"/>
          <w:rPrChange w:id="58" w:author="Kristel Bernaerts" w:date="2024-01-26T13:03:00Z">
            <w:rPr>
              <w:rFonts w:asciiTheme="minorHAnsi" w:hAnsiTheme="minorHAnsi"/>
              <w:color w:val="1C1917"/>
              <w:sz w:val="22"/>
              <w:shd w:val="clear" w:color="auto" w:fill="FFFFFF"/>
            </w:rPr>
          </w:rPrChange>
        </w:rPr>
        <w:lastRenderedPageBreak/>
        <w:t>(inflection point in growth curve, Fig</w:t>
      </w:r>
      <w:r w:rsidR="00C111BA" w:rsidRPr="0067469A">
        <w:rPr>
          <w:rFonts w:asciiTheme="minorHAnsi" w:hAnsiTheme="minorHAnsi"/>
          <w:color w:val="1C1917"/>
          <w:sz w:val="22"/>
          <w:highlight w:val="yellow"/>
          <w:shd w:val="clear" w:color="auto" w:fill="FFFFFF"/>
          <w:rPrChange w:id="59" w:author="Kristel Bernaerts" w:date="2024-01-26T13:03:00Z">
            <w:rPr>
              <w:rFonts w:asciiTheme="minorHAnsi" w:hAnsiTheme="minorHAnsi"/>
              <w:color w:val="1C1917"/>
              <w:sz w:val="22"/>
              <w:shd w:val="clear" w:color="auto" w:fill="FFFFFF"/>
            </w:rPr>
          </w:rPrChange>
        </w:rPr>
        <w:t>ure</w:t>
      </w:r>
      <w:r w:rsidR="005F62D5" w:rsidRPr="0067469A">
        <w:rPr>
          <w:rFonts w:asciiTheme="minorHAnsi" w:hAnsiTheme="minorHAnsi"/>
          <w:color w:val="1C1917"/>
          <w:sz w:val="22"/>
          <w:highlight w:val="yellow"/>
          <w:shd w:val="clear" w:color="auto" w:fill="FFFFFF"/>
          <w:rPrChange w:id="60" w:author="Kristel Bernaerts" w:date="2024-01-26T13:03:00Z">
            <w:rPr>
              <w:rFonts w:asciiTheme="minorHAnsi" w:hAnsiTheme="minorHAnsi"/>
              <w:color w:val="1C1917"/>
              <w:sz w:val="22"/>
              <w:shd w:val="clear" w:color="auto" w:fill="FFFFFF"/>
            </w:rPr>
          </w:rPrChange>
        </w:rPr>
        <w:t xml:space="preserve"> 1D, ~26 </w:t>
      </w:r>
      <w:proofErr w:type="spellStart"/>
      <w:r w:rsidR="005F62D5" w:rsidRPr="0067469A">
        <w:rPr>
          <w:rFonts w:asciiTheme="minorHAnsi" w:hAnsiTheme="minorHAnsi"/>
          <w:color w:val="1C1917"/>
          <w:sz w:val="22"/>
          <w:highlight w:val="yellow"/>
          <w:shd w:val="clear" w:color="auto" w:fill="FFFFFF"/>
          <w:rPrChange w:id="61" w:author="Kristel Bernaerts" w:date="2024-01-26T13:03:00Z">
            <w:rPr>
              <w:rFonts w:asciiTheme="minorHAnsi" w:hAnsiTheme="minorHAnsi"/>
              <w:color w:val="1C1917"/>
              <w:sz w:val="22"/>
              <w:shd w:val="clear" w:color="auto" w:fill="FFFFFF"/>
            </w:rPr>
          </w:rPrChange>
        </w:rPr>
        <w:t>hrs</w:t>
      </w:r>
      <w:commentRangeEnd w:id="55"/>
      <w:proofErr w:type="spellEnd"/>
      <w:r w:rsidR="002D7F75" w:rsidRPr="0067469A">
        <w:rPr>
          <w:rStyle w:val="CommentReference"/>
          <w:highlight w:val="yellow"/>
          <w:rPrChange w:id="62" w:author="Kristel Bernaerts" w:date="2024-01-26T13:03:00Z">
            <w:rPr>
              <w:rStyle w:val="CommentReference"/>
            </w:rPr>
          </w:rPrChange>
        </w:rPr>
        <w:commentReference w:id="55"/>
      </w:r>
      <w:commentRangeEnd w:id="56"/>
      <w:r w:rsidR="001E6652">
        <w:rPr>
          <w:rStyle w:val="CommentReference"/>
        </w:rPr>
        <w:commentReference w:id="56"/>
      </w:r>
      <w:r w:rsidR="005F62D5" w:rsidRPr="00886346">
        <w:rPr>
          <w:rFonts w:asciiTheme="minorHAnsi" w:hAnsiTheme="minorHAnsi"/>
          <w:color w:val="1C1917"/>
          <w:sz w:val="22"/>
          <w:shd w:val="clear" w:color="auto" w:fill="FFFFFF"/>
        </w:rPr>
        <w:t xml:space="preserve">). Equations modeling </w:t>
      </w:r>
      <w:r w:rsidR="005F62D5" w:rsidRPr="00886346">
        <w:rPr>
          <w:rFonts w:asciiTheme="minorHAnsi" w:hAnsiTheme="minorHAnsi"/>
          <w:i/>
          <w:color w:val="1C1917"/>
          <w:sz w:val="22"/>
          <w:shd w:val="clear" w:color="auto" w:fill="FFFFFF"/>
        </w:rPr>
        <w:t xml:space="preserve">Blautia </w:t>
      </w:r>
      <w:proofErr w:type="spellStart"/>
      <w:r w:rsidR="005F62D5" w:rsidRPr="00886346">
        <w:rPr>
          <w:rFonts w:asciiTheme="minorHAnsi" w:hAnsiTheme="minorHAnsi"/>
          <w:i/>
          <w:color w:val="1C1917"/>
          <w:sz w:val="22"/>
          <w:shd w:val="clear" w:color="auto" w:fill="FFFFFF"/>
        </w:rPr>
        <w:t>hydrogenotrophica</w:t>
      </w:r>
      <w:r w:rsidR="0098380F" w:rsidRPr="00886346">
        <w:rPr>
          <w:rFonts w:asciiTheme="minorHAnsi" w:hAnsiTheme="minorHAnsi"/>
          <w:color w:val="1C1917"/>
          <w:sz w:val="22"/>
          <w:shd w:val="clear" w:color="auto" w:fill="FFFFFF"/>
        </w:rPr>
        <w:t>’s</w:t>
      </w:r>
      <w:proofErr w:type="spellEnd"/>
      <w:r w:rsidR="005F62D5" w:rsidRPr="00886346">
        <w:rPr>
          <w:rFonts w:asciiTheme="minorHAnsi" w:hAnsiTheme="minorHAnsi"/>
          <w:color w:val="1C1917"/>
          <w:sz w:val="22"/>
          <w:shd w:val="clear" w:color="auto" w:fill="FFFFFF"/>
        </w:rPr>
        <w:t xml:space="preserve"> life</w:t>
      </w:r>
      <w:r w:rsidR="005F2A1B">
        <w:rPr>
          <w:rFonts w:asciiTheme="minorHAnsi" w:hAnsiTheme="minorHAnsi"/>
          <w:color w:val="1C1917"/>
          <w:sz w:val="22"/>
          <w:shd w:val="clear" w:color="auto" w:fill="FFFFFF"/>
        </w:rPr>
        <w:t xml:space="preserve"> history </w:t>
      </w:r>
      <w:r w:rsidR="005F62D5" w:rsidRPr="00886346">
        <w:rPr>
          <w:rFonts w:asciiTheme="minorHAnsi" w:hAnsiTheme="minorHAnsi"/>
          <w:color w:val="1C1917"/>
          <w:sz w:val="22"/>
          <w:shd w:val="clear" w:color="auto" w:fill="FFFFFF"/>
        </w:rPr>
        <w:t>strategy are detailed in Supplementary Text S1.</w:t>
      </w:r>
    </w:p>
    <w:p w14:paraId="3A1BBA03" w14:textId="2D565BDA" w:rsidR="0066257E" w:rsidRPr="0066257E" w:rsidRDefault="0066257E" w:rsidP="0066257E">
      <w:pPr>
        <w:jc w:val="both"/>
        <w:rPr>
          <w:rFonts w:asciiTheme="minorHAnsi" w:hAnsiTheme="minorHAnsi"/>
          <w:sz w:val="22"/>
        </w:rPr>
      </w:pPr>
      <w:r w:rsidRPr="004300C7">
        <w:rPr>
          <w:rFonts w:asciiTheme="minorHAnsi" w:hAnsiTheme="minorHAnsi"/>
          <w:i/>
          <w:sz w:val="22"/>
        </w:rPr>
        <w:t xml:space="preserve">Bacteroides </w:t>
      </w:r>
      <w:proofErr w:type="spellStart"/>
      <w:r w:rsidRPr="004300C7">
        <w:rPr>
          <w:rFonts w:asciiTheme="minorHAnsi" w:hAnsiTheme="minorHAnsi"/>
          <w:i/>
          <w:sz w:val="22"/>
        </w:rPr>
        <w:t>thetaiotaomicron</w:t>
      </w:r>
      <w:proofErr w:type="spellEnd"/>
      <w:r w:rsidRPr="0066257E">
        <w:rPr>
          <w:rFonts w:asciiTheme="minorHAnsi" w:hAnsiTheme="minorHAnsi"/>
          <w:sz w:val="22"/>
        </w:rPr>
        <w:t xml:space="preserve"> rapidly metabolizes glucose and pyruvate, producing fermentation acids that significantly reduce the medium's pH (Figure 1E). </w:t>
      </w:r>
      <w:commentRangeStart w:id="63"/>
      <w:r w:rsidRPr="00D740AA">
        <w:rPr>
          <w:rFonts w:asciiTheme="minorHAnsi" w:hAnsiTheme="minorHAnsi"/>
          <w:sz w:val="22"/>
          <w:highlight w:val="yellow"/>
          <w:rPrChange w:id="64" w:author="Kristel Bernaerts" w:date="2024-01-26T13:10:00Z">
            <w:rPr>
              <w:rFonts w:asciiTheme="minorHAnsi" w:hAnsiTheme="minorHAnsi"/>
              <w:sz w:val="22"/>
            </w:rPr>
          </w:rPrChange>
        </w:rPr>
        <w:t>However, this organism is inhibited under low pH conditions [19397676</w:t>
      </w:r>
      <w:commentRangeEnd w:id="63"/>
      <w:r w:rsidR="00EC0263">
        <w:rPr>
          <w:rStyle w:val="CommentReference"/>
        </w:rPr>
        <w:commentReference w:id="63"/>
      </w:r>
      <w:r w:rsidRPr="00D740AA">
        <w:rPr>
          <w:rFonts w:asciiTheme="minorHAnsi" w:hAnsiTheme="minorHAnsi"/>
          <w:sz w:val="22"/>
          <w:highlight w:val="yellow"/>
          <w:rPrChange w:id="65" w:author="Kristel Bernaerts" w:date="2024-01-26T13:10:00Z">
            <w:rPr>
              <w:rFonts w:asciiTheme="minorHAnsi" w:hAnsiTheme="minorHAnsi"/>
              <w:sz w:val="22"/>
            </w:rPr>
          </w:rPrChange>
        </w:rPr>
        <w:t>]</w:t>
      </w:r>
      <w:r w:rsidRPr="0066257E">
        <w:rPr>
          <w:rFonts w:asciiTheme="minorHAnsi" w:hAnsiTheme="minorHAnsi"/>
          <w:sz w:val="22"/>
        </w:rPr>
        <w:t xml:space="preserve">. When the carbon sources are exhausted, most cells lose viability but can still be detected through SYBR green staining in flow cytometry. The loss of membrane integrity was confirmed using </w:t>
      </w:r>
      <w:r w:rsidR="00BF2118">
        <w:rPr>
          <w:rFonts w:asciiTheme="minorHAnsi" w:hAnsiTheme="minorHAnsi"/>
          <w:sz w:val="22"/>
        </w:rPr>
        <w:t>propidium iodine</w:t>
      </w:r>
      <w:r w:rsidRPr="0066257E">
        <w:rPr>
          <w:rFonts w:asciiTheme="minorHAnsi" w:hAnsiTheme="minorHAnsi"/>
          <w:sz w:val="22"/>
        </w:rPr>
        <w:t xml:space="preserve"> staining. To reflect this in our model, we introduced functions that describe transitions from active to inactive subpopulations, triggered by nutrient scarcity in acidic environments (see Supplementary Text S1). We consistently observed a second growth peak before a major population inactivation (as shown in Figure 1E), which we believe is due to trace mannose consumption, consistent with our previous findings [</w:t>
      </w:r>
      <w:r w:rsidRPr="0066257E">
        <w:rPr>
          <w:rFonts w:asciiTheme="minorHAnsi" w:hAnsiTheme="minorHAnsi"/>
          <w:color w:val="000000"/>
          <w:sz w:val="22"/>
          <w:shd w:val="clear" w:color="auto" w:fill="FFFFFF"/>
        </w:rPr>
        <w:t>37670028</w:t>
      </w:r>
      <w:r w:rsidRPr="0066257E">
        <w:rPr>
          <w:rFonts w:asciiTheme="minorHAnsi" w:hAnsiTheme="minorHAnsi"/>
          <w:sz w:val="22"/>
        </w:rPr>
        <w:t>]. Mannose depletion was verified through measurements and gene expression analysis, although the precise kinetics remain unresolved.</w:t>
      </w:r>
    </w:p>
    <w:p w14:paraId="7B9B1B09" w14:textId="086927A7" w:rsidR="00C11AD9" w:rsidRDefault="00C11AD9" w:rsidP="0098380F">
      <w:pPr>
        <w:rPr>
          <w:color w:val="1C1917"/>
          <w:shd w:val="clear" w:color="auto" w:fill="FFFFFF"/>
        </w:rPr>
      </w:pPr>
    </w:p>
    <w:p w14:paraId="4522F421" w14:textId="77777777" w:rsidR="00C11AD9" w:rsidRDefault="00C11AD9" w:rsidP="0098380F">
      <w:pPr>
        <w:rPr>
          <w:color w:val="1C1917"/>
          <w:shd w:val="clear" w:color="auto" w:fill="FFFFFF"/>
        </w:rPr>
      </w:pPr>
    </w:p>
    <w:p w14:paraId="69E21718" w14:textId="77777777" w:rsidR="00F334BD" w:rsidRDefault="00F334BD" w:rsidP="002D0D87"/>
    <w:p w14:paraId="52C30579" w14:textId="5E728B5B" w:rsidR="00F334BD" w:rsidRDefault="00F334BD" w:rsidP="002D0D87"/>
    <w:p w14:paraId="7E447F30" w14:textId="24D059F6" w:rsidR="00A26B68" w:rsidRDefault="00A26B68" w:rsidP="00A26B68"/>
    <w:p w14:paraId="68180037" w14:textId="1BA4CF48" w:rsidR="00A26B68" w:rsidRPr="00E95947" w:rsidRDefault="009A1790">
      <w:pPr>
        <w:ind w:firstLine="708"/>
        <w:pPrChange w:id="66" w:author="Kristel Bernaerts" w:date="2024-01-29T13:04:00Z">
          <w:pPr/>
        </w:pPrChange>
      </w:pPr>
      <w:ins w:id="67" w:author="Kristel Bernaerts" w:date="2024-01-26T12:59:00Z">
        <w:r>
          <w:rPr>
            <w:noProof/>
          </w:rPr>
          <w:lastRenderedPageBreak/>
          <w:softHyphen/>
        </w:r>
      </w:ins>
      <w:commentRangeStart w:id="68"/>
      <w:r w:rsidR="00486D32">
        <w:rPr>
          <w:noProof/>
        </w:rPr>
        <w:drawing>
          <wp:inline distT="0" distB="0" distL="0" distR="0" wp14:anchorId="492ABE8D" wp14:editId="70E3C27A">
            <wp:extent cx="5089455" cy="735143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3705" cy="7386462"/>
                    </a:xfrm>
                    <a:prstGeom prst="rect">
                      <a:avLst/>
                    </a:prstGeom>
                  </pic:spPr>
                </pic:pic>
              </a:graphicData>
            </a:graphic>
          </wp:inline>
        </w:drawing>
      </w:r>
      <w:commentRangeEnd w:id="68"/>
      <w:r w:rsidR="00581FCA">
        <w:rPr>
          <w:rStyle w:val="CommentReference"/>
        </w:rPr>
        <w:commentReference w:id="68"/>
      </w:r>
    </w:p>
    <w:p w14:paraId="2E5ECDB1" w14:textId="2ABE8926" w:rsidR="00486D32" w:rsidRPr="0066257E" w:rsidRDefault="00486D32" w:rsidP="004300C7">
      <w:pPr>
        <w:jc w:val="both"/>
        <w:rPr>
          <w:rFonts w:cs="Arial"/>
          <w:sz w:val="22"/>
        </w:rPr>
      </w:pPr>
      <w:r w:rsidRPr="004300C7">
        <w:rPr>
          <w:rFonts w:asciiTheme="minorHAnsi" w:hAnsiTheme="minorHAnsi" w:cstheme="minorHAnsi"/>
          <w:b/>
          <w:bCs/>
          <w:sz w:val="18"/>
          <w:szCs w:val="20"/>
        </w:rPr>
        <w:t>Figure 1:</w:t>
      </w:r>
      <w:r w:rsidRPr="004300C7">
        <w:rPr>
          <w:rFonts w:asciiTheme="minorHAnsi" w:hAnsiTheme="minorHAnsi" w:cstheme="minorHAnsi"/>
          <w:sz w:val="18"/>
          <w:szCs w:val="20"/>
        </w:rPr>
        <w:t xml:space="preserve"> </w:t>
      </w:r>
      <w:r w:rsidR="0066257E" w:rsidRPr="0066257E">
        <w:rPr>
          <w:rFonts w:asciiTheme="minorHAnsi" w:hAnsiTheme="minorHAnsi" w:cstheme="minorHAnsi"/>
          <w:sz w:val="18"/>
          <w:szCs w:val="20"/>
        </w:rPr>
        <w:t xml:space="preserve">Growth kinetics and modeled metabolism of three human gut bacteria. This figure provides a schematic illustration of the core energy metabolism pathways for </w:t>
      </w:r>
      <w:r w:rsidR="0066257E" w:rsidRPr="0066257E">
        <w:rPr>
          <w:rFonts w:asciiTheme="minorHAnsi" w:hAnsiTheme="minorHAnsi" w:cstheme="minorHAnsi"/>
          <w:i/>
          <w:sz w:val="18"/>
          <w:szCs w:val="20"/>
        </w:rPr>
        <w:t>Blautia hydrogenotrophica</w:t>
      </w:r>
      <w:r w:rsidR="0066257E" w:rsidRPr="0066257E">
        <w:rPr>
          <w:rFonts w:asciiTheme="minorHAnsi" w:hAnsiTheme="minorHAnsi" w:cstheme="minorHAnsi"/>
          <w:sz w:val="18"/>
          <w:szCs w:val="20"/>
        </w:rPr>
        <w:t xml:space="preserve"> (A), </w:t>
      </w:r>
      <w:r w:rsidR="0066257E" w:rsidRPr="0066257E">
        <w:rPr>
          <w:rFonts w:asciiTheme="minorHAnsi" w:hAnsiTheme="minorHAnsi" w:cstheme="minorHAnsi"/>
          <w:i/>
          <w:sz w:val="18"/>
          <w:szCs w:val="20"/>
        </w:rPr>
        <w:t xml:space="preserve">Bacteroides </w:t>
      </w:r>
      <w:proofErr w:type="spellStart"/>
      <w:r w:rsidR="0066257E" w:rsidRPr="0066257E">
        <w:rPr>
          <w:rFonts w:asciiTheme="minorHAnsi" w:hAnsiTheme="minorHAnsi" w:cstheme="minorHAnsi"/>
          <w:i/>
          <w:sz w:val="18"/>
          <w:szCs w:val="20"/>
        </w:rPr>
        <w:t>thetaiotaomicron</w:t>
      </w:r>
      <w:proofErr w:type="spellEnd"/>
      <w:r w:rsidR="0066257E" w:rsidRPr="0066257E">
        <w:rPr>
          <w:rFonts w:asciiTheme="minorHAnsi" w:hAnsiTheme="minorHAnsi" w:cstheme="minorHAnsi"/>
          <w:sz w:val="18"/>
          <w:szCs w:val="20"/>
        </w:rPr>
        <w:t xml:space="preserve"> (B), and </w:t>
      </w:r>
      <w:proofErr w:type="spellStart"/>
      <w:r w:rsidR="0066257E" w:rsidRPr="0066257E">
        <w:rPr>
          <w:rFonts w:asciiTheme="minorHAnsi" w:hAnsiTheme="minorHAnsi" w:cstheme="minorHAnsi"/>
          <w:i/>
          <w:sz w:val="18"/>
          <w:szCs w:val="20"/>
        </w:rPr>
        <w:t>Roseburia</w:t>
      </w:r>
      <w:proofErr w:type="spellEnd"/>
      <w:r w:rsidR="0066257E" w:rsidRPr="0066257E">
        <w:rPr>
          <w:rFonts w:asciiTheme="minorHAnsi" w:hAnsiTheme="minorHAnsi" w:cstheme="minorHAnsi"/>
          <w:i/>
          <w:sz w:val="18"/>
          <w:szCs w:val="20"/>
        </w:rPr>
        <w:t xml:space="preserve"> intestinalis</w:t>
      </w:r>
      <w:r w:rsidR="0066257E" w:rsidRPr="0066257E">
        <w:rPr>
          <w:rFonts w:asciiTheme="minorHAnsi" w:hAnsiTheme="minorHAnsi" w:cstheme="minorHAnsi"/>
          <w:sz w:val="18"/>
          <w:szCs w:val="20"/>
        </w:rPr>
        <w:t xml:space="preserve"> (C), as deduced from genomic metabolic model reconstructions coupled with empirical growth data. The middle panel details gene expression changes observed during cultivation, with corresponding gene names linked to their associated reactions in the upper panel, and hypothesis testing performed using DESeq2. It also depicts the consumption of carbon sources (glucose, pyruvate, and trehalose) and the generation of fermentation products (including acetate, lactate, and butyrate).</w:t>
      </w:r>
      <w:r w:rsidRPr="004300C7">
        <w:rPr>
          <w:rFonts w:asciiTheme="minorHAnsi" w:hAnsiTheme="minorHAnsi" w:cstheme="minorHAnsi"/>
          <w:sz w:val="18"/>
          <w:szCs w:val="20"/>
        </w:rPr>
        <w:t xml:space="preserve"> Panels D-F compare experimental growth data </w:t>
      </w:r>
      <w:ins w:id="69" w:author="Kristel Bernaerts" w:date="2024-01-29T11:24:00Z">
        <w:r w:rsidR="008C6B3B">
          <w:rPr>
            <w:rFonts w:asciiTheme="minorHAnsi" w:hAnsiTheme="minorHAnsi" w:cstheme="minorHAnsi"/>
            <w:sz w:val="18"/>
            <w:szCs w:val="20"/>
          </w:rPr>
          <w:t>(</w:t>
        </w:r>
      </w:ins>
      <w:ins w:id="70" w:author="Kristel Bernaerts" w:date="2024-01-29T11:49:00Z">
        <w:r w:rsidR="0075289D">
          <w:rPr>
            <w:rFonts w:asciiTheme="minorHAnsi" w:hAnsiTheme="minorHAnsi" w:cstheme="minorHAnsi"/>
            <w:sz w:val="18"/>
            <w:szCs w:val="20"/>
          </w:rPr>
          <w:t>XXX</w:t>
        </w:r>
      </w:ins>
      <w:commentRangeStart w:id="71"/>
      <w:commentRangeEnd w:id="71"/>
      <w:ins w:id="72" w:author="Kristel Bernaerts" w:date="2024-01-29T11:25:00Z">
        <w:r w:rsidR="00F64489">
          <w:rPr>
            <w:rStyle w:val="CommentReference"/>
          </w:rPr>
          <w:commentReference w:id="71"/>
        </w:r>
      </w:ins>
      <w:ins w:id="73" w:author="Kristel Bernaerts" w:date="2024-01-29T11:24:00Z">
        <w:r w:rsidR="008C6B3B">
          <w:rPr>
            <w:rFonts w:asciiTheme="minorHAnsi" w:hAnsiTheme="minorHAnsi" w:cstheme="minorHAnsi"/>
            <w:sz w:val="18"/>
            <w:szCs w:val="20"/>
          </w:rPr>
          <w:t xml:space="preserve">) </w:t>
        </w:r>
      </w:ins>
      <w:r w:rsidRPr="004300C7">
        <w:rPr>
          <w:rFonts w:asciiTheme="minorHAnsi" w:hAnsiTheme="minorHAnsi" w:cstheme="minorHAnsi"/>
          <w:sz w:val="18"/>
          <w:szCs w:val="20"/>
        </w:rPr>
        <w:t xml:space="preserve">over time with model simulations (represented by dashed lines) for the three species cultured in WC medium. The growth data represents averages from three independent </w:t>
      </w:r>
      <w:r w:rsidRPr="004300C7">
        <w:rPr>
          <w:rFonts w:asciiTheme="minorHAnsi" w:hAnsiTheme="minorHAnsi" w:cstheme="minorHAnsi"/>
          <w:sz w:val="18"/>
          <w:szCs w:val="20"/>
        </w:rPr>
        <w:lastRenderedPageBreak/>
        <w:t>monoculture experiments, each with 3-6 biological replicates. Simulation initial conditions were the same as the experimental setups.</w:t>
      </w:r>
    </w:p>
    <w:p w14:paraId="3804820F" w14:textId="590C716A" w:rsidR="00C11AD9" w:rsidRPr="0066257E" w:rsidRDefault="00C11AD9" w:rsidP="0066257E">
      <w:pPr>
        <w:jc w:val="both"/>
        <w:rPr>
          <w:rFonts w:asciiTheme="minorHAnsi" w:hAnsiTheme="minorHAnsi"/>
          <w:sz w:val="22"/>
        </w:rPr>
      </w:pPr>
      <w:proofErr w:type="spellStart"/>
      <w:r w:rsidRPr="0066257E">
        <w:rPr>
          <w:rFonts w:asciiTheme="minorHAnsi" w:hAnsiTheme="minorHAnsi"/>
          <w:i/>
          <w:sz w:val="22"/>
        </w:rPr>
        <w:t>Roseburia</w:t>
      </w:r>
      <w:proofErr w:type="spellEnd"/>
      <w:r w:rsidRPr="0066257E">
        <w:rPr>
          <w:rFonts w:asciiTheme="minorHAnsi" w:hAnsiTheme="minorHAnsi"/>
          <w:i/>
          <w:sz w:val="22"/>
        </w:rPr>
        <w:t xml:space="preserve"> intestinalis</w:t>
      </w:r>
      <w:r w:rsidRPr="0066257E">
        <w:rPr>
          <w:rFonts w:asciiTheme="minorHAnsi" w:hAnsiTheme="minorHAnsi"/>
          <w:sz w:val="22"/>
        </w:rPr>
        <w:t xml:space="preserve"> generates butyrate through the reverse β-oxidation pathway (illustrated in Fig</w:t>
      </w:r>
      <w:r w:rsidR="009B4E8F" w:rsidRPr="0066257E">
        <w:rPr>
          <w:rFonts w:asciiTheme="minorHAnsi" w:hAnsiTheme="minorHAnsi"/>
          <w:sz w:val="22"/>
        </w:rPr>
        <w:t xml:space="preserve">ure </w:t>
      </w:r>
      <w:r w:rsidRPr="0066257E">
        <w:rPr>
          <w:rFonts w:asciiTheme="minorHAnsi" w:hAnsiTheme="minorHAnsi"/>
          <w:sz w:val="22"/>
        </w:rPr>
        <w:t xml:space="preserve">1C). In our experiments, </w:t>
      </w:r>
      <w:r w:rsidRPr="0066257E">
        <w:rPr>
          <w:rFonts w:asciiTheme="minorHAnsi" w:hAnsiTheme="minorHAnsi"/>
          <w:i/>
          <w:sz w:val="22"/>
        </w:rPr>
        <w:t>R. intestinalis</w:t>
      </w:r>
      <w:r w:rsidRPr="0066257E">
        <w:rPr>
          <w:rFonts w:asciiTheme="minorHAnsi" w:hAnsiTheme="minorHAnsi"/>
          <w:sz w:val="22"/>
        </w:rPr>
        <w:t xml:space="preserve"> efficiently consumed glucose and pyruvate, producing butyrate, acetate, and lactate, impacting the pH to a lesser extent than </w:t>
      </w:r>
      <w:r w:rsidRPr="0066257E">
        <w:rPr>
          <w:rFonts w:asciiTheme="minorHAnsi" w:hAnsiTheme="minorHAnsi"/>
          <w:i/>
          <w:sz w:val="22"/>
        </w:rPr>
        <w:t xml:space="preserve">B. </w:t>
      </w:r>
      <w:proofErr w:type="spellStart"/>
      <w:r w:rsidRPr="0066257E">
        <w:rPr>
          <w:rFonts w:asciiTheme="minorHAnsi" w:hAnsiTheme="minorHAnsi"/>
          <w:i/>
          <w:sz w:val="22"/>
        </w:rPr>
        <w:t>thetaiotaomicron</w:t>
      </w:r>
      <w:proofErr w:type="spellEnd"/>
      <w:r w:rsidRPr="0066257E">
        <w:rPr>
          <w:rFonts w:asciiTheme="minorHAnsi" w:hAnsiTheme="minorHAnsi"/>
          <w:sz w:val="22"/>
        </w:rPr>
        <w:t xml:space="preserve">. As </w:t>
      </w:r>
      <w:r w:rsidR="009B4E8F" w:rsidRPr="0066257E">
        <w:rPr>
          <w:rFonts w:asciiTheme="minorHAnsi" w:hAnsiTheme="minorHAnsi"/>
          <w:sz w:val="22"/>
        </w:rPr>
        <w:t xml:space="preserve">we </w:t>
      </w:r>
      <w:r w:rsidRPr="0066257E">
        <w:rPr>
          <w:rFonts w:asciiTheme="minorHAnsi" w:hAnsiTheme="minorHAnsi"/>
          <w:sz w:val="22"/>
        </w:rPr>
        <w:t>previously described [</w:t>
      </w:r>
      <w:r w:rsidR="009B4E8F" w:rsidRPr="0066257E">
        <w:rPr>
          <w:rFonts w:asciiTheme="minorHAnsi" w:hAnsiTheme="minorHAnsi"/>
          <w:color w:val="000000"/>
          <w:sz w:val="22"/>
          <w:shd w:val="clear" w:color="auto" w:fill="FFFFFF"/>
        </w:rPr>
        <w:t>37670028</w:t>
      </w:r>
      <w:r w:rsidRPr="0066257E">
        <w:rPr>
          <w:rFonts w:asciiTheme="minorHAnsi" w:hAnsiTheme="minorHAnsi"/>
          <w:sz w:val="22"/>
        </w:rPr>
        <w:t xml:space="preserve">], in the absence of glucose, </w:t>
      </w:r>
      <w:r w:rsidRPr="0066257E">
        <w:rPr>
          <w:rFonts w:asciiTheme="minorHAnsi" w:hAnsiTheme="minorHAnsi"/>
          <w:i/>
          <w:sz w:val="22"/>
        </w:rPr>
        <w:t>R. intestinalis</w:t>
      </w:r>
      <w:r w:rsidRPr="0066257E">
        <w:rPr>
          <w:rFonts w:asciiTheme="minorHAnsi" w:hAnsiTheme="minorHAnsi"/>
          <w:sz w:val="22"/>
        </w:rPr>
        <w:t xml:space="preserve"> transitions to a slow growth mode, characterized by the prolonged survival of viable cells (evident in “Live Cells” curves in Figure 1F), sporadic consumption of lactate/acetate (as shown in Figure 1F), and continuous butyrate production (also in Figure 1F). In our model, we represented this average behavior by incorporating rapid cell death in the absence of glucose and shifting subpopulations to slow growth in response to lactate and acetate (detailed in Supplementary Text S1). However, our model does not fully account for the observed heterogeneous lactate utilization across different experiments (as depicted in Fig</w:t>
      </w:r>
      <w:r w:rsidR="009B4E8F" w:rsidRPr="0066257E">
        <w:rPr>
          <w:rFonts w:asciiTheme="minorHAnsi" w:hAnsiTheme="minorHAnsi"/>
          <w:sz w:val="22"/>
        </w:rPr>
        <w:t>ure</w:t>
      </w:r>
      <w:r w:rsidRPr="0066257E">
        <w:rPr>
          <w:rFonts w:asciiTheme="minorHAnsi" w:hAnsiTheme="minorHAnsi"/>
          <w:sz w:val="22"/>
        </w:rPr>
        <w:t xml:space="preserve"> 1F).</w:t>
      </w:r>
    </w:p>
    <w:p w14:paraId="78CB86B3" w14:textId="7CE9C3DD" w:rsidR="00C11AD9" w:rsidRPr="0041666C" w:rsidRDefault="00C11AD9" w:rsidP="0041666C">
      <w:pPr>
        <w:jc w:val="both"/>
        <w:rPr>
          <w:rFonts w:asciiTheme="minorHAnsi" w:hAnsiTheme="minorHAnsi"/>
          <w:sz w:val="22"/>
        </w:rPr>
      </w:pPr>
      <w:r w:rsidRPr="0041666C">
        <w:rPr>
          <w:rFonts w:asciiTheme="minorHAnsi" w:hAnsiTheme="minorHAnsi"/>
          <w:sz w:val="22"/>
        </w:rPr>
        <w:t>After calibrating our model with monoculture growth data (Figure 1 D-F</w:t>
      </w:r>
      <w:r w:rsidR="0041666C" w:rsidRPr="0041666C">
        <w:rPr>
          <w:rFonts w:asciiTheme="minorHAnsi" w:hAnsiTheme="minorHAnsi"/>
          <w:sz w:val="22"/>
        </w:rPr>
        <w:t xml:space="preserve"> and Supplementary Text S1</w:t>
      </w:r>
      <w:r w:rsidRPr="0041666C">
        <w:rPr>
          <w:rFonts w:asciiTheme="minorHAnsi" w:hAnsiTheme="minorHAnsi"/>
          <w:sz w:val="22"/>
        </w:rPr>
        <w:t>) and validating its performance in batch cocultures (</w:t>
      </w:r>
      <w:commentRangeStart w:id="74"/>
      <w:r w:rsidRPr="0041666C">
        <w:rPr>
          <w:rFonts w:asciiTheme="minorHAnsi" w:hAnsiTheme="minorHAnsi"/>
          <w:sz w:val="22"/>
        </w:rPr>
        <w:t xml:space="preserve">Supplementary </w:t>
      </w:r>
      <w:r w:rsidR="005528BC" w:rsidRPr="0041666C">
        <w:rPr>
          <w:rFonts w:asciiTheme="minorHAnsi" w:hAnsiTheme="minorHAnsi"/>
          <w:sz w:val="22"/>
        </w:rPr>
        <w:t>Figure</w:t>
      </w:r>
      <w:r w:rsidRPr="0041666C">
        <w:rPr>
          <w:rFonts w:asciiTheme="minorHAnsi" w:hAnsiTheme="minorHAnsi"/>
          <w:sz w:val="22"/>
        </w:rPr>
        <w:t xml:space="preserve"> S2</w:t>
      </w:r>
      <w:commentRangeEnd w:id="74"/>
      <w:r w:rsidR="00BB1DC7">
        <w:rPr>
          <w:rStyle w:val="CommentReference"/>
        </w:rPr>
        <w:commentReference w:id="74"/>
      </w:r>
      <w:r w:rsidRPr="0041666C">
        <w:rPr>
          <w:rFonts w:asciiTheme="minorHAnsi" w:hAnsiTheme="minorHAnsi"/>
          <w:sz w:val="22"/>
        </w:rPr>
        <w:t>), we incorporated dilution terms</w:t>
      </w:r>
      <w:r w:rsidR="0041666C" w:rsidRPr="0041666C">
        <w:rPr>
          <w:rFonts w:asciiTheme="minorHAnsi" w:hAnsiTheme="minorHAnsi"/>
          <w:sz w:val="22"/>
        </w:rPr>
        <w:t xml:space="preserve"> </w:t>
      </w:r>
      <w:r w:rsidRPr="0041666C">
        <w:rPr>
          <w:rFonts w:asciiTheme="minorHAnsi" w:hAnsiTheme="minorHAnsi"/>
          <w:sz w:val="22"/>
        </w:rPr>
        <w:t xml:space="preserve">to simulate </w:t>
      </w:r>
      <w:r w:rsidR="0041666C" w:rsidRPr="0041666C">
        <w:rPr>
          <w:rFonts w:asciiTheme="minorHAnsi" w:hAnsiTheme="minorHAnsi"/>
          <w:sz w:val="22"/>
        </w:rPr>
        <w:t xml:space="preserve">in silico the </w:t>
      </w:r>
      <w:r w:rsidRPr="0041666C">
        <w:rPr>
          <w:rFonts w:asciiTheme="minorHAnsi" w:hAnsiTheme="minorHAnsi"/>
          <w:sz w:val="22"/>
        </w:rPr>
        <w:t>stability landscapes in a continuous culture environment. We explored how steady-state bacteria/metabolite levels res</w:t>
      </w:r>
      <w:r w:rsidRPr="004013E9">
        <w:rPr>
          <w:rFonts w:asciiTheme="minorHAnsi" w:hAnsiTheme="minorHAnsi"/>
          <w:sz w:val="22"/>
          <w:highlight w:val="yellow"/>
          <w:rPrChange w:id="75" w:author="Kristel Bernaerts" w:date="2024-01-29T13:16:00Z">
            <w:rPr>
              <w:rFonts w:asciiTheme="minorHAnsi" w:hAnsiTheme="minorHAnsi"/>
              <w:sz w:val="22"/>
            </w:rPr>
          </w:rPrChange>
        </w:rPr>
        <w:t xml:space="preserve">pond to </w:t>
      </w:r>
      <w:commentRangeStart w:id="76"/>
      <w:r w:rsidRPr="004013E9">
        <w:rPr>
          <w:rFonts w:asciiTheme="minorHAnsi" w:hAnsiTheme="minorHAnsi"/>
          <w:sz w:val="22"/>
          <w:highlight w:val="yellow"/>
          <w:rPrChange w:id="77" w:author="Kristel Bernaerts" w:date="2024-01-29T13:16:00Z">
            <w:rPr>
              <w:rFonts w:asciiTheme="minorHAnsi" w:hAnsiTheme="minorHAnsi"/>
              <w:sz w:val="22"/>
            </w:rPr>
          </w:rPrChange>
        </w:rPr>
        <w:t>controllable factors</w:t>
      </w:r>
      <w:r w:rsidR="003D2C32" w:rsidRPr="004013E9">
        <w:rPr>
          <w:rFonts w:asciiTheme="minorHAnsi" w:hAnsiTheme="minorHAnsi" w:cstheme="minorHAnsi"/>
          <w:color w:val="000000"/>
          <w:sz w:val="22"/>
          <w:highlight w:val="yellow"/>
          <w:shd w:val="clear" w:color="auto" w:fill="FFFFFF"/>
          <w:rPrChange w:id="78" w:author="Kristel Bernaerts" w:date="2024-01-29T13:16:00Z">
            <w:rPr>
              <w:rFonts w:asciiTheme="minorHAnsi" w:hAnsiTheme="minorHAnsi" w:cstheme="minorHAnsi"/>
              <w:color w:val="000000"/>
              <w:sz w:val="22"/>
              <w:shd w:val="clear" w:color="auto" w:fill="FFFFFF"/>
            </w:rPr>
          </w:rPrChange>
        </w:rPr>
        <w:t>—</w:t>
      </w:r>
      <w:r w:rsidRPr="004013E9">
        <w:rPr>
          <w:rFonts w:asciiTheme="minorHAnsi" w:hAnsiTheme="minorHAnsi"/>
          <w:sz w:val="22"/>
          <w:highlight w:val="yellow"/>
          <w:rPrChange w:id="79" w:author="Kristel Bernaerts" w:date="2024-01-29T13:16:00Z">
            <w:rPr>
              <w:rFonts w:asciiTheme="minorHAnsi" w:hAnsiTheme="minorHAnsi"/>
              <w:sz w:val="22"/>
            </w:rPr>
          </w:rPrChange>
        </w:rPr>
        <w:t xml:space="preserve">culture pH </w:t>
      </w:r>
      <w:commentRangeEnd w:id="76"/>
      <w:r w:rsidR="007249AE" w:rsidRPr="004013E9">
        <w:rPr>
          <w:rStyle w:val="CommentReference"/>
          <w:highlight w:val="yellow"/>
          <w:rPrChange w:id="80" w:author="Kristel Bernaerts" w:date="2024-01-29T13:16:00Z">
            <w:rPr>
              <w:rStyle w:val="CommentReference"/>
            </w:rPr>
          </w:rPrChange>
        </w:rPr>
        <w:commentReference w:id="76"/>
      </w:r>
      <w:r w:rsidRPr="0041666C">
        <w:rPr>
          <w:rFonts w:asciiTheme="minorHAnsi" w:hAnsiTheme="minorHAnsi"/>
          <w:sz w:val="22"/>
        </w:rPr>
        <w:t>and dilution rate</w:t>
      </w:r>
      <w:r w:rsidR="003D2C32" w:rsidRPr="004013E9">
        <w:rPr>
          <w:rFonts w:asciiTheme="minorHAnsi" w:hAnsiTheme="minorHAnsi" w:cstheme="minorHAnsi"/>
          <w:color w:val="000000"/>
          <w:sz w:val="22"/>
          <w:highlight w:val="yellow"/>
          <w:shd w:val="clear" w:color="auto" w:fill="FFFFFF"/>
          <w:rPrChange w:id="81" w:author="Kristel Bernaerts" w:date="2024-01-29T13:16:00Z">
            <w:rPr>
              <w:rFonts w:asciiTheme="minorHAnsi" w:hAnsiTheme="minorHAnsi" w:cstheme="minorHAnsi"/>
              <w:color w:val="000000"/>
              <w:sz w:val="22"/>
              <w:shd w:val="clear" w:color="auto" w:fill="FFFFFF"/>
            </w:rPr>
          </w:rPrChange>
        </w:rPr>
        <w:t>—</w:t>
      </w:r>
      <w:commentRangeStart w:id="82"/>
      <w:r w:rsidRPr="004013E9">
        <w:rPr>
          <w:rFonts w:asciiTheme="minorHAnsi" w:hAnsiTheme="minorHAnsi"/>
          <w:sz w:val="22"/>
          <w:highlight w:val="yellow"/>
          <w:rPrChange w:id="83" w:author="Kristel Bernaerts" w:date="2024-01-29T13:16:00Z">
            <w:rPr>
              <w:rFonts w:asciiTheme="minorHAnsi" w:hAnsiTheme="minorHAnsi"/>
              <w:sz w:val="22"/>
            </w:rPr>
          </w:rPrChange>
        </w:rPr>
        <w:t xml:space="preserve">which do not directly alter their initial concentrations </w:t>
      </w:r>
      <w:commentRangeEnd w:id="82"/>
      <w:r w:rsidR="002C7263" w:rsidRPr="004013E9">
        <w:rPr>
          <w:rStyle w:val="CommentReference"/>
          <w:highlight w:val="yellow"/>
          <w:rPrChange w:id="84" w:author="Kristel Bernaerts" w:date="2024-01-29T13:16:00Z">
            <w:rPr>
              <w:rStyle w:val="CommentReference"/>
            </w:rPr>
          </w:rPrChange>
        </w:rPr>
        <w:commentReference w:id="82"/>
      </w:r>
      <w:r w:rsidRPr="0041666C">
        <w:rPr>
          <w:rFonts w:asciiTheme="minorHAnsi" w:hAnsiTheme="minorHAnsi"/>
          <w:sz w:val="22"/>
        </w:rPr>
        <w:t xml:space="preserve">but can </w:t>
      </w:r>
      <w:r w:rsidR="00C34C72" w:rsidRPr="0041666C">
        <w:rPr>
          <w:rFonts w:asciiTheme="minorHAnsi" w:hAnsiTheme="minorHAnsi"/>
          <w:sz w:val="22"/>
        </w:rPr>
        <w:t xml:space="preserve">impact the systems’ </w:t>
      </w:r>
      <w:r w:rsidRPr="0041666C">
        <w:rPr>
          <w:rFonts w:asciiTheme="minorHAnsi" w:hAnsiTheme="minorHAnsi"/>
          <w:sz w:val="22"/>
        </w:rPr>
        <w:t xml:space="preserve">dynamics. The dilution rate impacts the steady-state concentration of metabolites and nutrient availability, thereby affecting population growth rates and the transition between metabolic phenotypes (Figure 2A), </w:t>
      </w:r>
      <w:commentRangeStart w:id="85"/>
      <w:r w:rsidRPr="0041666C">
        <w:rPr>
          <w:rFonts w:asciiTheme="minorHAnsi" w:hAnsiTheme="minorHAnsi"/>
          <w:sz w:val="22"/>
        </w:rPr>
        <w:t>while pH directly impacts growth</w:t>
      </w:r>
      <w:commentRangeEnd w:id="85"/>
      <w:r w:rsidR="00DA21BC">
        <w:rPr>
          <w:rStyle w:val="CommentReference"/>
        </w:rPr>
        <w:commentReference w:id="85"/>
      </w:r>
      <w:r w:rsidRPr="0041666C">
        <w:rPr>
          <w:rFonts w:asciiTheme="minorHAnsi" w:hAnsiTheme="minorHAnsi"/>
          <w:sz w:val="22"/>
        </w:rPr>
        <w:t xml:space="preserve">. Changes in growth also impact the production of </w:t>
      </w:r>
      <w:del w:id="86" w:author="Kristel Bernaerts" w:date="2024-01-29T12:05:00Z">
        <w:r w:rsidRPr="0041666C" w:rsidDel="00015C54">
          <w:rPr>
            <w:rFonts w:asciiTheme="minorHAnsi" w:hAnsiTheme="minorHAnsi"/>
            <w:sz w:val="22"/>
          </w:rPr>
          <w:delText xml:space="preserve">fermentation products </w:delText>
        </w:r>
      </w:del>
      <w:ins w:id="87" w:author="Kristel Bernaerts" w:date="2024-01-29T12:05:00Z">
        <w:r w:rsidR="00015C54">
          <w:rPr>
            <w:rFonts w:asciiTheme="minorHAnsi" w:hAnsiTheme="minorHAnsi"/>
            <w:sz w:val="22"/>
          </w:rPr>
          <w:t xml:space="preserve">organic acids </w:t>
        </w:r>
      </w:ins>
      <w:r w:rsidRPr="0041666C">
        <w:rPr>
          <w:rFonts w:asciiTheme="minorHAnsi" w:hAnsiTheme="minorHAnsi"/>
          <w:sz w:val="22"/>
        </w:rPr>
        <w:t xml:space="preserve">and, for instance, their subsequent utilization by </w:t>
      </w:r>
      <w:proofErr w:type="spellStart"/>
      <w:r w:rsidRPr="0041666C">
        <w:rPr>
          <w:rFonts w:asciiTheme="minorHAnsi" w:hAnsiTheme="minorHAnsi"/>
          <w:i/>
          <w:sz w:val="22"/>
        </w:rPr>
        <w:t>Roseburia</w:t>
      </w:r>
      <w:proofErr w:type="spellEnd"/>
      <w:r w:rsidRPr="0041666C">
        <w:rPr>
          <w:rFonts w:asciiTheme="minorHAnsi" w:hAnsiTheme="minorHAnsi"/>
          <w:i/>
          <w:sz w:val="22"/>
        </w:rPr>
        <w:t xml:space="preserve"> </w:t>
      </w:r>
      <w:proofErr w:type="spellStart"/>
      <w:r w:rsidRPr="0041666C">
        <w:rPr>
          <w:rFonts w:asciiTheme="minorHAnsi" w:hAnsiTheme="minorHAnsi"/>
          <w:i/>
          <w:sz w:val="22"/>
        </w:rPr>
        <w:t>intestinalis</w:t>
      </w:r>
      <w:r w:rsidRPr="0041666C">
        <w:rPr>
          <w:rFonts w:asciiTheme="minorHAnsi" w:hAnsiTheme="minorHAnsi"/>
          <w:sz w:val="22"/>
        </w:rPr>
        <w:t>’s</w:t>
      </w:r>
      <w:proofErr w:type="spellEnd"/>
      <w:r w:rsidRPr="0041666C">
        <w:rPr>
          <w:rFonts w:asciiTheme="minorHAnsi" w:hAnsiTheme="minorHAnsi"/>
          <w:sz w:val="22"/>
        </w:rPr>
        <w:t xml:space="preserve"> slow growth mode. In summary, these parameters significantly shape the overall community phenotype (Figure 2B and C).</w:t>
      </w:r>
    </w:p>
    <w:p w14:paraId="32FB898C" w14:textId="31E8F7E9" w:rsidR="00C11AD9" w:rsidRPr="00F75AE4" w:rsidRDefault="00C11AD9" w:rsidP="00F75AE4">
      <w:pPr>
        <w:jc w:val="both"/>
        <w:rPr>
          <w:rFonts w:asciiTheme="minorHAnsi" w:hAnsiTheme="minorHAnsi"/>
          <w:sz w:val="22"/>
        </w:rPr>
      </w:pPr>
      <w:commentRangeStart w:id="88"/>
      <w:r w:rsidRPr="00F75AE4">
        <w:rPr>
          <w:rFonts w:asciiTheme="minorHAnsi" w:hAnsiTheme="minorHAnsi"/>
          <w:sz w:val="22"/>
        </w:rPr>
        <w:t xml:space="preserve">A surprising observation that resulted from this </w:t>
      </w:r>
      <w:r w:rsidR="00C34C72" w:rsidRPr="00F75AE4">
        <w:rPr>
          <w:rFonts w:asciiTheme="minorHAnsi" w:hAnsiTheme="minorHAnsi"/>
          <w:sz w:val="22"/>
        </w:rPr>
        <w:t xml:space="preserve">in silico </w:t>
      </w:r>
      <w:r w:rsidRPr="00F75AE4">
        <w:rPr>
          <w:rFonts w:asciiTheme="minorHAnsi" w:hAnsiTheme="minorHAnsi"/>
          <w:sz w:val="22"/>
        </w:rPr>
        <w:t>analysis is that the stability landscape of some of the state variables revealed sharp transition</w:t>
      </w:r>
      <w:r w:rsidR="00CA7841">
        <w:rPr>
          <w:rFonts w:asciiTheme="minorHAnsi" w:hAnsiTheme="minorHAnsi"/>
          <w:sz w:val="22"/>
        </w:rPr>
        <w:t>s</w:t>
      </w:r>
      <w:r w:rsidRPr="00F75AE4">
        <w:rPr>
          <w:rFonts w:asciiTheme="minorHAnsi" w:hAnsiTheme="minorHAnsi"/>
          <w:sz w:val="22"/>
        </w:rPr>
        <w:t xml:space="preserve"> between alternative concentration profiles</w:t>
      </w:r>
      <w:commentRangeEnd w:id="88"/>
      <w:r w:rsidR="003671AB">
        <w:rPr>
          <w:rStyle w:val="CommentReference"/>
        </w:rPr>
        <w:commentReference w:id="88"/>
      </w:r>
      <w:r w:rsidRPr="00F75AE4">
        <w:rPr>
          <w:rFonts w:asciiTheme="minorHAnsi" w:hAnsiTheme="minorHAnsi"/>
          <w:sz w:val="22"/>
        </w:rPr>
        <w:t xml:space="preserve">. For example, </w:t>
      </w:r>
      <w:r w:rsidRPr="00F75AE4">
        <w:rPr>
          <w:rFonts w:asciiTheme="minorHAnsi" w:hAnsiTheme="minorHAnsi"/>
          <w:i/>
          <w:sz w:val="22"/>
        </w:rPr>
        <w:t xml:space="preserve">Blautia hydrogenotrophica </w:t>
      </w:r>
      <w:r w:rsidRPr="00F75AE4">
        <w:rPr>
          <w:rFonts w:asciiTheme="minorHAnsi" w:hAnsiTheme="minorHAnsi"/>
          <w:sz w:val="22"/>
        </w:rPr>
        <w:t xml:space="preserve">maintains consistent concentrations under wide pH ranges, but undergoes a sharp shift when the dilution rate increases beyond a certain point (Figure 2B). </w:t>
      </w:r>
      <w:proofErr w:type="spellStart"/>
      <w:r w:rsidRPr="00F75AE4">
        <w:rPr>
          <w:rFonts w:asciiTheme="minorHAnsi" w:hAnsiTheme="minorHAnsi"/>
          <w:i/>
          <w:sz w:val="22"/>
        </w:rPr>
        <w:t>Roseburia</w:t>
      </w:r>
      <w:proofErr w:type="spellEnd"/>
      <w:r w:rsidRPr="00F75AE4">
        <w:rPr>
          <w:rFonts w:asciiTheme="minorHAnsi" w:hAnsiTheme="minorHAnsi"/>
          <w:i/>
          <w:sz w:val="22"/>
        </w:rPr>
        <w:t xml:space="preserve"> </w:t>
      </w:r>
      <w:proofErr w:type="spellStart"/>
      <w:r w:rsidRPr="00F75AE4">
        <w:rPr>
          <w:rFonts w:asciiTheme="minorHAnsi" w:hAnsiTheme="minorHAnsi"/>
          <w:i/>
          <w:sz w:val="22"/>
        </w:rPr>
        <w:t>instestinalis</w:t>
      </w:r>
      <w:proofErr w:type="spellEnd"/>
      <w:r w:rsidRPr="00F75AE4">
        <w:rPr>
          <w:rFonts w:asciiTheme="minorHAnsi" w:hAnsiTheme="minorHAnsi"/>
          <w:sz w:val="22"/>
        </w:rPr>
        <w:t xml:space="preserve"> survives in two separate zones, including a narrow range of conditions where it outcompetes the other species (Figure 2C)</w:t>
      </w:r>
      <w:r w:rsidR="0047238A">
        <w:rPr>
          <w:rFonts w:asciiTheme="minorHAnsi" w:hAnsiTheme="minorHAnsi"/>
          <w:sz w:val="22"/>
        </w:rPr>
        <w:t>.</w:t>
      </w:r>
      <w:r w:rsidRPr="00F75AE4">
        <w:rPr>
          <w:rFonts w:asciiTheme="minorHAnsi" w:hAnsiTheme="minorHAnsi"/>
          <w:sz w:val="22"/>
        </w:rPr>
        <w:t xml:space="preserve"> </w:t>
      </w:r>
      <w:r w:rsidR="0047238A">
        <w:rPr>
          <w:rFonts w:asciiTheme="minorHAnsi" w:hAnsiTheme="minorHAnsi"/>
          <w:sz w:val="22"/>
        </w:rPr>
        <w:t>T</w:t>
      </w:r>
      <w:r w:rsidRPr="00F75AE4">
        <w:rPr>
          <w:rFonts w:asciiTheme="minorHAnsi" w:hAnsiTheme="minorHAnsi"/>
          <w:sz w:val="22"/>
        </w:rPr>
        <w:t>hese zones are separated by areas whe</w:t>
      </w:r>
      <w:r w:rsidR="00F4771D" w:rsidRPr="00F75AE4">
        <w:rPr>
          <w:rFonts w:asciiTheme="minorHAnsi" w:hAnsiTheme="minorHAnsi"/>
          <w:sz w:val="22"/>
        </w:rPr>
        <w:t>re</w:t>
      </w:r>
      <w:r w:rsidRPr="00F75AE4">
        <w:rPr>
          <w:rFonts w:asciiTheme="minorHAnsi" w:hAnsiTheme="minorHAnsi"/>
          <w:sz w:val="22"/>
        </w:rPr>
        <w:t xml:space="preserve"> no growth occurs. Overall, the presence of sharp transitions</w:t>
      </w:r>
      <w:r w:rsidR="0047238A">
        <w:rPr>
          <w:rFonts w:asciiTheme="minorHAnsi" w:hAnsiTheme="minorHAnsi"/>
          <w:sz w:val="22"/>
        </w:rPr>
        <w:t xml:space="preserve"> between</w:t>
      </w:r>
      <w:r w:rsidRPr="00F75AE4">
        <w:rPr>
          <w:rFonts w:asciiTheme="minorHAnsi" w:hAnsiTheme="minorHAnsi"/>
          <w:sz w:val="22"/>
        </w:rPr>
        <w:t xml:space="preserve"> zones in the stability landscapes suggest that alternative stable states can emerge depending on the initial concentrations. It also indicates the presence of tipping points, where minor environmental changes can lead to significant shifts in community structure.  </w:t>
      </w:r>
    </w:p>
    <w:p w14:paraId="572D81DD" w14:textId="66B7DDDE" w:rsidR="00F75AE4" w:rsidRDefault="00F75AE4" w:rsidP="00C11AD9">
      <w:pPr>
        <w:rPr>
          <w:b/>
          <w:bCs/>
          <w:sz w:val="20"/>
        </w:rPr>
      </w:pPr>
    </w:p>
    <w:p w14:paraId="36C77CEB" w14:textId="1E101319" w:rsidR="00F75AE4" w:rsidRDefault="00F75AE4" w:rsidP="00C11AD9">
      <w:pPr>
        <w:rPr>
          <w:b/>
          <w:bCs/>
          <w:sz w:val="20"/>
        </w:rPr>
      </w:pPr>
    </w:p>
    <w:p w14:paraId="69B963BF" w14:textId="08348309" w:rsidR="00F75AE4" w:rsidRDefault="00F75AE4" w:rsidP="00C11AD9">
      <w:pPr>
        <w:rPr>
          <w:b/>
          <w:bCs/>
          <w:sz w:val="20"/>
        </w:rPr>
      </w:pPr>
    </w:p>
    <w:p w14:paraId="6193B248" w14:textId="3ED81EE2" w:rsidR="00F75AE4" w:rsidRDefault="00F75AE4" w:rsidP="00C11AD9">
      <w:pPr>
        <w:rPr>
          <w:b/>
          <w:bCs/>
          <w:sz w:val="20"/>
        </w:rPr>
      </w:pPr>
    </w:p>
    <w:p w14:paraId="0425885D" w14:textId="77777777" w:rsidR="00F75AE4" w:rsidRDefault="00F75AE4" w:rsidP="00C11AD9">
      <w:pPr>
        <w:rPr>
          <w:b/>
          <w:bCs/>
          <w:sz w:val="20"/>
        </w:rPr>
      </w:pPr>
    </w:p>
    <w:p w14:paraId="6A815FA0" w14:textId="003E6DBF" w:rsidR="00F75AE4" w:rsidRDefault="00F75AE4" w:rsidP="00C11AD9">
      <w:pPr>
        <w:rPr>
          <w:b/>
          <w:bCs/>
          <w:sz w:val="20"/>
        </w:rPr>
      </w:pPr>
    </w:p>
    <w:p w14:paraId="7604EC16" w14:textId="20E01320" w:rsidR="00F75AE4" w:rsidRDefault="00F75AE4" w:rsidP="00C11AD9">
      <w:pPr>
        <w:rPr>
          <w:b/>
          <w:bCs/>
          <w:sz w:val="20"/>
        </w:rPr>
      </w:pPr>
    </w:p>
    <w:p w14:paraId="4F4A7131" w14:textId="75E531F9" w:rsidR="00F75AE4" w:rsidRDefault="00F75AE4" w:rsidP="00C11AD9">
      <w:pPr>
        <w:rPr>
          <w:b/>
          <w:bCs/>
          <w:sz w:val="20"/>
        </w:rPr>
      </w:pPr>
    </w:p>
    <w:p w14:paraId="74BB211A" w14:textId="49F1E831" w:rsidR="00F75AE4" w:rsidRDefault="00F75AE4" w:rsidP="00C11AD9">
      <w:pPr>
        <w:rPr>
          <w:b/>
          <w:bCs/>
          <w:sz w:val="20"/>
        </w:rPr>
      </w:pPr>
    </w:p>
    <w:p w14:paraId="6065827B" w14:textId="314B8AFE" w:rsidR="00F75AE4" w:rsidRDefault="00F75AE4" w:rsidP="00C11AD9">
      <w:pPr>
        <w:rPr>
          <w:b/>
          <w:bCs/>
          <w:sz w:val="20"/>
        </w:rPr>
      </w:pPr>
    </w:p>
    <w:p w14:paraId="3A1FF1BD" w14:textId="3A5B9844" w:rsidR="00F75AE4" w:rsidRDefault="00F04F55" w:rsidP="00C11AD9">
      <w:pPr>
        <w:rPr>
          <w:b/>
          <w:bCs/>
          <w:sz w:val="20"/>
        </w:rPr>
      </w:pPr>
      <w:commentRangeStart w:id="89"/>
      <w:r>
        <w:rPr>
          <w:b/>
          <w:bCs/>
          <w:noProof/>
          <w:sz w:val="20"/>
        </w:rPr>
        <w:lastRenderedPageBreak/>
        <w:drawing>
          <wp:anchor distT="0" distB="0" distL="114300" distR="114300" simplePos="0" relativeHeight="251658752" behindDoc="1" locked="0" layoutInCell="1" allowOverlap="1" wp14:anchorId="297CFEB7" wp14:editId="7A498B76">
            <wp:simplePos x="0" y="0"/>
            <wp:positionH relativeFrom="margin">
              <wp:posOffset>334980</wp:posOffset>
            </wp:positionH>
            <wp:positionV relativeFrom="paragraph">
              <wp:posOffset>-445932</wp:posOffset>
            </wp:positionV>
            <wp:extent cx="5422582" cy="78625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0087" cy="7887887"/>
                    </a:xfrm>
                    <a:prstGeom prst="rect">
                      <a:avLst/>
                    </a:prstGeom>
                  </pic:spPr>
                </pic:pic>
              </a:graphicData>
            </a:graphic>
            <wp14:sizeRelH relativeFrom="margin">
              <wp14:pctWidth>0</wp14:pctWidth>
            </wp14:sizeRelH>
            <wp14:sizeRelV relativeFrom="margin">
              <wp14:pctHeight>0</wp14:pctHeight>
            </wp14:sizeRelV>
          </wp:anchor>
        </w:drawing>
      </w:r>
      <w:commentRangeEnd w:id="89"/>
      <w:r w:rsidR="00595CB6">
        <w:rPr>
          <w:rStyle w:val="CommentReference"/>
        </w:rPr>
        <w:commentReference w:id="89"/>
      </w:r>
    </w:p>
    <w:p w14:paraId="1BC0DF22" w14:textId="175BDDE0" w:rsidR="00F75AE4" w:rsidRDefault="00F75AE4" w:rsidP="00C11AD9">
      <w:pPr>
        <w:rPr>
          <w:b/>
          <w:bCs/>
          <w:sz w:val="20"/>
        </w:rPr>
      </w:pPr>
    </w:p>
    <w:p w14:paraId="26589B5C" w14:textId="76ADF992" w:rsidR="00F75AE4" w:rsidRDefault="00F75AE4" w:rsidP="00C11AD9">
      <w:pPr>
        <w:rPr>
          <w:b/>
          <w:bCs/>
          <w:sz w:val="20"/>
        </w:rPr>
      </w:pPr>
    </w:p>
    <w:p w14:paraId="10A0E0EA" w14:textId="1A98A65B" w:rsidR="00F75AE4" w:rsidRDefault="00F75AE4" w:rsidP="00C11AD9">
      <w:pPr>
        <w:rPr>
          <w:b/>
          <w:bCs/>
          <w:sz w:val="20"/>
        </w:rPr>
      </w:pPr>
    </w:p>
    <w:p w14:paraId="082A24BD" w14:textId="74214BF6" w:rsidR="00F75AE4" w:rsidRDefault="00F75AE4" w:rsidP="00C11AD9">
      <w:pPr>
        <w:rPr>
          <w:b/>
          <w:bCs/>
          <w:sz w:val="20"/>
        </w:rPr>
      </w:pPr>
    </w:p>
    <w:p w14:paraId="6FF5147D" w14:textId="5084932B" w:rsidR="00F75AE4" w:rsidRDefault="00F75AE4" w:rsidP="00C11AD9">
      <w:pPr>
        <w:rPr>
          <w:b/>
          <w:bCs/>
          <w:sz w:val="20"/>
        </w:rPr>
      </w:pPr>
    </w:p>
    <w:p w14:paraId="6EC639F8" w14:textId="24B02DD1" w:rsidR="00F75AE4" w:rsidRDefault="00F75AE4" w:rsidP="00C11AD9">
      <w:pPr>
        <w:rPr>
          <w:b/>
          <w:bCs/>
          <w:sz w:val="20"/>
        </w:rPr>
      </w:pPr>
    </w:p>
    <w:p w14:paraId="4559AE65" w14:textId="1C84403F" w:rsidR="00F75AE4" w:rsidRDefault="00F75AE4" w:rsidP="00C11AD9">
      <w:pPr>
        <w:rPr>
          <w:b/>
          <w:bCs/>
          <w:sz w:val="20"/>
        </w:rPr>
      </w:pPr>
    </w:p>
    <w:p w14:paraId="18A1656A" w14:textId="75A1F992" w:rsidR="00F75AE4" w:rsidRDefault="00F75AE4" w:rsidP="00C11AD9">
      <w:pPr>
        <w:rPr>
          <w:b/>
          <w:bCs/>
          <w:sz w:val="20"/>
        </w:rPr>
      </w:pPr>
    </w:p>
    <w:p w14:paraId="0DE1CD5E" w14:textId="66B9BD73" w:rsidR="00F75AE4" w:rsidRDefault="00F75AE4" w:rsidP="00C11AD9">
      <w:pPr>
        <w:rPr>
          <w:b/>
          <w:bCs/>
          <w:sz w:val="20"/>
        </w:rPr>
      </w:pPr>
    </w:p>
    <w:p w14:paraId="7A6487CA" w14:textId="6B550AEF" w:rsidR="00F75AE4" w:rsidRDefault="00F75AE4" w:rsidP="00C11AD9">
      <w:pPr>
        <w:rPr>
          <w:b/>
          <w:bCs/>
          <w:sz w:val="20"/>
        </w:rPr>
      </w:pPr>
    </w:p>
    <w:p w14:paraId="6F05E3FF" w14:textId="50089F27" w:rsidR="00F75AE4" w:rsidRDefault="00F75AE4" w:rsidP="00C11AD9">
      <w:pPr>
        <w:rPr>
          <w:b/>
          <w:bCs/>
          <w:sz w:val="20"/>
        </w:rPr>
      </w:pPr>
    </w:p>
    <w:p w14:paraId="75CE7C32" w14:textId="79AD64FD" w:rsidR="00F75AE4" w:rsidRDefault="00F75AE4" w:rsidP="00C11AD9">
      <w:pPr>
        <w:rPr>
          <w:b/>
          <w:bCs/>
          <w:sz w:val="20"/>
        </w:rPr>
      </w:pPr>
    </w:p>
    <w:p w14:paraId="72369B18" w14:textId="33E8E7D9" w:rsidR="00F75AE4" w:rsidRDefault="00F75AE4" w:rsidP="00C11AD9">
      <w:pPr>
        <w:rPr>
          <w:b/>
          <w:bCs/>
          <w:sz w:val="20"/>
        </w:rPr>
      </w:pPr>
    </w:p>
    <w:p w14:paraId="09133AB0" w14:textId="41BF3706" w:rsidR="00F75AE4" w:rsidRDefault="00F75AE4" w:rsidP="00C11AD9">
      <w:pPr>
        <w:rPr>
          <w:b/>
          <w:bCs/>
          <w:sz w:val="20"/>
        </w:rPr>
      </w:pPr>
    </w:p>
    <w:p w14:paraId="5FAEA6C9" w14:textId="35B81D1B" w:rsidR="00F75AE4" w:rsidRDefault="00F75AE4" w:rsidP="00C11AD9">
      <w:pPr>
        <w:rPr>
          <w:b/>
          <w:bCs/>
          <w:sz w:val="20"/>
        </w:rPr>
      </w:pPr>
    </w:p>
    <w:p w14:paraId="498F6652" w14:textId="1D5533F4" w:rsidR="00F75AE4" w:rsidRDefault="00F75AE4" w:rsidP="00C11AD9">
      <w:pPr>
        <w:rPr>
          <w:b/>
          <w:bCs/>
          <w:sz w:val="20"/>
        </w:rPr>
      </w:pPr>
    </w:p>
    <w:p w14:paraId="68B6DB26" w14:textId="49317EBE" w:rsidR="00F75AE4" w:rsidRDefault="00F75AE4" w:rsidP="00C11AD9">
      <w:pPr>
        <w:rPr>
          <w:b/>
          <w:bCs/>
          <w:sz w:val="20"/>
        </w:rPr>
      </w:pPr>
    </w:p>
    <w:p w14:paraId="518DB208" w14:textId="5C4984BB" w:rsidR="00F75AE4" w:rsidRDefault="00F75AE4" w:rsidP="00C11AD9">
      <w:pPr>
        <w:rPr>
          <w:b/>
          <w:bCs/>
          <w:sz w:val="20"/>
        </w:rPr>
      </w:pPr>
    </w:p>
    <w:p w14:paraId="767D3D27" w14:textId="1F701A13" w:rsidR="00F75AE4" w:rsidRDefault="00F75AE4" w:rsidP="00C11AD9">
      <w:pPr>
        <w:rPr>
          <w:b/>
          <w:bCs/>
          <w:sz w:val="20"/>
        </w:rPr>
      </w:pPr>
    </w:p>
    <w:p w14:paraId="3CA3DF3B" w14:textId="6794EC56" w:rsidR="00F75AE4" w:rsidRDefault="00F75AE4" w:rsidP="00C11AD9">
      <w:pPr>
        <w:rPr>
          <w:b/>
          <w:bCs/>
          <w:sz w:val="20"/>
        </w:rPr>
      </w:pPr>
    </w:p>
    <w:p w14:paraId="2177EB07" w14:textId="77A5EE22" w:rsidR="00F75AE4" w:rsidRDefault="00F75AE4" w:rsidP="00C11AD9">
      <w:pPr>
        <w:rPr>
          <w:b/>
          <w:bCs/>
          <w:sz w:val="20"/>
        </w:rPr>
      </w:pPr>
    </w:p>
    <w:p w14:paraId="23295B54" w14:textId="5A7ED40C" w:rsidR="00F75AE4" w:rsidRDefault="00F75AE4" w:rsidP="00C11AD9">
      <w:pPr>
        <w:rPr>
          <w:b/>
          <w:bCs/>
          <w:sz w:val="20"/>
        </w:rPr>
      </w:pPr>
    </w:p>
    <w:p w14:paraId="3FCB3852" w14:textId="723C7DE0" w:rsidR="00F75AE4" w:rsidRDefault="00F75AE4" w:rsidP="00C11AD9">
      <w:pPr>
        <w:rPr>
          <w:b/>
          <w:bCs/>
          <w:sz w:val="20"/>
        </w:rPr>
      </w:pPr>
    </w:p>
    <w:p w14:paraId="15B5DD49" w14:textId="77777777" w:rsidR="00F75AE4" w:rsidRDefault="00F75AE4" w:rsidP="00C11AD9">
      <w:pPr>
        <w:rPr>
          <w:b/>
          <w:bCs/>
          <w:sz w:val="20"/>
        </w:rPr>
      </w:pPr>
    </w:p>
    <w:p w14:paraId="378A3287" w14:textId="4BC13691" w:rsidR="00F75AE4" w:rsidRDefault="00F75AE4" w:rsidP="00C11AD9">
      <w:pPr>
        <w:rPr>
          <w:b/>
          <w:bCs/>
          <w:sz w:val="20"/>
        </w:rPr>
      </w:pPr>
    </w:p>
    <w:p w14:paraId="4E572421" w14:textId="14422A45" w:rsidR="00F75AE4" w:rsidRDefault="00F75AE4" w:rsidP="00C11AD9">
      <w:pPr>
        <w:rPr>
          <w:b/>
          <w:bCs/>
          <w:sz w:val="20"/>
        </w:rPr>
      </w:pPr>
    </w:p>
    <w:p w14:paraId="48433F82" w14:textId="56E8313F" w:rsidR="00F75AE4" w:rsidRDefault="00F75AE4" w:rsidP="00C11AD9">
      <w:pPr>
        <w:rPr>
          <w:b/>
          <w:bCs/>
          <w:sz w:val="20"/>
        </w:rPr>
      </w:pPr>
    </w:p>
    <w:p w14:paraId="24B62F41" w14:textId="6EBD2005" w:rsidR="00F75AE4" w:rsidRDefault="00F75AE4" w:rsidP="00C11AD9">
      <w:pPr>
        <w:rPr>
          <w:b/>
          <w:bCs/>
          <w:sz w:val="20"/>
        </w:rPr>
      </w:pPr>
    </w:p>
    <w:p w14:paraId="30756195" w14:textId="2207478C" w:rsidR="00F75AE4" w:rsidRDefault="00F75AE4" w:rsidP="00C11AD9">
      <w:pPr>
        <w:rPr>
          <w:b/>
          <w:bCs/>
          <w:sz w:val="20"/>
        </w:rPr>
      </w:pPr>
    </w:p>
    <w:p w14:paraId="72B49A15" w14:textId="454CC937" w:rsidR="00BF2118" w:rsidRPr="00BF2118" w:rsidRDefault="00BF2118" w:rsidP="00F75AE4">
      <w:pPr>
        <w:jc w:val="both"/>
        <w:rPr>
          <w:rFonts w:asciiTheme="minorHAnsi" w:hAnsiTheme="minorHAnsi"/>
          <w:bCs/>
          <w:sz w:val="18"/>
        </w:rPr>
      </w:pPr>
      <w:r w:rsidRPr="00BF2118">
        <w:rPr>
          <w:rFonts w:asciiTheme="minorHAnsi" w:hAnsiTheme="minorHAnsi"/>
          <w:b/>
          <w:bCs/>
          <w:sz w:val="18"/>
        </w:rPr>
        <w:t>Figure 2:</w:t>
      </w:r>
      <w:r w:rsidRPr="00BF2118">
        <w:rPr>
          <w:rFonts w:asciiTheme="minorHAnsi" w:hAnsiTheme="minorHAnsi"/>
          <w:bCs/>
          <w:sz w:val="18"/>
        </w:rPr>
        <w:t xml:space="preserve"> Mechanistic modeling reveals that pH and dilution rate drive community transitions. (A) Schematic of the mechanistic model encoded as ordinary differential equations (see Supplementary Text 1). The model incorporates experimental data (refer to Figure 1B-D and Supplementary Figures S1 &amp; S2) to simulate variables under varying conditions. (B) Contour plots depicting the predicted steady-state concentrations of model variables across a pH range of 5.0-6.5 and dilution rates from 0 to 0.2 h</w:t>
      </w:r>
      <w:r w:rsidRPr="00BF2118">
        <w:rPr>
          <w:rFonts w:asciiTheme="minorHAnsi" w:hAnsiTheme="minorHAnsi"/>
          <w:bCs/>
          <w:sz w:val="18"/>
          <w:vertAlign w:val="superscript"/>
        </w:rPr>
        <w:t>-1</w:t>
      </w:r>
      <w:r w:rsidRPr="00BF2118">
        <w:rPr>
          <w:rFonts w:asciiTheme="minorHAnsi" w:hAnsiTheme="minorHAnsi"/>
          <w:bCs/>
          <w:sz w:val="18"/>
        </w:rPr>
        <w:t>. Concentrations, initially in mM for metabolites an in 10</w:t>
      </w:r>
      <w:r w:rsidRPr="00BF2118">
        <w:rPr>
          <w:rFonts w:asciiTheme="minorHAnsi" w:hAnsiTheme="minorHAnsi"/>
          <w:bCs/>
          <w:sz w:val="18"/>
          <w:vertAlign w:val="superscript"/>
        </w:rPr>
        <w:t>5</w:t>
      </w:r>
      <w:r w:rsidRPr="00BF2118">
        <w:rPr>
          <w:rFonts w:asciiTheme="minorHAnsi" w:hAnsiTheme="minorHAnsi"/>
          <w:bCs/>
          <w:sz w:val="18"/>
        </w:rPr>
        <w:t xml:space="preserve"> cell</w:t>
      </w:r>
      <w:r w:rsidR="002C7222">
        <w:rPr>
          <w:rFonts w:asciiTheme="minorHAnsi" w:hAnsiTheme="minorHAnsi"/>
          <w:bCs/>
          <w:sz w:val="18"/>
        </w:rPr>
        <w:t>s</w:t>
      </w:r>
      <w:r w:rsidR="00F05869">
        <w:rPr>
          <w:rFonts w:asciiTheme="minorHAnsi" w:hAnsiTheme="minorHAnsi"/>
          <w:bCs/>
          <w:sz w:val="18"/>
        </w:rPr>
        <w:t>/</w:t>
      </w:r>
      <w:proofErr w:type="spellStart"/>
      <w:r w:rsidRPr="00BF2118">
        <w:rPr>
          <w:rFonts w:asciiTheme="minorHAnsi" w:hAnsiTheme="minorHAnsi"/>
          <w:bCs/>
          <w:sz w:val="18"/>
        </w:rPr>
        <w:t>uL</w:t>
      </w:r>
      <w:proofErr w:type="spellEnd"/>
      <w:r w:rsidRPr="00BF2118">
        <w:rPr>
          <w:rFonts w:asciiTheme="minorHAnsi" w:hAnsiTheme="minorHAnsi"/>
          <w:bCs/>
          <w:sz w:val="18"/>
        </w:rPr>
        <w:t xml:space="preserve"> for cells, are normalized to their maximum values for comparative purposes. (C) A community composition phase plot indicates the presence or absence of species across different pH and dilution rate conditions. A species is considered present if its steady-state concentration </w:t>
      </w:r>
      <w:r w:rsidRPr="00BF2118">
        <w:rPr>
          <w:rFonts w:asciiTheme="minorHAnsi" w:hAnsiTheme="minorHAnsi"/>
          <w:bCs/>
          <w:sz w:val="18"/>
        </w:rPr>
        <w:lastRenderedPageBreak/>
        <w:t>exceeds 0.01 x 10</w:t>
      </w:r>
      <w:r w:rsidRPr="00BF2118">
        <w:rPr>
          <w:rFonts w:asciiTheme="minorHAnsi" w:hAnsiTheme="minorHAnsi"/>
          <w:bCs/>
          <w:sz w:val="18"/>
          <w:vertAlign w:val="superscript"/>
        </w:rPr>
        <w:t>5</w:t>
      </w:r>
      <w:r w:rsidRPr="00BF2118">
        <w:rPr>
          <w:rFonts w:asciiTheme="minorHAnsi" w:hAnsiTheme="minorHAnsi"/>
          <w:bCs/>
          <w:sz w:val="18"/>
        </w:rPr>
        <w:t xml:space="preserve"> cells/</w:t>
      </w:r>
      <w:proofErr w:type="spellStart"/>
      <w:r w:rsidRPr="00BF2118">
        <w:rPr>
          <w:rFonts w:asciiTheme="minorHAnsi" w:hAnsiTheme="minorHAnsi"/>
          <w:bCs/>
          <w:sz w:val="18"/>
        </w:rPr>
        <w:t>μL</w:t>
      </w:r>
      <w:proofErr w:type="spellEnd"/>
      <w:r w:rsidRPr="00BF2118">
        <w:rPr>
          <w:rFonts w:asciiTheme="minorHAnsi" w:hAnsiTheme="minorHAnsi"/>
          <w:bCs/>
          <w:sz w:val="18"/>
        </w:rPr>
        <w:t>. The black shaded rectangle within the plot highlights the conditions that closely approximate those of our mini-bioreactor experiments (refer to Figure 3).</w:t>
      </w:r>
    </w:p>
    <w:p w14:paraId="3443EF01" w14:textId="44782417" w:rsidR="00C11AD9" w:rsidRPr="00F75AE4" w:rsidRDefault="00336C69" w:rsidP="00F75AE4">
      <w:pPr>
        <w:jc w:val="both"/>
        <w:rPr>
          <w:rFonts w:asciiTheme="minorHAnsi" w:hAnsiTheme="minorHAnsi"/>
          <w:sz w:val="22"/>
        </w:rPr>
      </w:pPr>
      <w:r w:rsidRPr="00A94E31">
        <w:rPr>
          <w:rFonts w:asciiTheme="minorHAnsi" w:hAnsiTheme="minorHAnsi"/>
          <w:sz w:val="22"/>
          <w:highlight w:val="yellow"/>
          <w:rPrChange w:id="90" w:author="Kristel Bernaerts" w:date="2024-01-29T13:18:00Z">
            <w:rPr>
              <w:rFonts w:asciiTheme="minorHAnsi" w:hAnsiTheme="minorHAnsi"/>
              <w:sz w:val="22"/>
            </w:rPr>
          </w:rPrChange>
        </w:rPr>
        <w:t>To understand the mechanistic basis for these alternative stable states in our model, we individually varie</w:t>
      </w:r>
      <w:commentRangeStart w:id="91"/>
      <w:r w:rsidRPr="00A94E31">
        <w:rPr>
          <w:rFonts w:asciiTheme="minorHAnsi" w:hAnsiTheme="minorHAnsi"/>
          <w:sz w:val="22"/>
          <w:highlight w:val="yellow"/>
          <w:rPrChange w:id="92" w:author="Kristel Bernaerts" w:date="2024-01-29T13:18:00Z">
            <w:rPr>
              <w:rFonts w:asciiTheme="minorHAnsi" w:hAnsiTheme="minorHAnsi"/>
              <w:sz w:val="22"/>
            </w:rPr>
          </w:rPrChange>
        </w:rPr>
        <w:t xml:space="preserve">d the dilution rate while allowing the pH to vary according to the accumulation of </w:t>
      </w:r>
      <w:del w:id="93" w:author="Kristel Bernaerts" w:date="2024-01-29T13:18:00Z">
        <w:r w:rsidRPr="00A94E31" w:rsidDel="003A45E0">
          <w:rPr>
            <w:rFonts w:asciiTheme="minorHAnsi" w:hAnsiTheme="minorHAnsi"/>
            <w:sz w:val="22"/>
            <w:highlight w:val="yellow"/>
            <w:rPrChange w:id="94" w:author="Kristel Bernaerts" w:date="2024-01-29T13:18:00Z">
              <w:rPr>
                <w:rFonts w:asciiTheme="minorHAnsi" w:hAnsiTheme="minorHAnsi"/>
                <w:sz w:val="22"/>
              </w:rPr>
            </w:rPrChange>
          </w:rPr>
          <w:delText xml:space="preserve">fermentation </w:delText>
        </w:r>
      </w:del>
      <w:ins w:id="95" w:author="Kristel Bernaerts" w:date="2024-01-29T13:18:00Z">
        <w:r w:rsidR="003A45E0" w:rsidRPr="00A94E31">
          <w:rPr>
            <w:rFonts w:asciiTheme="minorHAnsi" w:hAnsiTheme="minorHAnsi"/>
            <w:sz w:val="22"/>
            <w:highlight w:val="yellow"/>
            <w:rPrChange w:id="96" w:author="Kristel Bernaerts" w:date="2024-01-29T13:18:00Z">
              <w:rPr>
                <w:rFonts w:asciiTheme="minorHAnsi" w:hAnsiTheme="minorHAnsi"/>
                <w:sz w:val="22"/>
              </w:rPr>
            </w:rPrChange>
          </w:rPr>
          <w:t xml:space="preserve">organic acids </w:t>
        </w:r>
      </w:ins>
      <w:commentRangeEnd w:id="91"/>
      <w:ins w:id="97" w:author="Kristel Bernaerts" w:date="2024-01-29T13:19:00Z">
        <w:r w:rsidR="00A94E31">
          <w:rPr>
            <w:rStyle w:val="CommentReference"/>
          </w:rPr>
          <w:commentReference w:id="91"/>
        </w:r>
      </w:ins>
      <w:del w:id="98" w:author="Kristel Bernaerts" w:date="2024-01-29T13:18:00Z">
        <w:r w:rsidRPr="00A94E31" w:rsidDel="003A45E0">
          <w:rPr>
            <w:rFonts w:asciiTheme="minorHAnsi" w:hAnsiTheme="minorHAnsi"/>
            <w:sz w:val="22"/>
            <w:highlight w:val="yellow"/>
            <w:rPrChange w:id="99" w:author="Kristel Bernaerts" w:date="2024-01-29T13:18:00Z">
              <w:rPr>
                <w:rFonts w:asciiTheme="minorHAnsi" w:hAnsiTheme="minorHAnsi"/>
                <w:sz w:val="22"/>
              </w:rPr>
            </w:rPrChange>
          </w:rPr>
          <w:delText xml:space="preserve">products </w:delText>
        </w:r>
      </w:del>
      <w:r w:rsidRPr="00A94E31">
        <w:rPr>
          <w:rFonts w:asciiTheme="minorHAnsi" w:hAnsiTheme="minorHAnsi"/>
          <w:sz w:val="22"/>
          <w:highlight w:val="yellow"/>
          <w:rPrChange w:id="100" w:author="Kristel Bernaerts" w:date="2024-01-29T13:18:00Z">
            <w:rPr>
              <w:rFonts w:asciiTheme="minorHAnsi" w:hAnsiTheme="minorHAnsi"/>
              <w:sz w:val="22"/>
            </w:rPr>
          </w:rPrChange>
        </w:rPr>
        <w:t>(see “environment pH” section of the Supplementary text S1).</w:t>
      </w:r>
      <w:r w:rsidRPr="00F75AE4">
        <w:rPr>
          <w:rFonts w:asciiTheme="minorHAnsi" w:hAnsiTheme="minorHAnsi"/>
          <w:sz w:val="22"/>
        </w:rPr>
        <w:t xml:space="preserve"> Two clearly distinguishable states emerged (Figure 3A): </w:t>
      </w:r>
      <w:r w:rsidR="004E1D5A" w:rsidRPr="00F75AE4">
        <w:rPr>
          <w:rFonts w:asciiTheme="minorHAnsi" w:hAnsiTheme="minorHAnsi"/>
          <w:sz w:val="22"/>
        </w:rPr>
        <w:t xml:space="preserve">one where </w:t>
      </w:r>
      <w:r w:rsidR="004E1D5A" w:rsidRPr="00F75AE4">
        <w:rPr>
          <w:rFonts w:asciiTheme="minorHAnsi" w:hAnsiTheme="minorHAnsi"/>
          <w:i/>
          <w:sz w:val="22"/>
        </w:rPr>
        <w:t>Blautia hydrogenotrophica</w:t>
      </w:r>
      <w:r w:rsidR="004E1D5A" w:rsidRPr="00F75AE4">
        <w:rPr>
          <w:rFonts w:asciiTheme="minorHAnsi" w:hAnsiTheme="minorHAnsi"/>
          <w:sz w:val="22"/>
        </w:rPr>
        <w:t xml:space="preserve"> and </w:t>
      </w:r>
      <w:r w:rsidR="004E1D5A" w:rsidRPr="00F75AE4">
        <w:rPr>
          <w:rFonts w:asciiTheme="minorHAnsi" w:hAnsiTheme="minorHAnsi"/>
          <w:i/>
          <w:sz w:val="22"/>
        </w:rPr>
        <w:t xml:space="preserve">Bacteroides </w:t>
      </w:r>
      <w:proofErr w:type="spellStart"/>
      <w:r w:rsidR="004E1D5A" w:rsidRPr="00F75AE4">
        <w:rPr>
          <w:rFonts w:asciiTheme="minorHAnsi" w:hAnsiTheme="minorHAnsi"/>
          <w:i/>
          <w:sz w:val="22"/>
        </w:rPr>
        <w:t>thetaiotaomicron</w:t>
      </w:r>
      <w:proofErr w:type="spellEnd"/>
      <w:r w:rsidR="004E1D5A" w:rsidRPr="00F75AE4">
        <w:rPr>
          <w:rFonts w:asciiTheme="minorHAnsi" w:hAnsiTheme="minorHAnsi"/>
          <w:sz w:val="22"/>
        </w:rPr>
        <w:t xml:space="preserve"> co-dominate, with </w:t>
      </w:r>
      <w:proofErr w:type="spellStart"/>
      <w:r w:rsidR="004E1D5A" w:rsidRPr="00F75AE4">
        <w:rPr>
          <w:rFonts w:asciiTheme="minorHAnsi" w:hAnsiTheme="minorHAnsi"/>
          <w:i/>
          <w:sz w:val="22"/>
        </w:rPr>
        <w:t>Roseburia</w:t>
      </w:r>
      <w:proofErr w:type="spellEnd"/>
      <w:r w:rsidR="004E1D5A" w:rsidRPr="00F75AE4">
        <w:rPr>
          <w:rFonts w:asciiTheme="minorHAnsi" w:hAnsiTheme="minorHAnsi"/>
          <w:i/>
          <w:sz w:val="22"/>
        </w:rPr>
        <w:t xml:space="preserve"> intestinalis</w:t>
      </w:r>
      <w:r w:rsidR="004E1D5A" w:rsidRPr="00F75AE4">
        <w:rPr>
          <w:rFonts w:asciiTheme="minorHAnsi" w:hAnsiTheme="minorHAnsi"/>
          <w:sz w:val="22"/>
        </w:rPr>
        <w:t xml:space="preserve"> almost completely </w:t>
      </w:r>
      <w:commentRangeStart w:id="101"/>
      <w:r w:rsidR="004E1D5A" w:rsidRPr="00F75AE4">
        <w:rPr>
          <w:rFonts w:asciiTheme="minorHAnsi" w:hAnsiTheme="minorHAnsi"/>
          <w:sz w:val="22"/>
        </w:rPr>
        <w:t>outcompeted</w:t>
      </w:r>
      <w:commentRangeEnd w:id="101"/>
      <w:r w:rsidR="00EE65A5">
        <w:rPr>
          <w:rStyle w:val="CommentReference"/>
        </w:rPr>
        <w:commentReference w:id="101"/>
      </w:r>
      <w:r w:rsidR="004E1D5A" w:rsidRPr="00F75AE4">
        <w:rPr>
          <w:rFonts w:asciiTheme="minorHAnsi" w:hAnsiTheme="minorHAnsi"/>
          <w:sz w:val="22"/>
        </w:rPr>
        <w:t xml:space="preserve">, and another where </w:t>
      </w:r>
      <w:r w:rsidR="004E1D5A" w:rsidRPr="00F75AE4">
        <w:rPr>
          <w:rFonts w:asciiTheme="minorHAnsi" w:hAnsiTheme="minorHAnsi"/>
          <w:i/>
          <w:sz w:val="22"/>
        </w:rPr>
        <w:t xml:space="preserve">Bacteroides </w:t>
      </w:r>
      <w:proofErr w:type="spellStart"/>
      <w:r w:rsidR="004E1D5A" w:rsidRPr="00F75AE4">
        <w:rPr>
          <w:rFonts w:asciiTheme="minorHAnsi" w:hAnsiTheme="minorHAnsi"/>
          <w:i/>
          <w:sz w:val="22"/>
        </w:rPr>
        <w:t>thetaiotaomicron</w:t>
      </w:r>
      <w:proofErr w:type="spellEnd"/>
      <w:r w:rsidR="004E1D5A" w:rsidRPr="00F75AE4">
        <w:rPr>
          <w:rFonts w:asciiTheme="minorHAnsi" w:hAnsiTheme="minorHAnsi"/>
          <w:sz w:val="22"/>
        </w:rPr>
        <w:t xml:space="preserve"> and </w:t>
      </w:r>
      <w:proofErr w:type="spellStart"/>
      <w:r w:rsidR="004E1D5A" w:rsidRPr="00F75AE4">
        <w:rPr>
          <w:rFonts w:asciiTheme="minorHAnsi" w:hAnsiTheme="minorHAnsi"/>
          <w:i/>
          <w:sz w:val="22"/>
        </w:rPr>
        <w:t>Roseburia</w:t>
      </w:r>
      <w:proofErr w:type="spellEnd"/>
      <w:r w:rsidR="004E1D5A" w:rsidRPr="00F75AE4">
        <w:rPr>
          <w:rFonts w:asciiTheme="minorHAnsi" w:hAnsiTheme="minorHAnsi"/>
          <w:i/>
          <w:sz w:val="22"/>
        </w:rPr>
        <w:t xml:space="preserve"> intestinalis</w:t>
      </w:r>
      <w:r w:rsidR="004E1D5A" w:rsidRPr="00F75AE4">
        <w:rPr>
          <w:rFonts w:asciiTheme="minorHAnsi" w:hAnsiTheme="minorHAnsi"/>
          <w:sz w:val="22"/>
        </w:rPr>
        <w:t xml:space="preserve"> prevail, with </w:t>
      </w:r>
      <w:r w:rsidR="004E1D5A" w:rsidRPr="00F75AE4">
        <w:rPr>
          <w:rFonts w:asciiTheme="minorHAnsi" w:hAnsiTheme="minorHAnsi"/>
          <w:i/>
          <w:sz w:val="22"/>
        </w:rPr>
        <w:t>Blautia hydrogenotrophica</w:t>
      </w:r>
      <w:r w:rsidR="004E1D5A" w:rsidRPr="00F75AE4">
        <w:rPr>
          <w:rFonts w:asciiTheme="minorHAnsi" w:hAnsiTheme="minorHAnsi"/>
          <w:sz w:val="22"/>
        </w:rPr>
        <w:t xml:space="preserve"> maintaining a low </w:t>
      </w:r>
      <w:r w:rsidRPr="00F75AE4">
        <w:rPr>
          <w:rFonts w:asciiTheme="minorHAnsi" w:hAnsiTheme="minorHAnsi"/>
          <w:sz w:val="22"/>
        </w:rPr>
        <w:t xml:space="preserve">abundance. </w:t>
      </w:r>
      <w:r w:rsidR="004E1D5A" w:rsidRPr="00F75AE4">
        <w:rPr>
          <w:rFonts w:asciiTheme="minorHAnsi" w:hAnsiTheme="minorHAnsi"/>
          <w:sz w:val="22"/>
        </w:rPr>
        <w:t xml:space="preserve">The shift to one state or the other is dependent on the concentration of </w:t>
      </w:r>
      <w:r w:rsidR="004E1D5A" w:rsidRPr="00F75AE4">
        <w:rPr>
          <w:rFonts w:asciiTheme="minorHAnsi" w:hAnsiTheme="minorHAnsi"/>
          <w:i/>
          <w:sz w:val="22"/>
        </w:rPr>
        <w:t xml:space="preserve">Blautia </w:t>
      </w:r>
      <w:proofErr w:type="spellStart"/>
      <w:r w:rsidR="004E1D5A" w:rsidRPr="00F75AE4">
        <w:rPr>
          <w:rFonts w:asciiTheme="minorHAnsi" w:hAnsiTheme="minorHAnsi"/>
          <w:i/>
          <w:sz w:val="22"/>
        </w:rPr>
        <w:t>hydrogenotrophica</w:t>
      </w:r>
      <w:r w:rsidR="004E1D5A" w:rsidRPr="00F75AE4">
        <w:rPr>
          <w:rFonts w:asciiTheme="minorHAnsi" w:hAnsiTheme="minorHAnsi"/>
          <w:sz w:val="22"/>
        </w:rPr>
        <w:t>’s</w:t>
      </w:r>
      <w:proofErr w:type="spellEnd"/>
      <w:r w:rsidR="004E1D5A" w:rsidRPr="00F75AE4">
        <w:rPr>
          <w:rFonts w:asciiTheme="minorHAnsi" w:hAnsiTheme="minorHAnsi"/>
          <w:sz w:val="22"/>
        </w:rPr>
        <w:t xml:space="preserve"> glucose-consuming cells.</w:t>
      </w:r>
      <w:r w:rsidRPr="00F75AE4">
        <w:rPr>
          <w:rFonts w:asciiTheme="minorHAnsi" w:hAnsiTheme="minorHAnsi"/>
          <w:sz w:val="22"/>
        </w:rPr>
        <w:t xml:space="preserve"> </w:t>
      </w:r>
      <w:r w:rsidR="004E1D5A" w:rsidRPr="00F75AE4">
        <w:rPr>
          <w:rFonts w:asciiTheme="minorHAnsi" w:hAnsiTheme="minorHAnsi"/>
          <w:sz w:val="22"/>
        </w:rPr>
        <w:t>High</w:t>
      </w:r>
      <w:r w:rsidRPr="00F75AE4">
        <w:rPr>
          <w:rFonts w:asciiTheme="minorHAnsi" w:hAnsiTheme="minorHAnsi"/>
          <w:sz w:val="22"/>
        </w:rPr>
        <w:t xml:space="preserve"> dilution rates lead to </w:t>
      </w:r>
      <w:r w:rsidR="004E1D5A" w:rsidRPr="00F75AE4">
        <w:rPr>
          <w:rFonts w:asciiTheme="minorHAnsi" w:hAnsiTheme="minorHAnsi"/>
          <w:sz w:val="22"/>
        </w:rPr>
        <w:t xml:space="preserve">trehalose </w:t>
      </w:r>
      <w:r w:rsidRPr="00F75AE4">
        <w:rPr>
          <w:rFonts w:asciiTheme="minorHAnsi" w:hAnsiTheme="minorHAnsi"/>
          <w:sz w:val="22"/>
        </w:rPr>
        <w:t xml:space="preserve">accumulation, which in turn inhibits the glucose consuming phenotype. When </w:t>
      </w:r>
      <w:r w:rsidRPr="00F75AE4">
        <w:rPr>
          <w:rFonts w:asciiTheme="minorHAnsi" w:hAnsiTheme="minorHAnsi"/>
          <w:i/>
          <w:sz w:val="22"/>
        </w:rPr>
        <w:t>Blautia hydrogenotrophica</w:t>
      </w:r>
      <w:r w:rsidRPr="00F75AE4">
        <w:rPr>
          <w:rFonts w:asciiTheme="minorHAnsi" w:hAnsiTheme="minorHAnsi"/>
          <w:sz w:val="22"/>
        </w:rPr>
        <w:t xml:space="preserve"> is not consuming glucose, it </w:t>
      </w:r>
      <w:r w:rsidR="004E1D5A" w:rsidRPr="00F75AE4">
        <w:rPr>
          <w:rFonts w:asciiTheme="minorHAnsi" w:hAnsiTheme="minorHAnsi"/>
          <w:sz w:val="22"/>
        </w:rPr>
        <w:t xml:space="preserve">occupies a niche that has negligible impact </w:t>
      </w:r>
      <w:r w:rsidRPr="00F75AE4">
        <w:rPr>
          <w:rFonts w:asciiTheme="minorHAnsi" w:hAnsiTheme="minorHAnsi"/>
          <w:sz w:val="22"/>
        </w:rPr>
        <w:t xml:space="preserve">on the other species. </w:t>
      </w:r>
      <w:r w:rsidR="004E1D5A" w:rsidRPr="00F75AE4">
        <w:rPr>
          <w:rFonts w:asciiTheme="minorHAnsi" w:hAnsiTheme="minorHAnsi"/>
          <w:sz w:val="22"/>
        </w:rPr>
        <w:t xml:space="preserve">In contrast, if the trehalose concentration is low and a sufficient population shifts to glucose consumption, </w:t>
      </w:r>
      <w:r w:rsidR="004E1D5A" w:rsidRPr="00F75AE4">
        <w:rPr>
          <w:rFonts w:asciiTheme="minorHAnsi" w:hAnsiTheme="minorHAnsi"/>
          <w:i/>
          <w:sz w:val="22"/>
        </w:rPr>
        <w:t>Blautia hydrogenotrophica</w:t>
      </w:r>
      <w:r w:rsidR="004E1D5A" w:rsidRPr="00F75AE4">
        <w:rPr>
          <w:rFonts w:asciiTheme="minorHAnsi" w:hAnsiTheme="minorHAnsi"/>
          <w:sz w:val="22"/>
        </w:rPr>
        <w:t xml:space="preserve"> becomes a strong competitor, inhibiting the other species. Interestingly, this phenotype displays characteristics of </w:t>
      </w:r>
      <w:commentRangeStart w:id="102"/>
      <w:r w:rsidR="004E1D5A" w:rsidRPr="00F75AE4">
        <w:rPr>
          <w:rFonts w:asciiTheme="minorHAnsi" w:hAnsiTheme="minorHAnsi"/>
          <w:sz w:val="22"/>
        </w:rPr>
        <w:t>hysteresis (ecological memory)</w:t>
      </w:r>
      <w:commentRangeEnd w:id="102"/>
      <w:r w:rsidR="00493026">
        <w:rPr>
          <w:rStyle w:val="CommentReference"/>
        </w:rPr>
        <w:commentReference w:id="102"/>
      </w:r>
      <w:r w:rsidR="004E1D5A" w:rsidRPr="00F75AE4">
        <w:rPr>
          <w:rFonts w:asciiTheme="minorHAnsi" w:hAnsiTheme="minorHAnsi"/>
          <w:sz w:val="22"/>
        </w:rPr>
        <w:t xml:space="preserve">: </w:t>
      </w:r>
      <w:commentRangeStart w:id="103"/>
      <w:r w:rsidR="004E1D5A" w:rsidRPr="00F75AE4">
        <w:rPr>
          <w:rFonts w:asciiTheme="minorHAnsi" w:hAnsiTheme="minorHAnsi"/>
          <w:sz w:val="22"/>
        </w:rPr>
        <w:t xml:space="preserve">once the glucose-consuming population is established, for example, by stopping the feed (setting the dilution rate to zero), then restoring it to previous levels does not return the system to its former state </w:t>
      </w:r>
      <w:commentRangeEnd w:id="103"/>
      <w:r w:rsidR="00D449D6" w:rsidRPr="00F75AE4">
        <w:rPr>
          <w:rStyle w:val="CommentReference"/>
          <w:rFonts w:asciiTheme="minorHAnsi" w:hAnsiTheme="minorHAnsi"/>
          <w:sz w:val="22"/>
          <w:szCs w:val="22"/>
        </w:rPr>
        <w:commentReference w:id="103"/>
      </w:r>
      <w:r w:rsidR="004E1D5A" w:rsidRPr="00F75AE4">
        <w:rPr>
          <w:rFonts w:asciiTheme="minorHAnsi" w:hAnsiTheme="minorHAnsi"/>
          <w:sz w:val="22"/>
        </w:rPr>
        <w:t>(Figure 3A). Consequently, two states can coexist under the same parameter values, and the system’s history is required to predict its behavior</w:t>
      </w:r>
      <w:r w:rsidR="00C34C72" w:rsidRPr="00F75AE4">
        <w:rPr>
          <w:rFonts w:asciiTheme="minorHAnsi" w:hAnsiTheme="minorHAnsi"/>
          <w:sz w:val="22"/>
        </w:rPr>
        <w:t xml:space="preserve"> (</w:t>
      </w:r>
      <w:r w:rsidR="003C7F4B">
        <w:rPr>
          <w:rFonts w:asciiTheme="minorHAnsi" w:hAnsiTheme="minorHAnsi"/>
          <w:sz w:val="22"/>
        </w:rPr>
        <w:t xml:space="preserve">for </w:t>
      </w:r>
      <w:r w:rsidR="00D4376B">
        <w:rPr>
          <w:rFonts w:asciiTheme="minorHAnsi" w:hAnsiTheme="minorHAnsi"/>
          <w:sz w:val="22"/>
        </w:rPr>
        <w:t>a more in</w:t>
      </w:r>
      <w:r w:rsidR="003C7F4B">
        <w:rPr>
          <w:rFonts w:asciiTheme="minorHAnsi" w:hAnsiTheme="minorHAnsi"/>
          <w:sz w:val="22"/>
        </w:rPr>
        <w:t>-</w:t>
      </w:r>
      <w:r w:rsidR="00D4376B">
        <w:rPr>
          <w:rFonts w:asciiTheme="minorHAnsi" w:hAnsiTheme="minorHAnsi"/>
          <w:sz w:val="22"/>
        </w:rPr>
        <w:t xml:space="preserve">depth exploration of this behavior </w:t>
      </w:r>
      <w:r w:rsidR="003C7F4B">
        <w:rPr>
          <w:rFonts w:asciiTheme="minorHAnsi" w:hAnsiTheme="minorHAnsi"/>
          <w:sz w:val="22"/>
        </w:rPr>
        <w:t>refer to</w:t>
      </w:r>
      <w:r w:rsidR="00C34C72" w:rsidRPr="00F75AE4">
        <w:rPr>
          <w:rFonts w:asciiTheme="minorHAnsi" w:hAnsiTheme="minorHAnsi"/>
          <w:sz w:val="22"/>
        </w:rPr>
        <w:t xml:space="preserve"> Supplementary Figure </w:t>
      </w:r>
      <w:r w:rsidR="00F14BEC">
        <w:rPr>
          <w:rFonts w:asciiTheme="minorHAnsi" w:hAnsiTheme="minorHAnsi"/>
          <w:sz w:val="22"/>
        </w:rPr>
        <w:t>S3</w:t>
      </w:r>
      <w:r w:rsidR="003C7F4B">
        <w:rPr>
          <w:rFonts w:asciiTheme="minorHAnsi" w:hAnsiTheme="minorHAnsi"/>
          <w:sz w:val="22"/>
        </w:rPr>
        <w:t xml:space="preserve"> and its caption</w:t>
      </w:r>
      <w:r w:rsidR="00C34C72" w:rsidRPr="00F75AE4">
        <w:rPr>
          <w:rFonts w:asciiTheme="minorHAnsi" w:hAnsiTheme="minorHAnsi"/>
          <w:sz w:val="22"/>
        </w:rPr>
        <w:t>)</w:t>
      </w:r>
      <w:r w:rsidR="00735E61" w:rsidRPr="00F75AE4">
        <w:rPr>
          <w:rFonts w:asciiTheme="minorHAnsi" w:hAnsiTheme="minorHAnsi"/>
          <w:sz w:val="22"/>
        </w:rPr>
        <w:t>.</w:t>
      </w:r>
    </w:p>
    <w:p w14:paraId="5A4A5518" w14:textId="60AD99C3" w:rsidR="00C11AD9" w:rsidRPr="003C7F4B" w:rsidRDefault="00735E61" w:rsidP="003C7F4B">
      <w:pPr>
        <w:jc w:val="both"/>
        <w:rPr>
          <w:rFonts w:asciiTheme="minorHAnsi" w:hAnsiTheme="minorHAnsi"/>
          <w:sz w:val="22"/>
        </w:rPr>
      </w:pPr>
      <w:r w:rsidRPr="003C7F4B">
        <w:rPr>
          <w:rFonts w:asciiTheme="minorHAnsi" w:hAnsiTheme="minorHAnsi"/>
          <w:sz w:val="22"/>
        </w:rPr>
        <w:t>Similar alternative stable states also exist along the pH gradient. Since these depend on the dilution rate, we fixed these at 0.067h</w:t>
      </w:r>
      <w:r w:rsidRPr="003C7F4B">
        <w:rPr>
          <w:rFonts w:asciiTheme="minorHAnsi" w:hAnsiTheme="minorHAnsi"/>
          <w:sz w:val="22"/>
          <w:vertAlign w:val="superscript"/>
        </w:rPr>
        <w:t>-1</w:t>
      </w:r>
      <w:r w:rsidRPr="003C7F4B">
        <w:rPr>
          <w:rFonts w:asciiTheme="minorHAnsi" w:hAnsiTheme="minorHAnsi"/>
          <w:sz w:val="22"/>
        </w:rPr>
        <w:t xml:space="preserve"> and explored community landscape with varying </w:t>
      </w:r>
      <w:r w:rsidR="005E2BA3" w:rsidRPr="003C7F4B">
        <w:rPr>
          <w:rFonts w:asciiTheme="minorHAnsi" w:hAnsiTheme="minorHAnsi"/>
          <w:sz w:val="22"/>
        </w:rPr>
        <w:t xml:space="preserve">pH </w:t>
      </w:r>
      <w:r w:rsidRPr="003C7F4B">
        <w:rPr>
          <w:rFonts w:asciiTheme="minorHAnsi" w:hAnsiTheme="minorHAnsi"/>
          <w:sz w:val="22"/>
        </w:rPr>
        <w:t xml:space="preserve">values (Figure 3B). At lower pH values (e.g. 5.47 see Figure 3B), </w:t>
      </w:r>
      <w:proofErr w:type="spellStart"/>
      <w:r w:rsidRPr="003C7F4B">
        <w:rPr>
          <w:rFonts w:asciiTheme="minorHAnsi" w:hAnsiTheme="minorHAnsi"/>
          <w:i/>
          <w:sz w:val="22"/>
        </w:rPr>
        <w:t>Roseburia</w:t>
      </w:r>
      <w:proofErr w:type="spellEnd"/>
      <w:r w:rsidRPr="003C7F4B">
        <w:rPr>
          <w:rFonts w:asciiTheme="minorHAnsi" w:hAnsiTheme="minorHAnsi"/>
          <w:i/>
          <w:sz w:val="22"/>
        </w:rPr>
        <w:t xml:space="preserve"> intestinalis</w:t>
      </w:r>
      <w:r w:rsidRPr="003C7F4B">
        <w:rPr>
          <w:rFonts w:asciiTheme="minorHAnsi" w:hAnsiTheme="minorHAnsi"/>
          <w:sz w:val="22"/>
        </w:rPr>
        <w:t xml:space="preserve"> is favored</w:t>
      </w:r>
      <w:r w:rsidR="005E2BA3" w:rsidRPr="003C7F4B">
        <w:rPr>
          <w:rFonts w:asciiTheme="minorHAnsi" w:hAnsiTheme="minorHAnsi"/>
          <w:sz w:val="22"/>
        </w:rPr>
        <w:t xml:space="preserve">. Overall, </w:t>
      </w:r>
      <w:r w:rsidR="005E2BA3" w:rsidRPr="003C7F4B">
        <w:rPr>
          <w:rFonts w:asciiTheme="minorHAnsi" w:hAnsiTheme="minorHAnsi"/>
          <w:i/>
          <w:sz w:val="22"/>
        </w:rPr>
        <w:t xml:space="preserve">Bacteroides </w:t>
      </w:r>
      <w:proofErr w:type="spellStart"/>
      <w:r w:rsidR="005E2BA3" w:rsidRPr="003C7F4B">
        <w:rPr>
          <w:rFonts w:asciiTheme="minorHAnsi" w:hAnsiTheme="minorHAnsi"/>
          <w:i/>
          <w:sz w:val="22"/>
        </w:rPr>
        <w:t>thetaiotaomicron</w:t>
      </w:r>
      <w:proofErr w:type="spellEnd"/>
      <w:r w:rsidR="005E2BA3" w:rsidRPr="003C7F4B">
        <w:rPr>
          <w:rFonts w:asciiTheme="minorHAnsi" w:hAnsiTheme="minorHAnsi"/>
          <w:sz w:val="22"/>
        </w:rPr>
        <w:t xml:space="preserve"> is favored by pH control, since it can produce a large amount of acids without lowering the environment pH and inhibiting its own growth. T</w:t>
      </w:r>
      <w:r w:rsidRPr="003C7F4B">
        <w:rPr>
          <w:rFonts w:asciiTheme="minorHAnsi" w:hAnsiTheme="minorHAnsi"/>
          <w:sz w:val="22"/>
        </w:rPr>
        <w:t>he state of the system</w:t>
      </w:r>
      <w:r w:rsidR="005E2BA3" w:rsidRPr="003C7F4B">
        <w:rPr>
          <w:rFonts w:asciiTheme="minorHAnsi" w:hAnsiTheme="minorHAnsi"/>
          <w:sz w:val="22"/>
        </w:rPr>
        <w:t>, however,</w:t>
      </w:r>
      <w:r w:rsidRPr="003C7F4B">
        <w:rPr>
          <w:rFonts w:asciiTheme="minorHAnsi" w:hAnsiTheme="minorHAnsi"/>
          <w:sz w:val="22"/>
        </w:rPr>
        <w:t xml:space="preserve"> </w:t>
      </w:r>
      <w:commentRangeStart w:id="104"/>
      <w:r w:rsidRPr="003C7F4B">
        <w:rPr>
          <w:rFonts w:asciiTheme="minorHAnsi" w:hAnsiTheme="minorHAnsi"/>
          <w:sz w:val="22"/>
        </w:rPr>
        <w:t>ultimately depends on its history</w:t>
      </w:r>
      <w:commentRangeEnd w:id="104"/>
      <w:r w:rsidR="001B7026" w:rsidRPr="003C7F4B">
        <w:rPr>
          <w:rStyle w:val="CommentReference"/>
          <w:rFonts w:asciiTheme="minorHAnsi" w:hAnsiTheme="minorHAnsi"/>
          <w:sz w:val="22"/>
          <w:szCs w:val="22"/>
        </w:rPr>
        <w:commentReference w:id="104"/>
      </w:r>
      <w:r w:rsidRPr="003C7F4B">
        <w:rPr>
          <w:rFonts w:asciiTheme="minorHAnsi" w:hAnsiTheme="minorHAnsi"/>
          <w:sz w:val="22"/>
        </w:rPr>
        <w:t xml:space="preserve">, which is illustrated in the lower plot of Figure 3B: </w:t>
      </w:r>
      <w:r w:rsidR="005E2BA3" w:rsidRPr="003C7F4B">
        <w:rPr>
          <w:rFonts w:asciiTheme="minorHAnsi" w:hAnsiTheme="minorHAnsi"/>
          <w:sz w:val="22"/>
        </w:rPr>
        <w:t>changing the pH after the system is established does not necessarily lead to a change in community state (</w:t>
      </w:r>
      <w:commentRangeStart w:id="105"/>
      <w:commentRangeStart w:id="106"/>
      <w:commentRangeStart w:id="107"/>
      <w:commentRangeStart w:id="108"/>
      <w:commentRangeStart w:id="109"/>
      <w:r w:rsidR="005E2BA3" w:rsidRPr="003C7F4B">
        <w:rPr>
          <w:rFonts w:asciiTheme="minorHAnsi" w:hAnsiTheme="minorHAnsi"/>
          <w:sz w:val="22"/>
        </w:rPr>
        <w:t>Figure 3B</w:t>
      </w:r>
      <w:commentRangeEnd w:id="105"/>
      <w:r w:rsidR="00556668" w:rsidRPr="003C7F4B">
        <w:rPr>
          <w:rStyle w:val="CommentReference"/>
          <w:rFonts w:asciiTheme="minorHAnsi" w:hAnsiTheme="minorHAnsi"/>
          <w:sz w:val="22"/>
          <w:szCs w:val="22"/>
        </w:rPr>
        <w:commentReference w:id="105"/>
      </w:r>
      <w:commentRangeEnd w:id="106"/>
      <w:r w:rsidR="003C7F4B" w:rsidRPr="003C7F4B">
        <w:rPr>
          <w:rStyle w:val="CommentReference"/>
          <w:rFonts w:asciiTheme="minorHAnsi" w:hAnsiTheme="minorHAnsi"/>
          <w:sz w:val="22"/>
          <w:szCs w:val="22"/>
        </w:rPr>
        <w:commentReference w:id="106"/>
      </w:r>
      <w:commentRangeEnd w:id="107"/>
      <w:r w:rsidR="00DF6812">
        <w:rPr>
          <w:rStyle w:val="CommentReference"/>
        </w:rPr>
        <w:commentReference w:id="107"/>
      </w:r>
      <w:commentRangeEnd w:id="108"/>
      <w:r w:rsidR="00D15FC5">
        <w:rPr>
          <w:rStyle w:val="CommentReference"/>
        </w:rPr>
        <w:commentReference w:id="108"/>
      </w:r>
      <w:commentRangeEnd w:id="109"/>
      <w:r w:rsidR="00972847">
        <w:rPr>
          <w:rStyle w:val="CommentReference"/>
        </w:rPr>
        <w:commentReference w:id="109"/>
      </w:r>
      <w:r w:rsidR="005E2BA3" w:rsidRPr="003C7F4B">
        <w:rPr>
          <w:rFonts w:asciiTheme="minorHAnsi" w:hAnsiTheme="minorHAnsi"/>
          <w:sz w:val="22"/>
        </w:rPr>
        <w:t xml:space="preserve">). Of note, this effect is related to the concentration of cells in a specific phenotype reaching a tipping point and not to the extinction of </w:t>
      </w:r>
      <w:proofErr w:type="spellStart"/>
      <w:r w:rsidR="005E2BA3" w:rsidRPr="003C7F4B">
        <w:rPr>
          <w:rFonts w:asciiTheme="minorHAnsi" w:hAnsiTheme="minorHAnsi"/>
          <w:i/>
          <w:sz w:val="22"/>
        </w:rPr>
        <w:t>Roseburia</w:t>
      </w:r>
      <w:proofErr w:type="spellEnd"/>
      <w:r w:rsidR="005E2BA3" w:rsidRPr="003C7F4B">
        <w:rPr>
          <w:rFonts w:asciiTheme="minorHAnsi" w:hAnsiTheme="minorHAnsi"/>
          <w:i/>
          <w:sz w:val="22"/>
        </w:rPr>
        <w:t xml:space="preserve"> intestinalis</w:t>
      </w:r>
      <w:r w:rsidR="005E2BA3" w:rsidRPr="003C7F4B">
        <w:rPr>
          <w:rFonts w:asciiTheme="minorHAnsi" w:hAnsiTheme="minorHAnsi"/>
          <w:sz w:val="22"/>
        </w:rPr>
        <w:t xml:space="preserve"> cells, as the shift is performed while there is still a significant abundance of live </w:t>
      </w:r>
      <w:proofErr w:type="spellStart"/>
      <w:r w:rsidR="005E2BA3" w:rsidRPr="003C7F4B">
        <w:rPr>
          <w:rFonts w:asciiTheme="minorHAnsi" w:hAnsiTheme="minorHAnsi"/>
          <w:i/>
          <w:sz w:val="22"/>
        </w:rPr>
        <w:t>Roseburia</w:t>
      </w:r>
      <w:proofErr w:type="spellEnd"/>
      <w:r w:rsidR="005E2BA3" w:rsidRPr="003C7F4B">
        <w:rPr>
          <w:rFonts w:asciiTheme="minorHAnsi" w:hAnsiTheme="minorHAnsi"/>
          <w:i/>
          <w:sz w:val="22"/>
        </w:rPr>
        <w:t xml:space="preserve"> intestinalis</w:t>
      </w:r>
      <w:r w:rsidR="005E2BA3" w:rsidRPr="003C7F4B">
        <w:rPr>
          <w:rFonts w:asciiTheme="minorHAnsi" w:hAnsiTheme="minorHAnsi"/>
          <w:sz w:val="22"/>
        </w:rPr>
        <w:t xml:space="preserve"> cells</w:t>
      </w:r>
      <w:r w:rsidR="00A72110" w:rsidRPr="003C7F4B">
        <w:rPr>
          <w:rFonts w:asciiTheme="minorHAnsi" w:hAnsiTheme="minorHAnsi"/>
          <w:sz w:val="22"/>
        </w:rPr>
        <w:t xml:space="preserve"> in the system</w:t>
      </w:r>
      <w:r w:rsidR="00C34C72" w:rsidRPr="003C7F4B">
        <w:rPr>
          <w:rFonts w:asciiTheme="minorHAnsi" w:hAnsiTheme="minorHAnsi"/>
          <w:sz w:val="22"/>
        </w:rPr>
        <w:t xml:space="preserve"> (also see Supplementary Figure </w:t>
      </w:r>
      <w:r w:rsidR="003C7F4B" w:rsidRPr="003C7F4B">
        <w:rPr>
          <w:rFonts w:asciiTheme="minorHAnsi" w:hAnsiTheme="minorHAnsi"/>
          <w:sz w:val="22"/>
        </w:rPr>
        <w:t>S3</w:t>
      </w:r>
      <w:r w:rsidR="00C34C72" w:rsidRPr="003C7F4B">
        <w:rPr>
          <w:rFonts w:asciiTheme="minorHAnsi" w:hAnsiTheme="minorHAnsi"/>
          <w:sz w:val="22"/>
        </w:rPr>
        <w:t>)</w:t>
      </w:r>
      <w:r w:rsidR="005E2BA3" w:rsidRPr="003C7F4B">
        <w:rPr>
          <w:rFonts w:asciiTheme="minorHAnsi" w:hAnsiTheme="minorHAnsi"/>
          <w:sz w:val="22"/>
        </w:rPr>
        <w:t xml:space="preserve">. </w:t>
      </w:r>
    </w:p>
    <w:p w14:paraId="5E3B553F" w14:textId="1099F1A9" w:rsidR="00436EDE" w:rsidRPr="00436EDE" w:rsidRDefault="00C569A1" w:rsidP="00436EDE">
      <w:pPr>
        <w:jc w:val="both"/>
        <w:rPr>
          <w:rFonts w:asciiTheme="minorHAnsi" w:hAnsiTheme="minorHAnsi"/>
          <w:sz w:val="22"/>
        </w:rPr>
      </w:pPr>
      <w:bookmarkStart w:id="110" w:name="_Hlk157504838"/>
      <w:r w:rsidRPr="00436EDE">
        <w:rPr>
          <w:rFonts w:asciiTheme="minorHAnsi" w:hAnsiTheme="minorHAnsi"/>
          <w:sz w:val="22"/>
        </w:rPr>
        <w:t>The alternative steady-states and tipping points emerging from our model's stability landscape analysis help</w:t>
      </w:r>
      <w:r w:rsidR="00167230">
        <w:rPr>
          <w:rFonts w:asciiTheme="minorHAnsi" w:hAnsiTheme="minorHAnsi"/>
          <w:sz w:val="22"/>
        </w:rPr>
        <w:t>ed</w:t>
      </w:r>
      <w:r w:rsidRPr="00436EDE">
        <w:rPr>
          <w:rFonts w:asciiTheme="minorHAnsi" w:hAnsiTheme="minorHAnsi"/>
          <w:sz w:val="22"/>
        </w:rPr>
        <w:t xml:space="preserve"> </w:t>
      </w:r>
      <w:r w:rsidR="00167230">
        <w:rPr>
          <w:rFonts w:asciiTheme="minorHAnsi" w:hAnsiTheme="minorHAnsi"/>
          <w:sz w:val="22"/>
        </w:rPr>
        <w:t xml:space="preserve">us </w:t>
      </w:r>
      <w:r w:rsidRPr="00436EDE">
        <w:rPr>
          <w:rFonts w:asciiTheme="minorHAnsi" w:hAnsiTheme="minorHAnsi"/>
          <w:sz w:val="22"/>
        </w:rPr>
        <w:t xml:space="preserve">interpret experimental data. </w:t>
      </w:r>
      <w:r w:rsidR="00717DF6" w:rsidRPr="00436EDE">
        <w:rPr>
          <w:rFonts w:asciiTheme="minorHAnsi" w:hAnsiTheme="minorHAnsi"/>
          <w:sz w:val="22"/>
        </w:rPr>
        <w:t>W</w:t>
      </w:r>
      <w:r w:rsidRPr="00436EDE">
        <w:rPr>
          <w:rFonts w:asciiTheme="minorHAnsi" w:hAnsiTheme="minorHAnsi"/>
          <w:sz w:val="22"/>
        </w:rPr>
        <w:t xml:space="preserve">e cultured gut species in </w:t>
      </w:r>
      <w:proofErr w:type="spellStart"/>
      <w:r w:rsidRPr="00436EDE">
        <w:rPr>
          <w:rFonts w:asciiTheme="minorHAnsi" w:hAnsiTheme="minorHAnsi"/>
          <w:sz w:val="22"/>
        </w:rPr>
        <w:t>minibioreactors</w:t>
      </w:r>
      <w:proofErr w:type="spellEnd"/>
      <w:r w:rsidR="00717DF6" w:rsidRPr="00436EDE">
        <w:rPr>
          <w:rFonts w:asciiTheme="minorHAnsi" w:hAnsiTheme="minorHAnsi"/>
          <w:sz w:val="22"/>
        </w:rPr>
        <w:t xml:space="preserve"> that </w:t>
      </w:r>
      <w:r w:rsidR="00B928B8">
        <w:rPr>
          <w:rFonts w:asciiTheme="minorHAnsi" w:hAnsiTheme="minorHAnsi"/>
          <w:sz w:val="22"/>
        </w:rPr>
        <w:t>enable</w:t>
      </w:r>
      <w:r w:rsidR="00717DF6" w:rsidRPr="00436EDE">
        <w:rPr>
          <w:rFonts w:asciiTheme="minorHAnsi" w:hAnsiTheme="minorHAnsi"/>
          <w:sz w:val="22"/>
        </w:rPr>
        <w:t xml:space="preserve"> parallel cultivation and sampling</w:t>
      </w:r>
      <w:r w:rsidR="00F7574C">
        <w:rPr>
          <w:rFonts w:asciiTheme="minorHAnsi" w:hAnsiTheme="minorHAnsi"/>
          <w:sz w:val="22"/>
        </w:rPr>
        <w:t xml:space="preserve"> in controlled conditions, emulating a chemostat via </w:t>
      </w:r>
      <w:commentRangeStart w:id="111"/>
      <w:commentRangeStart w:id="112"/>
      <w:commentRangeStart w:id="113"/>
      <w:r w:rsidR="00F7574C">
        <w:rPr>
          <w:rFonts w:asciiTheme="minorHAnsi" w:hAnsiTheme="minorHAnsi"/>
          <w:sz w:val="22"/>
        </w:rPr>
        <w:t>continuous inflow and pipette-controlled outflow, as reported previously (van de Velde et al. 2023)</w:t>
      </w:r>
      <w:r w:rsidRPr="00436EDE">
        <w:rPr>
          <w:rFonts w:asciiTheme="minorHAnsi" w:hAnsiTheme="minorHAnsi"/>
          <w:sz w:val="22"/>
        </w:rPr>
        <w:t xml:space="preserve">. </w:t>
      </w:r>
      <w:commentRangeEnd w:id="111"/>
      <w:commentRangeEnd w:id="112"/>
      <w:commentRangeEnd w:id="113"/>
      <w:r w:rsidRPr="00436EDE">
        <w:rPr>
          <w:rFonts w:asciiTheme="minorHAnsi" w:hAnsiTheme="minorHAnsi"/>
          <w:sz w:val="22"/>
        </w:rPr>
        <w:t xml:space="preserve">Despite </w:t>
      </w:r>
      <w:r w:rsidR="000207A7">
        <w:rPr>
          <w:rFonts w:asciiTheme="minorHAnsi" w:hAnsiTheme="minorHAnsi"/>
          <w:sz w:val="22"/>
        </w:rPr>
        <w:t>treating vessels as biological replicates</w:t>
      </w:r>
      <w:r w:rsidRPr="00436EDE">
        <w:rPr>
          <w:rFonts w:asciiTheme="minorHAnsi" w:hAnsiTheme="minorHAnsi"/>
          <w:sz w:val="22"/>
        </w:rPr>
        <w:t>, distinct community states clearly emerged</w:t>
      </w:r>
      <w:r w:rsidR="00C309E0">
        <w:rPr>
          <w:rFonts w:asciiTheme="minorHAnsi" w:hAnsiTheme="minorHAnsi"/>
          <w:sz w:val="22"/>
        </w:rPr>
        <w:t xml:space="preserve"> when transient perturbations were applied</w:t>
      </w:r>
      <w:r w:rsidRPr="00436EDE">
        <w:rPr>
          <w:rFonts w:asciiTheme="minorHAnsi" w:hAnsiTheme="minorHAnsi"/>
          <w:sz w:val="22"/>
        </w:rPr>
        <w:t>, splitting along PC1/PC2 axes (</w:t>
      </w:r>
      <w:r w:rsidR="00167230">
        <w:rPr>
          <w:rFonts w:asciiTheme="minorHAnsi" w:hAnsiTheme="minorHAnsi"/>
          <w:sz w:val="22"/>
        </w:rPr>
        <w:t xml:space="preserve">as shown by </w:t>
      </w:r>
      <w:r w:rsidR="00293402" w:rsidRPr="00436EDE">
        <w:rPr>
          <w:rFonts w:asciiTheme="minorHAnsi" w:hAnsiTheme="minorHAnsi"/>
          <w:sz w:val="22"/>
        </w:rPr>
        <w:t xml:space="preserve">the </w:t>
      </w:r>
      <w:r w:rsidR="00A04661">
        <w:rPr>
          <w:rFonts w:asciiTheme="minorHAnsi" w:hAnsiTheme="minorHAnsi"/>
          <w:sz w:val="22"/>
        </w:rPr>
        <w:t>four</w:t>
      </w:r>
      <w:r w:rsidR="00293402" w:rsidRPr="00436EDE">
        <w:rPr>
          <w:rFonts w:asciiTheme="minorHAnsi" w:hAnsiTheme="minorHAnsi"/>
          <w:sz w:val="22"/>
        </w:rPr>
        <w:t xml:space="preserve"> </w:t>
      </w:r>
      <w:r w:rsidR="0074307A" w:rsidRPr="00436EDE">
        <w:rPr>
          <w:rFonts w:asciiTheme="minorHAnsi" w:hAnsiTheme="minorHAnsi"/>
          <w:sz w:val="22"/>
        </w:rPr>
        <w:t>ellipses</w:t>
      </w:r>
      <w:r w:rsidR="00293402" w:rsidRPr="00436EDE">
        <w:rPr>
          <w:rFonts w:asciiTheme="minorHAnsi" w:hAnsiTheme="minorHAnsi"/>
          <w:sz w:val="22"/>
        </w:rPr>
        <w:t xml:space="preserve"> of </w:t>
      </w:r>
      <w:r w:rsidRPr="00436EDE">
        <w:rPr>
          <w:rFonts w:asciiTheme="minorHAnsi" w:hAnsiTheme="minorHAnsi"/>
          <w:sz w:val="22"/>
        </w:rPr>
        <w:t>Fig</w:t>
      </w:r>
      <w:r w:rsidR="00293402" w:rsidRPr="00436EDE">
        <w:rPr>
          <w:rFonts w:asciiTheme="minorHAnsi" w:hAnsiTheme="minorHAnsi"/>
          <w:sz w:val="22"/>
        </w:rPr>
        <w:t>ure</w:t>
      </w:r>
      <w:r w:rsidRPr="00436EDE">
        <w:rPr>
          <w:rFonts w:asciiTheme="minorHAnsi" w:hAnsiTheme="minorHAnsi"/>
          <w:sz w:val="22"/>
        </w:rPr>
        <w:t xml:space="preserve"> 3C</w:t>
      </w:r>
      <w:r w:rsidR="00A04661">
        <w:rPr>
          <w:rFonts w:asciiTheme="minorHAnsi" w:hAnsiTheme="minorHAnsi"/>
          <w:sz w:val="22"/>
        </w:rPr>
        <w:t>, which are illustrated in the heatmap</w:t>
      </w:r>
      <w:r w:rsidRPr="00436EDE">
        <w:rPr>
          <w:rFonts w:asciiTheme="minorHAnsi" w:hAnsiTheme="minorHAnsi"/>
          <w:sz w:val="22"/>
        </w:rPr>
        <w:t xml:space="preserve">). </w:t>
      </w:r>
      <w:r w:rsidR="00900E7A">
        <w:rPr>
          <w:rFonts w:asciiTheme="minorHAnsi" w:hAnsiTheme="minorHAnsi"/>
          <w:sz w:val="22"/>
        </w:rPr>
        <w:t xml:space="preserve">These states </w:t>
      </w:r>
      <w:r w:rsidR="00A04661">
        <w:rPr>
          <w:rFonts w:asciiTheme="minorHAnsi" w:hAnsiTheme="minorHAnsi"/>
          <w:sz w:val="22"/>
        </w:rPr>
        <w:t xml:space="preserve">show sharp transitions in </w:t>
      </w:r>
      <w:commentRangeStart w:id="114"/>
      <w:r w:rsidR="00A04661">
        <w:rPr>
          <w:rFonts w:asciiTheme="minorHAnsi" w:hAnsiTheme="minorHAnsi"/>
          <w:sz w:val="22"/>
        </w:rPr>
        <w:t>species composition</w:t>
      </w:r>
      <w:commentRangeEnd w:id="114"/>
      <w:r w:rsidR="00BD5841">
        <w:rPr>
          <w:rStyle w:val="CommentReference"/>
        </w:rPr>
        <w:commentReference w:id="114"/>
      </w:r>
      <w:r w:rsidR="00A04661">
        <w:rPr>
          <w:rFonts w:asciiTheme="minorHAnsi" w:hAnsiTheme="minorHAnsi"/>
          <w:sz w:val="22"/>
        </w:rPr>
        <w:t xml:space="preserve"> within </w:t>
      </w:r>
      <w:r w:rsidR="00767876">
        <w:rPr>
          <w:rFonts w:asciiTheme="minorHAnsi" w:hAnsiTheme="minorHAnsi"/>
          <w:sz w:val="22"/>
        </w:rPr>
        <w:t xml:space="preserve">a </w:t>
      </w:r>
      <w:r w:rsidR="00A04661">
        <w:rPr>
          <w:rFonts w:asciiTheme="minorHAnsi" w:hAnsiTheme="minorHAnsi"/>
          <w:sz w:val="22"/>
        </w:rPr>
        <w:t>narrow range of experimental conditions</w:t>
      </w:r>
      <w:r w:rsidR="00767876">
        <w:rPr>
          <w:rFonts w:asciiTheme="minorHAnsi" w:hAnsiTheme="minorHAnsi"/>
          <w:sz w:val="22"/>
        </w:rPr>
        <w:t>, as we predicted with the model’s stability landscape</w:t>
      </w:r>
      <w:r w:rsidR="00A04661">
        <w:rPr>
          <w:rFonts w:asciiTheme="minorHAnsi" w:hAnsiTheme="minorHAnsi"/>
          <w:sz w:val="22"/>
        </w:rPr>
        <w:t xml:space="preserve"> (Figure 2C)</w:t>
      </w:r>
      <w:r w:rsidR="00900E7A">
        <w:rPr>
          <w:rFonts w:asciiTheme="minorHAnsi" w:hAnsiTheme="minorHAnsi"/>
          <w:sz w:val="22"/>
        </w:rPr>
        <w:t xml:space="preserve">. </w:t>
      </w:r>
      <w:r w:rsidR="00AF60C3">
        <w:rPr>
          <w:rFonts w:asciiTheme="minorHAnsi" w:hAnsiTheme="minorHAnsi"/>
          <w:sz w:val="22"/>
        </w:rPr>
        <w:t>T</w:t>
      </w:r>
      <w:r w:rsidRPr="00436EDE">
        <w:rPr>
          <w:rFonts w:asciiTheme="minorHAnsi" w:hAnsiTheme="minorHAnsi"/>
          <w:sz w:val="22"/>
        </w:rPr>
        <w:t>hese states</w:t>
      </w:r>
      <w:r w:rsidR="00AF60C3">
        <w:rPr>
          <w:rFonts w:asciiTheme="minorHAnsi" w:hAnsiTheme="minorHAnsi"/>
          <w:sz w:val="22"/>
        </w:rPr>
        <w:t>, like our model,</w:t>
      </w:r>
      <w:r w:rsidRPr="00436EDE">
        <w:rPr>
          <w:rFonts w:asciiTheme="minorHAnsi" w:hAnsiTheme="minorHAnsi"/>
          <w:sz w:val="22"/>
        </w:rPr>
        <w:t xml:space="preserve"> </w:t>
      </w:r>
      <w:r w:rsidR="00167230">
        <w:rPr>
          <w:rFonts w:asciiTheme="minorHAnsi" w:hAnsiTheme="minorHAnsi"/>
          <w:sz w:val="22"/>
        </w:rPr>
        <w:t>typically</w:t>
      </w:r>
      <w:r w:rsidRPr="00436EDE">
        <w:rPr>
          <w:rFonts w:asciiTheme="minorHAnsi" w:hAnsiTheme="minorHAnsi"/>
          <w:sz w:val="22"/>
        </w:rPr>
        <w:t xml:space="preserve"> </w:t>
      </w:r>
      <w:r w:rsidR="00167230">
        <w:rPr>
          <w:rFonts w:asciiTheme="minorHAnsi" w:hAnsiTheme="minorHAnsi"/>
          <w:sz w:val="22"/>
        </w:rPr>
        <w:t>exhibited</w:t>
      </w:r>
      <w:r w:rsidRPr="00436EDE">
        <w:rPr>
          <w:rFonts w:asciiTheme="minorHAnsi" w:hAnsiTheme="minorHAnsi"/>
          <w:sz w:val="22"/>
        </w:rPr>
        <w:t xml:space="preserve"> high </w:t>
      </w:r>
      <w:r w:rsidR="00B928B8">
        <w:rPr>
          <w:rFonts w:asciiTheme="minorHAnsi" w:hAnsiTheme="minorHAnsi"/>
          <w:sz w:val="22"/>
        </w:rPr>
        <w:t xml:space="preserve">or low </w:t>
      </w:r>
      <w:r w:rsidRPr="00436EDE">
        <w:rPr>
          <w:rFonts w:asciiTheme="minorHAnsi" w:hAnsiTheme="minorHAnsi"/>
          <w:sz w:val="22"/>
        </w:rPr>
        <w:t xml:space="preserve">abundance of </w:t>
      </w:r>
      <w:r w:rsidRPr="00436EDE">
        <w:rPr>
          <w:rFonts w:asciiTheme="minorHAnsi" w:hAnsiTheme="minorHAnsi"/>
          <w:i/>
          <w:sz w:val="22"/>
        </w:rPr>
        <w:t>Blautia hydrogenotrophica</w:t>
      </w:r>
      <w:r w:rsidRPr="00436EDE">
        <w:rPr>
          <w:rFonts w:asciiTheme="minorHAnsi" w:hAnsiTheme="minorHAnsi"/>
          <w:sz w:val="22"/>
        </w:rPr>
        <w:t xml:space="preserve">. In reactors </w:t>
      </w:r>
      <w:r w:rsidR="0074307A" w:rsidRPr="00436EDE">
        <w:rPr>
          <w:rFonts w:asciiTheme="minorHAnsi" w:hAnsiTheme="minorHAnsi"/>
          <w:sz w:val="22"/>
        </w:rPr>
        <w:t>where</w:t>
      </w:r>
      <w:r w:rsidRPr="00436EDE">
        <w:rPr>
          <w:rFonts w:asciiTheme="minorHAnsi" w:hAnsiTheme="minorHAnsi"/>
          <w:sz w:val="22"/>
        </w:rPr>
        <w:t xml:space="preserve"> </w:t>
      </w:r>
      <w:r w:rsidRPr="00436EDE">
        <w:rPr>
          <w:rFonts w:asciiTheme="minorHAnsi" w:hAnsiTheme="minorHAnsi"/>
          <w:i/>
          <w:sz w:val="22"/>
        </w:rPr>
        <w:t>Blautia hydrogenotrophica</w:t>
      </w:r>
      <w:r w:rsidR="0074307A" w:rsidRPr="00436EDE">
        <w:rPr>
          <w:rFonts w:asciiTheme="minorHAnsi" w:hAnsiTheme="minorHAnsi"/>
          <w:sz w:val="22"/>
        </w:rPr>
        <w:t xml:space="preserve"> </w:t>
      </w:r>
      <w:r w:rsidR="00167230">
        <w:rPr>
          <w:rFonts w:asciiTheme="minorHAnsi" w:hAnsiTheme="minorHAnsi"/>
          <w:sz w:val="22"/>
        </w:rPr>
        <w:t>wa</w:t>
      </w:r>
      <w:r w:rsidR="0074307A" w:rsidRPr="00436EDE">
        <w:rPr>
          <w:rFonts w:asciiTheme="minorHAnsi" w:hAnsiTheme="minorHAnsi"/>
          <w:sz w:val="22"/>
        </w:rPr>
        <w:t>s highly abundan</w:t>
      </w:r>
      <w:r w:rsidR="00436EDE" w:rsidRPr="00436EDE">
        <w:rPr>
          <w:rFonts w:asciiTheme="minorHAnsi" w:hAnsiTheme="minorHAnsi"/>
          <w:sz w:val="22"/>
        </w:rPr>
        <w:t>t</w:t>
      </w:r>
      <w:r w:rsidRPr="00436EDE">
        <w:rPr>
          <w:rFonts w:asciiTheme="minorHAnsi" w:hAnsiTheme="minorHAnsi"/>
          <w:sz w:val="22"/>
        </w:rPr>
        <w:t xml:space="preserve">, trehalose </w:t>
      </w:r>
      <w:r w:rsidR="00167230">
        <w:rPr>
          <w:rFonts w:asciiTheme="minorHAnsi" w:hAnsiTheme="minorHAnsi"/>
          <w:sz w:val="22"/>
        </w:rPr>
        <w:t>wa</w:t>
      </w:r>
      <w:r w:rsidRPr="00436EDE">
        <w:rPr>
          <w:rFonts w:asciiTheme="minorHAnsi" w:hAnsiTheme="minorHAnsi"/>
          <w:sz w:val="22"/>
        </w:rPr>
        <w:t xml:space="preserve">s completely consumed (Supplementary Table 2), suggesting that the glucose-consuming subpopulation could emerge and influence the abundance of other species. Conversely, </w:t>
      </w:r>
      <w:r w:rsidRPr="00436EDE">
        <w:rPr>
          <w:rFonts w:asciiTheme="minorHAnsi" w:hAnsiTheme="minorHAnsi"/>
          <w:i/>
          <w:sz w:val="22"/>
        </w:rPr>
        <w:t>Blautia hydrogenotrophica</w:t>
      </w:r>
      <w:r w:rsidRPr="00436EDE">
        <w:rPr>
          <w:rFonts w:asciiTheme="minorHAnsi" w:hAnsiTheme="minorHAnsi"/>
          <w:sz w:val="22"/>
        </w:rPr>
        <w:t xml:space="preserve"> </w:t>
      </w:r>
      <w:r w:rsidR="00167230">
        <w:rPr>
          <w:rFonts w:asciiTheme="minorHAnsi" w:hAnsiTheme="minorHAnsi"/>
          <w:sz w:val="22"/>
        </w:rPr>
        <w:t>wa</w:t>
      </w:r>
      <w:r w:rsidRPr="00436EDE">
        <w:rPr>
          <w:rFonts w:asciiTheme="minorHAnsi" w:hAnsiTheme="minorHAnsi"/>
          <w:sz w:val="22"/>
        </w:rPr>
        <w:t xml:space="preserve">s absent or </w:t>
      </w:r>
      <w:r w:rsidR="00167230">
        <w:rPr>
          <w:rFonts w:asciiTheme="minorHAnsi" w:hAnsiTheme="minorHAnsi"/>
          <w:sz w:val="22"/>
        </w:rPr>
        <w:t xml:space="preserve">present </w:t>
      </w:r>
      <w:r w:rsidRPr="00436EDE">
        <w:rPr>
          <w:rFonts w:asciiTheme="minorHAnsi" w:hAnsiTheme="minorHAnsi"/>
          <w:sz w:val="22"/>
        </w:rPr>
        <w:t>at low levels in reactors where trehalose remain</w:t>
      </w:r>
      <w:r w:rsidR="00167230">
        <w:rPr>
          <w:rFonts w:asciiTheme="minorHAnsi" w:hAnsiTheme="minorHAnsi"/>
          <w:sz w:val="22"/>
        </w:rPr>
        <w:t>ed</w:t>
      </w:r>
      <w:r w:rsidR="00436EDE">
        <w:rPr>
          <w:rFonts w:asciiTheme="minorHAnsi" w:hAnsiTheme="minorHAnsi"/>
          <w:sz w:val="22"/>
        </w:rPr>
        <w:t xml:space="preserve"> at detectable concentrations</w:t>
      </w:r>
      <w:r w:rsidRPr="00436EDE">
        <w:rPr>
          <w:rFonts w:asciiTheme="minorHAnsi" w:hAnsiTheme="minorHAnsi"/>
          <w:sz w:val="22"/>
        </w:rPr>
        <w:t xml:space="preserve">. </w:t>
      </w:r>
      <w:r w:rsidR="00C309E0">
        <w:rPr>
          <w:rFonts w:asciiTheme="minorHAnsi" w:hAnsiTheme="minorHAnsi"/>
          <w:sz w:val="22"/>
        </w:rPr>
        <w:t xml:space="preserve">In contrast, </w:t>
      </w:r>
      <w:r w:rsidR="0098603B">
        <w:rPr>
          <w:rFonts w:asciiTheme="minorHAnsi" w:hAnsiTheme="minorHAnsi"/>
          <w:sz w:val="22"/>
        </w:rPr>
        <w:t xml:space="preserve">only one community state was </w:t>
      </w:r>
      <w:r w:rsidR="00BD5841">
        <w:rPr>
          <w:rFonts w:asciiTheme="minorHAnsi" w:hAnsiTheme="minorHAnsi"/>
          <w:sz w:val="22"/>
        </w:rPr>
        <w:t>reached</w:t>
      </w:r>
      <w:r w:rsidR="0098603B">
        <w:rPr>
          <w:rFonts w:asciiTheme="minorHAnsi" w:hAnsiTheme="minorHAnsi"/>
          <w:sz w:val="22"/>
        </w:rPr>
        <w:t xml:space="preserve"> in </w:t>
      </w:r>
      <w:r w:rsidR="00C309E0">
        <w:rPr>
          <w:rFonts w:asciiTheme="minorHAnsi" w:hAnsiTheme="minorHAnsi"/>
          <w:sz w:val="22"/>
        </w:rPr>
        <w:t>twelve unperturbed vessels</w:t>
      </w:r>
      <w:r w:rsidR="0098603B">
        <w:rPr>
          <w:rFonts w:asciiTheme="minorHAnsi" w:hAnsiTheme="minorHAnsi"/>
          <w:sz w:val="22"/>
        </w:rPr>
        <w:t xml:space="preserve"> (Movie S2)</w:t>
      </w:r>
      <w:r w:rsidR="00C309E0">
        <w:rPr>
          <w:rFonts w:asciiTheme="minorHAnsi" w:hAnsiTheme="minorHAnsi"/>
          <w:sz w:val="22"/>
        </w:rPr>
        <w:t xml:space="preserve">.  </w:t>
      </w:r>
    </w:p>
    <w:p w14:paraId="5CE45BA3" w14:textId="507714BF" w:rsidR="00735E61" w:rsidRDefault="00293402" w:rsidP="00B928B8">
      <w:pPr>
        <w:jc w:val="both"/>
        <w:rPr>
          <w:rFonts w:asciiTheme="minorHAnsi" w:hAnsiTheme="minorHAnsi"/>
          <w:sz w:val="22"/>
        </w:rPr>
      </w:pPr>
      <w:bookmarkStart w:id="115" w:name="_Hlk157505187"/>
      <w:bookmarkEnd w:id="110"/>
      <w:r w:rsidRPr="00B928B8">
        <w:rPr>
          <w:rFonts w:asciiTheme="minorHAnsi" w:hAnsiTheme="minorHAnsi"/>
          <w:sz w:val="22"/>
        </w:rPr>
        <w:t xml:space="preserve">Depending on the state that the system </w:t>
      </w:r>
      <w:r w:rsidR="00167230">
        <w:rPr>
          <w:rFonts w:asciiTheme="minorHAnsi" w:hAnsiTheme="minorHAnsi"/>
          <w:sz w:val="22"/>
        </w:rPr>
        <w:t>assumes</w:t>
      </w:r>
      <w:r w:rsidRPr="00B928B8">
        <w:rPr>
          <w:rFonts w:asciiTheme="minorHAnsi" w:hAnsiTheme="minorHAnsi"/>
          <w:sz w:val="22"/>
        </w:rPr>
        <w:t>, perturbations have a lasting effect</w:t>
      </w:r>
      <w:r w:rsidR="00A71C2D">
        <w:rPr>
          <w:rFonts w:asciiTheme="minorHAnsi" w:hAnsiTheme="minorHAnsi"/>
          <w:sz w:val="22"/>
        </w:rPr>
        <w:t>,</w:t>
      </w:r>
      <w:r w:rsidRPr="00B928B8">
        <w:rPr>
          <w:rFonts w:asciiTheme="minorHAnsi" w:hAnsiTheme="minorHAnsi"/>
          <w:sz w:val="22"/>
        </w:rPr>
        <w:t xml:space="preserve"> even when the system is returned to its previous </w:t>
      </w:r>
      <w:r w:rsidR="00436EDE" w:rsidRPr="00B928B8">
        <w:rPr>
          <w:rFonts w:asciiTheme="minorHAnsi" w:hAnsiTheme="minorHAnsi"/>
          <w:sz w:val="22"/>
        </w:rPr>
        <w:t>conditions</w:t>
      </w:r>
      <w:r w:rsidRPr="00B928B8">
        <w:rPr>
          <w:rFonts w:asciiTheme="minorHAnsi" w:hAnsiTheme="minorHAnsi"/>
          <w:sz w:val="22"/>
        </w:rPr>
        <w:t xml:space="preserve">. In one experiment, </w:t>
      </w:r>
      <w:r w:rsidR="00A71C2D">
        <w:rPr>
          <w:rFonts w:asciiTheme="minorHAnsi" w:hAnsiTheme="minorHAnsi"/>
          <w:sz w:val="22"/>
        </w:rPr>
        <w:t xml:space="preserve">as indicated </w:t>
      </w:r>
      <w:r w:rsidRPr="00B928B8">
        <w:rPr>
          <w:rFonts w:asciiTheme="minorHAnsi" w:hAnsiTheme="minorHAnsi"/>
          <w:sz w:val="22"/>
        </w:rPr>
        <w:t xml:space="preserve">by the blue dots in Figure </w:t>
      </w:r>
      <w:r w:rsidRPr="00B928B8">
        <w:rPr>
          <w:rFonts w:asciiTheme="minorHAnsi" w:hAnsiTheme="minorHAnsi"/>
          <w:sz w:val="22"/>
        </w:rPr>
        <w:lastRenderedPageBreak/>
        <w:t xml:space="preserve">3C, the community </w:t>
      </w:r>
      <w:r w:rsidR="00A71C2D">
        <w:rPr>
          <w:rFonts w:asciiTheme="minorHAnsi" w:hAnsiTheme="minorHAnsi"/>
          <w:sz w:val="22"/>
        </w:rPr>
        <w:t>initially</w:t>
      </w:r>
      <w:r w:rsidRPr="00B928B8">
        <w:rPr>
          <w:rFonts w:asciiTheme="minorHAnsi" w:hAnsiTheme="minorHAnsi"/>
          <w:sz w:val="22"/>
        </w:rPr>
        <w:t xml:space="preserve"> converged to </w:t>
      </w:r>
      <w:r w:rsidR="00B928B8" w:rsidRPr="00B928B8">
        <w:rPr>
          <w:rFonts w:asciiTheme="minorHAnsi" w:hAnsiTheme="minorHAnsi"/>
          <w:sz w:val="22"/>
        </w:rPr>
        <w:t xml:space="preserve">a </w:t>
      </w:r>
      <w:r w:rsidRPr="00B928B8">
        <w:rPr>
          <w:rFonts w:asciiTheme="minorHAnsi" w:hAnsiTheme="minorHAnsi"/>
          <w:sz w:val="22"/>
        </w:rPr>
        <w:t xml:space="preserve">steady-state </w:t>
      </w:r>
      <w:r w:rsidR="0074307A" w:rsidRPr="00B928B8">
        <w:rPr>
          <w:rFonts w:asciiTheme="minorHAnsi" w:hAnsiTheme="minorHAnsi"/>
          <w:sz w:val="22"/>
        </w:rPr>
        <w:t xml:space="preserve">with low abundance of </w:t>
      </w:r>
      <w:r w:rsidR="0074307A" w:rsidRPr="00B928B8">
        <w:rPr>
          <w:rFonts w:asciiTheme="minorHAnsi" w:hAnsiTheme="minorHAnsi"/>
          <w:i/>
          <w:sz w:val="22"/>
        </w:rPr>
        <w:t>Blautia hydrogenotrophica</w:t>
      </w:r>
      <w:r w:rsidR="00B928B8" w:rsidRPr="00B928B8">
        <w:rPr>
          <w:rFonts w:asciiTheme="minorHAnsi" w:hAnsiTheme="minorHAnsi"/>
          <w:sz w:val="22"/>
        </w:rPr>
        <w:t xml:space="preserve"> (ellipse </w:t>
      </w:r>
      <w:r w:rsidR="00900E7A">
        <w:rPr>
          <w:rFonts w:asciiTheme="minorHAnsi" w:hAnsiTheme="minorHAnsi"/>
          <w:sz w:val="22"/>
        </w:rPr>
        <w:t>I</w:t>
      </w:r>
      <w:r w:rsidR="00B928B8" w:rsidRPr="00B928B8">
        <w:rPr>
          <w:rFonts w:asciiTheme="minorHAnsi" w:hAnsiTheme="minorHAnsi"/>
          <w:sz w:val="22"/>
        </w:rPr>
        <w:t xml:space="preserve"> in Figure 3C</w:t>
      </w:r>
      <w:r w:rsidR="00900E7A">
        <w:rPr>
          <w:rFonts w:asciiTheme="minorHAnsi" w:hAnsiTheme="minorHAnsi"/>
          <w:sz w:val="22"/>
        </w:rPr>
        <w:t>, detailed in the first set of columns of the heatmap</w:t>
      </w:r>
      <w:r w:rsidR="00B928B8" w:rsidRPr="00B928B8">
        <w:rPr>
          <w:rFonts w:asciiTheme="minorHAnsi" w:hAnsiTheme="minorHAnsi"/>
          <w:sz w:val="22"/>
        </w:rPr>
        <w:t>)</w:t>
      </w:r>
      <w:r w:rsidR="0074307A" w:rsidRPr="00B928B8">
        <w:rPr>
          <w:rFonts w:asciiTheme="minorHAnsi" w:hAnsiTheme="minorHAnsi"/>
          <w:sz w:val="22"/>
        </w:rPr>
        <w:t xml:space="preserve">. Following </w:t>
      </w:r>
      <w:r w:rsidR="00FD44F2">
        <w:rPr>
          <w:rFonts w:asciiTheme="minorHAnsi" w:hAnsiTheme="minorHAnsi"/>
          <w:sz w:val="22"/>
        </w:rPr>
        <w:t xml:space="preserve">sequential </w:t>
      </w:r>
      <w:r w:rsidR="0074307A" w:rsidRPr="00B928B8">
        <w:rPr>
          <w:rFonts w:asciiTheme="minorHAnsi" w:hAnsiTheme="minorHAnsi"/>
          <w:sz w:val="22"/>
        </w:rPr>
        <w:t>pH and dilution rate perturbation</w:t>
      </w:r>
      <w:r w:rsidR="00436EDE" w:rsidRPr="00B928B8">
        <w:rPr>
          <w:rFonts w:asciiTheme="minorHAnsi" w:hAnsiTheme="minorHAnsi"/>
          <w:sz w:val="22"/>
        </w:rPr>
        <w:t>s</w:t>
      </w:r>
      <w:r w:rsidR="00A71C2D" w:rsidRPr="00E95947">
        <w:rPr>
          <w:rFonts w:asciiTheme="minorHAnsi" w:hAnsiTheme="minorHAnsi" w:cstheme="minorHAnsi"/>
          <w:color w:val="000000"/>
          <w:sz w:val="22"/>
          <w:shd w:val="clear" w:color="auto" w:fill="FFFFFF"/>
        </w:rPr>
        <w:t>—</w:t>
      </w:r>
      <w:r w:rsidR="0074307A" w:rsidRPr="00B928B8">
        <w:rPr>
          <w:rFonts w:asciiTheme="minorHAnsi" w:hAnsiTheme="minorHAnsi"/>
          <w:sz w:val="22"/>
        </w:rPr>
        <w:t>acidifying the p</w:t>
      </w:r>
      <w:r w:rsidR="00436EDE" w:rsidRPr="00B928B8">
        <w:rPr>
          <w:rFonts w:asciiTheme="minorHAnsi" w:hAnsiTheme="minorHAnsi"/>
          <w:sz w:val="22"/>
        </w:rPr>
        <w:t>H</w:t>
      </w:r>
      <w:r w:rsidR="0074307A" w:rsidRPr="00B928B8">
        <w:rPr>
          <w:rFonts w:asciiTheme="minorHAnsi" w:hAnsiTheme="minorHAnsi"/>
          <w:sz w:val="22"/>
        </w:rPr>
        <w:t xml:space="preserve"> to around 4</w:t>
      </w:r>
      <w:r w:rsidR="00DE4DC8">
        <w:rPr>
          <w:rFonts w:asciiTheme="minorHAnsi" w:hAnsiTheme="minorHAnsi"/>
          <w:sz w:val="22"/>
        </w:rPr>
        <w:t xml:space="preserve"> and later stopping the feed</w:t>
      </w:r>
      <w:r w:rsidR="00A71C2D" w:rsidRPr="00E95947">
        <w:rPr>
          <w:rFonts w:asciiTheme="minorHAnsi" w:hAnsiTheme="minorHAnsi" w:cstheme="minorHAnsi"/>
          <w:color w:val="000000"/>
          <w:sz w:val="22"/>
          <w:shd w:val="clear" w:color="auto" w:fill="FFFFFF"/>
        </w:rPr>
        <w:t>—</w:t>
      </w:r>
      <w:r w:rsidR="0074307A" w:rsidRPr="00B928B8">
        <w:rPr>
          <w:rFonts w:asciiTheme="minorHAnsi" w:hAnsiTheme="minorHAnsi"/>
          <w:sz w:val="22"/>
        </w:rPr>
        <w:t>the replicates d</w:t>
      </w:r>
      <w:r w:rsidR="00A71C2D">
        <w:rPr>
          <w:rFonts w:asciiTheme="minorHAnsi" w:hAnsiTheme="minorHAnsi"/>
          <w:sz w:val="22"/>
        </w:rPr>
        <w:t>iverged</w:t>
      </w:r>
      <w:r w:rsidR="0074307A" w:rsidRPr="00B928B8">
        <w:rPr>
          <w:rFonts w:asciiTheme="minorHAnsi" w:hAnsiTheme="minorHAnsi"/>
          <w:sz w:val="22"/>
        </w:rPr>
        <w:t xml:space="preserve"> into three alternative </w:t>
      </w:r>
      <w:r w:rsidR="00167230">
        <w:rPr>
          <w:rFonts w:asciiTheme="minorHAnsi" w:hAnsiTheme="minorHAnsi"/>
          <w:sz w:val="22"/>
        </w:rPr>
        <w:t xml:space="preserve">stable </w:t>
      </w:r>
      <w:r w:rsidR="0074307A" w:rsidRPr="00B928B8">
        <w:rPr>
          <w:rFonts w:asciiTheme="minorHAnsi" w:hAnsiTheme="minorHAnsi"/>
          <w:sz w:val="22"/>
        </w:rPr>
        <w:t>states</w:t>
      </w:r>
      <w:r w:rsidR="00436EDE" w:rsidRPr="00B928B8">
        <w:rPr>
          <w:rFonts w:asciiTheme="minorHAnsi" w:hAnsiTheme="minorHAnsi"/>
          <w:sz w:val="22"/>
        </w:rPr>
        <w:t xml:space="preserve"> after the system was returned to its previous conditions</w:t>
      </w:r>
      <w:r w:rsidR="0074307A" w:rsidRPr="00B928B8">
        <w:rPr>
          <w:rFonts w:asciiTheme="minorHAnsi" w:hAnsiTheme="minorHAnsi"/>
          <w:sz w:val="22"/>
        </w:rPr>
        <w:t xml:space="preserve">: either </w:t>
      </w:r>
      <w:r w:rsidR="00A71C2D">
        <w:rPr>
          <w:rFonts w:asciiTheme="minorHAnsi" w:hAnsiTheme="minorHAnsi"/>
          <w:sz w:val="22"/>
        </w:rPr>
        <w:t>reverting</w:t>
      </w:r>
      <w:r w:rsidR="0074307A" w:rsidRPr="00B928B8">
        <w:rPr>
          <w:rFonts w:asciiTheme="minorHAnsi" w:hAnsiTheme="minorHAnsi"/>
          <w:sz w:val="22"/>
        </w:rPr>
        <w:t xml:space="preserve"> to its previous state with low </w:t>
      </w:r>
      <w:r w:rsidR="0074307A" w:rsidRPr="00B928B8">
        <w:rPr>
          <w:rFonts w:asciiTheme="minorHAnsi" w:hAnsiTheme="minorHAnsi"/>
          <w:i/>
          <w:sz w:val="22"/>
        </w:rPr>
        <w:t>Blautia hydrogenotrophica</w:t>
      </w:r>
      <w:r w:rsidR="0074307A" w:rsidRPr="00B928B8">
        <w:rPr>
          <w:rFonts w:asciiTheme="minorHAnsi" w:hAnsiTheme="minorHAnsi"/>
          <w:sz w:val="22"/>
        </w:rPr>
        <w:t xml:space="preserve"> abundance, </w:t>
      </w:r>
      <w:r w:rsidR="00167230">
        <w:rPr>
          <w:rFonts w:asciiTheme="minorHAnsi" w:hAnsiTheme="minorHAnsi"/>
          <w:sz w:val="22"/>
        </w:rPr>
        <w:t>transitioning to</w:t>
      </w:r>
      <w:r w:rsidR="0074307A" w:rsidRPr="00B928B8">
        <w:rPr>
          <w:rFonts w:asciiTheme="minorHAnsi" w:hAnsiTheme="minorHAnsi"/>
          <w:sz w:val="22"/>
        </w:rPr>
        <w:t xml:space="preserve"> </w:t>
      </w:r>
      <w:r w:rsidR="00A71C2D">
        <w:rPr>
          <w:rFonts w:asciiTheme="minorHAnsi" w:hAnsiTheme="minorHAnsi"/>
          <w:sz w:val="22"/>
        </w:rPr>
        <w:t>a</w:t>
      </w:r>
      <w:r w:rsidR="0074307A" w:rsidRPr="00B928B8">
        <w:rPr>
          <w:rFonts w:asciiTheme="minorHAnsi" w:hAnsiTheme="minorHAnsi"/>
          <w:sz w:val="22"/>
        </w:rPr>
        <w:t xml:space="preserve"> state w</w:t>
      </w:r>
      <w:r w:rsidR="00900E7A">
        <w:rPr>
          <w:rFonts w:asciiTheme="minorHAnsi" w:hAnsiTheme="minorHAnsi"/>
          <w:sz w:val="22"/>
        </w:rPr>
        <w:t>ere</w:t>
      </w:r>
      <w:r w:rsidR="00A71C2D">
        <w:rPr>
          <w:rFonts w:asciiTheme="minorHAnsi" w:hAnsiTheme="minorHAnsi"/>
          <w:sz w:val="22"/>
        </w:rPr>
        <w:t xml:space="preserve"> </w:t>
      </w:r>
      <w:r w:rsidR="00900E7A">
        <w:rPr>
          <w:rFonts w:asciiTheme="minorHAnsi" w:hAnsiTheme="minorHAnsi"/>
          <w:sz w:val="22"/>
        </w:rPr>
        <w:t xml:space="preserve">the three species </w:t>
      </w:r>
      <w:r w:rsidR="00767876">
        <w:rPr>
          <w:rFonts w:asciiTheme="minorHAnsi" w:hAnsiTheme="minorHAnsi"/>
          <w:sz w:val="22"/>
        </w:rPr>
        <w:t>coexist</w:t>
      </w:r>
      <w:r w:rsidR="00A04661">
        <w:rPr>
          <w:rFonts w:asciiTheme="minorHAnsi" w:hAnsiTheme="minorHAnsi"/>
          <w:sz w:val="22"/>
        </w:rPr>
        <w:t xml:space="preserve"> (ellipse II in Figure 3C)</w:t>
      </w:r>
      <w:r w:rsidR="0074307A" w:rsidRPr="00B928B8">
        <w:rPr>
          <w:rFonts w:asciiTheme="minorHAnsi" w:hAnsiTheme="minorHAnsi"/>
          <w:sz w:val="22"/>
        </w:rPr>
        <w:t xml:space="preserve">, or </w:t>
      </w:r>
      <w:r w:rsidR="00167230">
        <w:rPr>
          <w:rFonts w:asciiTheme="minorHAnsi" w:hAnsiTheme="minorHAnsi"/>
          <w:sz w:val="22"/>
        </w:rPr>
        <w:t xml:space="preserve">moving to </w:t>
      </w:r>
      <w:r w:rsidR="00A71C2D">
        <w:rPr>
          <w:rFonts w:asciiTheme="minorHAnsi" w:hAnsiTheme="minorHAnsi"/>
          <w:sz w:val="22"/>
        </w:rPr>
        <w:t>a</w:t>
      </w:r>
      <w:r w:rsidR="0074307A" w:rsidRPr="00B928B8">
        <w:rPr>
          <w:rFonts w:asciiTheme="minorHAnsi" w:hAnsiTheme="minorHAnsi"/>
          <w:sz w:val="22"/>
        </w:rPr>
        <w:t xml:space="preserve"> state where </w:t>
      </w:r>
      <w:r w:rsidR="0074307A" w:rsidRPr="00B928B8">
        <w:rPr>
          <w:rFonts w:asciiTheme="minorHAnsi" w:hAnsiTheme="minorHAnsi"/>
          <w:i/>
          <w:sz w:val="22"/>
        </w:rPr>
        <w:t xml:space="preserve">Bacteroides </w:t>
      </w:r>
      <w:proofErr w:type="spellStart"/>
      <w:r w:rsidR="0074307A" w:rsidRPr="00B928B8">
        <w:rPr>
          <w:rFonts w:asciiTheme="minorHAnsi" w:hAnsiTheme="minorHAnsi"/>
          <w:i/>
          <w:sz w:val="22"/>
        </w:rPr>
        <w:t>thetaiotaomicron</w:t>
      </w:r>
      <w:proofErr w:type="spellEnd"/>
      <w:r w:rsidR="0074307A" w:rsidRPr="00B928B8">
        <w:rPr>
          <w:rFonts w:asciiTheme="minorHAnsi" w:hAnsiTheme="minorHAnsi"/>
          <w:sz w:val="22"/>
        </w:rPr>
        <w:t xml:space="preserve"> </w:t>
      </w:r>
      <w:r w:rsidR="00A71C2D">
        <w:rPr>
          <w:rFonts w:asciiTheme="minorHAnsi" w:hAnsiTheme="minorHAnsi"/>
          <w:sz w:val="22"/>
        </w:rPr>
        <w:t>predominated</w:t>
      </w:r>
      <w:r w:rsidR="00B928B8" w:rsidRPr="00B928B8">
        <w:rPr>
          <w:rFonts w:asciiTheme="minorHAnsi" w:hAnsiTheme="minorHAnsi"/>
          <w:sz w:val="22"/>
        </w:rPr>
        <w:t xml:space="preserve"> (ellipse I</w:t>
      </w:r>
      <w:r w:rsidR="00A04661">
        <w:rPr>
          <w:rFonts w:asciiTheme="minorHAnsi" w:hAnsiTheme="minorHAnsi"/>
          <w:sz w:val="22"/>
        </w:rPr>
        <w:t>V</w:t>
      </w:r>
      <w:r w:rsidR="00B928B8" w:rsidRPr="00B928B8">
        <w:rPr>
          <w:rFonts w:asciiTheme="minorHAnsi" w:hAnsiTheme="minorHAnsi"/>
          <w:sz w:val="22"/>
        </w:rPr>
        <w:t xml:space="preserve"> in Figure 3</w:t>
      </w:r>
      <w:r w:rsidR="00A04661">
        <w:rPr>
          <w:rFonts w:asciiTheme="minorHAnsi" w:hAnsiTheme="minorHAnsi"/>
          <w:sz w:val="22"/>
        </w:rPr>
        <w:t>C</w:t>
      </w:r>
      <w:r w:rsidR="00B928B8" w:rsidRPr="00B928B8">
        <w:rPr>
          <w:rFonts w:asciiTheme="minorHAnsi" w:hAnsiTheme="minorHAnsi"/>
          <w:sz w:val="22"/>
        </w:rPr>
        <w:t>)</w:t>
      </w:r>
      <w:r w:rsidR="0074307A" w:rsidRPr="00B928B8">
        <w:rPr>
          <w:rFonts w:asciiTheme="minorHAnsi" w:hAnsiTheme="minorHAnsi"/>
          <w:sz w:val="22"/>
        </w:rPr>
        <w:t xml:space="preserve">. </w:t>
      </w:r>
      <w:r w:rsidR="00436EDE" w:rsidRPr="00B928B8">
        <w:rPr>
          <w:rFonts w:asciiTheme="minorHAnsi" w:hAnsiTheme="minorHAnsi"/>
          <w:sz w:val="22"/>
        </w:rPr>
        <w:t xml:space="preserve">In a second experiment, </w:t>
      </w:r>
      <w:r w:rsidR="00A71C2D">
        <w:rPr>
          <w:rFonts w:asciiTheme="minorHAnsi" w:hAnsiTheme="minorHAnsi"/>
          <w:sz w:val="22"/>
        </w:rPr>
        <w:t>represented</w:t>
      </w:r>
      <w:r w:rsidR="00436EDE" w:rsidRPr="00B928B8">
        <w:rPr>
          <w:rFonts w:asciiTheme="minorHAnsi" w:hAnsiTheme="minorHAnsi"/>
          <w:sz w:val="22"/>
        </w:rPr>
        <w:t xml:space="preserve"> by the purple dots in Figure 3C, </w:t>
      </w:r>
      <w:r w:rsidR="0074307A" w:rsidRPr="00B928B8">
        <w:rPr>
          <w:rFonts w:asciiTheme="minorHAnsi" w:hAnsiTheme="minorHAnsi"/>
          <w:sz w:val="22"/>
        </w:rPr>
        <w:t xml:space="preserve">the system </w:t>
      </w:r>
      <w:r w:rsidR="00A71C2D">
        <w:rPr>
          <w:rFonts w:asciiTheme="minorHAnsi" w:hAnsiTheme="minorHAnsi"/>
          <w:sz w:val="22"/>
        </w:rPr>
        <w:t>initially</w:t>
      </w:r>
      <w:r w:rsidR="0074307A" w:rsidRPr="00B928B8">
        <w:rPr>
          <w:rFonts w:asciiTheme="minorHAnsi" w:hAnsiTheme="minorHAnsi"/>
          <w:sz w:val="22"/>
        </w:rPr>
        <w:t xml:space="preserve"> converged to </w:t>
      </w:r>
      <w:r w:rsidR="00A04661">
        <w:rPr>
          <w:rFonts w:asciiTheme="minorHAnsi" w:hAnsiTheme="minorHAnsi"/>
          <w:sz w:val="22"/>
        </w:rPr>
        <w:t>the</w:t>
      </w:r>
      <w:r w:rsidR="0074307A" w:rsidRPr="00B928B8">
        <w:rPr>
          <w:rFonts w:asciiTheme="minorHAnsi" w:hAnsiTheme="minorHAnsi"/>
          <w:sz w:val="22"/>
        </w:rPr>
        <w:t xml:space="preserve"> steady-state </w:t>
      </w:r>
      <w:r w:rsidR="00A04661">
        <w:rPr>
          <w:rFonts w:asciiTheme="minorHAnsi" w:hAnsiTheme="minorHAnsi"/>
          <w:sz w:val="22"/>
        </w:rPr>
        <w:t>were the three species coexist (ellipse II in Figure 3C)</w:t>
      </w:r>
      <w:r w:rsidR="00436EDE" w:rsidRPr="00B928B8">
        <w:rPr>
          <w:rFonts w:asciiTheme="minorHAnsi" w:hAnsiTheme="minorHAnsi"/>
          <w:sz w:val="22"/>
        </w:rPr>
        <w:t>. F</w:t>
      </w:r>
      <w:r w:rsidR="0074307A" w:rsidRPr="00B928B8">
        <w:rPr>
          <w:rFonts w:asciiTheme="minorHAnsi" w:hAnsiTheme="minorHAnsi"/>
          <w:sz w:val="22"/>
        </w:rPr>
        <w:t>ollowing a dilution rate perturbation</w:t>
      </w:r>
      <w:r w:rsidR="00C0492B">
        <w:rPr>
          <w:rFonts w:asciiTheme="minorHAnsi" w:hAnsiTheme="minorHAnsi"/>
          <w:sz w:val="22"/>
        </w:rPr>
        <w:t xml:space="preserve"> (feed stop)</w:t>
      </w:r>
      <w:r w:rsidR="00436EDE" w:rsidRPr="00B928B8">
        <w:rPr>
          <w:rFonts w:asciiTheme="minorHAnsi" w:hAnsiTheme="minorHAnsi"/>
          <w:sz w:val="22"/>
        </w:rPr>
        <w:t xml:space="preserve">, the system </w:t>
      </w:r>
      <w:r w:rsidR="00A04661">
        <w:rPr>
          <w:rFonts w:asciiTheme="minorHAnsi" w:hAnsiTheme="minorHAnsi"/>
          <w:sz w:val="22"/>
        </w:rPr>
        <w:t xml:space="preserve">transitioned to a state with high abundance of </w:t>
      </w:r>
      <w:r w:rsidR="00A04661" w:rsidRPr="00A04661">
        <w:rPr>
          <w:rFonts w:asciiTheme="minorHAnsi" w:hAnsiTheme="minorHAnsi"/>
          <w:i/>
          <w:sz w:val="22"/>
        </w:rPr>
        <w:t>Blautia hydrogenotrophica</w:t>
      </w:r>
      <w:r w:rsidR="00A04661">
        <w:rPr>
          <w:rFonts w:asciiTheme="minorHAnsi" w:hAnsiTheme="minorHAnsi"/>
          <w:sz w:val="22"/>
        </w:rPr>
        <w:t xml:space="preserve"> and low abundance of </w:t>
      </w:r>
      <w:proofErr w:type="spellStart"/>
      <w:r w:rsidR="00A04661" w:rsidRPr="00A04661">
        <w:rPr>
          <w:rFonts w:asciiTheme="minorHAnsi" w:hAnsiTheme="minorHAnsi"/>
          <w:i/>
          <w:sz w:val="22"/>
        </w:rPr>
        <w:t>Roseburia</w:t>
      </w:r>
      <w:proofErr w:type="spellEnd"/>
      <w:r w:rsidR="00A04661" w:rsidRPr="00A04661">
        <w:rPr>
          <w:rFonts w:asciiTheme="minorHAnsi" w:hAnsiTheme="minorHAnsi"/>
          <w:i/>
          <w:sz w:val="22"/>
        </w:rPr>
        <w:t xml:space="preserve"> intestinalis</w:t>
      </w:r>
      <w:r w:rsidR="00A04661">
        <w:rPr>
          <w:rFonts w:asciiTheme="minorHAnsi" w:hAnsiTheme="minorHAnsi"/>
          <w:sz w:val="22"/>
        </w:rPr>
        <w:t>, similar to the behavior predicted by the model (Figure 3A and Figure S3A)</w:t>
      </w:r>
      <w:r w:rsidR="0074307A" w:rsidRPr="00B928B8">
        <w:rPr>
          <w:rFonts w:asciiTheme="minorHAnsi" w:hAnsiTheme="minorHAnsi"/>
          <w:sz w:val="22"/>
        </w:rPr>
        <w:t xml:space="preserve">. </w:t>
      </w:r>
      <w:r w:rsidR="00A71C2D" w:rsidRPr="00A71C2D">
        <w:rPr>
          <w:rFonts w:asciiTheme="minorHAnsi" w:hAnsiTheme="minorHAnsi"/>
          <w:sz w:val="22"/>
        </w:rPr>
        <w:t xml:space="preserve">Since replicates from different experiments cluster into distinct steady states following </w:t>
      </w:r>
      <w:commentRangeStart w:id="116"/>
      <w:r w:rsidR="00A71C2D" w:rsidRPr="00A71C2D">
        <w:rPr>
          <w:rFonts w:asciiTheme="minorHAnsi" w:hAnsiTheme="minorHAnsi"/>
          <w:sz w:val="22"/>
        </w:rPr>
        <w:t>perturbations</w:t>
      </w:r>
      <w:commentRangeEnd w:id="116"/>
      <w:r w:rsidR="00BD5841">
        <w:rPr>
          <w:rStyle w:val="CommentReference"/>
        </w:rPr>
        <w:commentReference w:id="116"/>
      </w:r>
      <w:r w:rsidR="00A71C2D" w:rsidRPr="00A71C2D">
        <w:rPr>
          <w:rFonts w:asciiTheme="minorHAnsi" w:hAnsiTheme="minorHAnsi"/>
          <w:sz w:val="22"/>
        </w:rPr>
        <w:t xml:space="preserve">—predominantly influenced by trehalose and glucose-consuming subpopulations of </w:t>
      </w:r>
      <w:r w:rsidR="00A71C2D" w:rsidRPr="00AF02E0">
        <w:rPr>
          <w:rFonts w:asciiTheme="minorHAnsi" w:hAnsiTheme="minorHAnsi"/>
          <w:i/>
          <w:sz w:val="22"/>
        </w:rPr>
        <w:t>Blautia hydrogenotrophica</w:t>
      </w:r>
      <w:r w:rsidR="00A71C2D" w:rsidRPr="00A71C2D">
        <w:rPr>
          <w:rFonts w:asciiTheme="minorHAnsi" w:hAnsiTheme="minorHAnsi"/>
          <w:sz w:val="22"/>
        </w:rPr>
        <w:t xml:space="preserve">—this corroborates </w:t>
      </w:r>
      <w:commentRangeStart w:id="117"/>
      <w:r w:rsidR="00A71C2D" w:rsidRPr="00A71C2D">
        <w:rPr>
          <w:rFonts w:asciiTheme="minorHAnsi" w:hAnsiTheme="minorHAnsi"/>
          <w:sz w:val="22"/>
        </w:rPr>
        <w:t>the history-dependent multistability mechanism suggested by our model's landscape analysis</w:t>
      </w:r>
      <w:r w:rsidR="00767876">
        <w:rPr>
          <w:rFonts w:asciiTheme="minorHAnsi" w:hAnsiTheme="minorHAnsi"/>
          <w:sz w:val="22"/>
        </w:rPr>
        <w:t xml:space="preserve"> (For a detailed illustration of the trajectories of the two experiments, refer to Movie S2)</w:t>
      </w:r>
      <w:r w:rsidR="00C569A1" w:rsidRPr="00B928B8">
        <w:rPr>
          <w:rFonts w:asciiTheme="minorHAnsi" w:hAnsiTheme="minorHAnsi"/>
          <w:sz w:val="22"/>
        </w:rPr>
        <w:t>.</w:t>
      </w:r>
      <w:commentRangeEnd w:id="117"/>
      <w:r w:rsidR="00B15A08">
        <w:rPr>
          <w:rStyle w:val="CommentReference"/>
        </w:rPr>
        <w:commentReference w:id="117"/>
      </w:r>
      <w:bookmarkEnd w:id="115"/>
    </w:p>
    <w:p w14:paraId="1BB62D6D" w14:textId="2ED57C64" w:rsidR="00A71C2D" w:rsidRDefault="00A71C2D" w:rsidP="00B928B8">
      <w:pPr>
        <w:jc w:val="both"/>
        <w:rPr>
          <w:rFonts w:asciiTheme="minorHAnsi" w:hAnsiTheme="minorHAnsi"/>
          <w:sz w:val="22"/>
        </w:rPr>
      </w:pPr>
    </w:p>
    <w:p w14:paraId="4F11DEA5" w14:textId="2CA68510" w:rsidR="00A63C6C" w:rsidRDefault="00A63C6C" w:rsidP="00B928B8">
      <w:pPr>
        <w:jc w:val="both"/>
        <w:rPr>
          <w:rFonts w:asciiTheme="minorHAnsi" w:hAnsiTheme="minorHAnsi"/>
          <w:sz w:val="22"/>
        </w:rPr>
      </w:pPr>
    </w:p>
    <w:p w14:paraId="0B4B7648" w14:textId="690555DC" w:rsidR="00A63C6C" w:rsidRDefault="00A63C6C" w:rsidP="00B928B8">
      <w:pPr>
        <w:jc w:val="both"/>
        <w:rPr>
          <w:rFonts w:asciiTheme="minorHAnsi" w:hAnsiTheme="minorHAnsi"/>
          <w:sz w:val="22"/>
        </w:rPr>
      </w:pPr>
    </w:p>
    <w:p w14:paraId="0CBBD17C" w14:textId="1C603F7E" w:rsidR="00A63C6C" w:rsidRDefault="00A63C6C" w:rsidP="00B928B8">
      <w:pPr>
        <w:jc w:val="both"/>
        <w:rPr>
          <w:rFonts w:asciiTheme="minorHAnsi" w:hAnsiTheme="minorHAnsi"/>
          <w:sz w:val="22"/>
        </w:rPr>
      </w:pPr>
    </w:p>
    <w:p w14:paraId="33707627" w14:textId="7C71848A" w:rsidR="00A63C6C" w:rsidRDefault="00A63C6C" w:rsidP="00B928B8">
      <w:pPr>
        <w:jc w:val="both"/>
        <w:rPr>
          <w:rFonts w:asciiTheme="minorHAnsi" w:hAnsiTheme="minorHAnsi"/>
          <w:sz w:val="22"/>
        </w:rPr>
      </w:pPr>
    </w:p>
    <w:p w14:paraId="29F6A230" w14:textId="75B8CF3F" w:rsidR="00A63C6C" w:rsidRDefault="00A63C6C" w:rsidP="00B928B8">
      <w:pPr>
        <w:jc w:val="both"/>
        <w:rPr>
          <w:rFonts w:asciiTheme="minorHAnsi" w:hAnsiTheme="minorHAnsi"/>
          <w:sz w:val="22"/>
        </w:rPr>
      </w:pPr>
    </w:p>
    <w:p w14:paraId="4DF38C7C" w14:textId="136160C5" w:rsidR="00A63C6C" w:rsidRDefault="00A63C6C" w:rsidP="00B928B8">
      <w:pPr>
        <w:jc w:val="both"/>
        <w:rPr>
          <w:rFonts w:asciiTheme="minorHAnsi" w:hAnsiTheme="minorHAnsi"/>
          <w:sz w:val="22"/>
        </w:rPr>
      </w:pPr>
    </w:p>
    <w:p w14:paraId="19CA1260" w14:textId="782FB82D" w:rsidR="00A63C6C" w:rsidRDefault="00A63C6C" w:rsidP="00B928B8">
      <w:pPr>
        <w:jc w:val="both"/>
        <w:rPr>
          <w:rFonts w:asciiTheme="minorHAnsi" w:hAnsiTheme="minorHAnsi"/>
          <w:sz w:val="22"/>
        </w:rPr>
      </w:pPr>
    </w:p>
    <w:p w14:paraId="59B9853E" w14:textId="3D396EC5" w:rsidR="00A63C6C" w:rsidRDefault="00A63C6C" w:rsidP="00B928B8">
      <w:pPr>
        <w:jc w:val="both"/>
        <w:rPr>
          <w:rFonts w:asciiTheme="minorHAnsi" w:hAnsiTheme="minorHAnsi"/>
          <w:sz w:val="22"/>
        </w:rPr>
      </w:pPr>
    </w:p>
    <w:p w14:paraId="5F5B4DD6" w14:textId="4CC5F584" w:rsidR="00A63C6C" w:rsidRDefault="00A63C6C" w:rsidP="00B928B8">
      <w:pPr>
        <w:jc w:val="both"/>
        <w:rPr>
          <w:rFonts w:asciiTheme="minorHAnsi" w:hAnsiTheme="minorHAnsi"/>
          <w:sz w:val="22"/>
        </w:rPr>
      </w:pPr>
    </w:p>
    <w:p w14:paraId="61689C92" w14:textId="054B8228" w:rsidR="00A63C6C" w:rsidRDefault="00A63C6C" w:rsidP="00B928B8">
      <w:pPr>
        <w:jc w:val="both"/>
        <w:rPr>
          <w:rFonts w:asciiTheme="minorHAnsi" w:hAnsiTheme="minorHAnsi"/>
          <w:sz w:val="22"/>
        </w:rPr>
      </w:pPr>
    </w:p>
    <w:p w14:paraId="3CCCE856" w14:textId="1BFA00BD" w:rsidR="00A63C6C" w:rsidRDefault="00A63C6C" w:rsidP="00B928B8">
      <w:pPr>
        <w:jc w:val="both"/>
        <w:rPr>
          <w:rFonts w:asciiTheme="minorHAnsi" w:hAnsiTheme="minorHAnsi"/>
          <w:sz w:val="22"/>
        </w:rPr>
      </w:pPr>
    </w:p>
    <w:p w14:paraId="60FB0FCD" w14:textId="1A9A0DB5" w:rsidR="00A63C6C" w:rsidRDefault="00A63C6C" w:rsidP="00B928B8">
      <w:pPr>
        <w:jc w:val="both"/>
        <w:rPr>
          <w:rFonts w:asciiTheme="minorHAnsi" w:hAnsiTheme="minorHAnsi"/>
          <w:sz w:val="22"/>
        </w:rPr>
      </w:pPr>
    </w:p>
    <w:p w14:paraId="230C9140" w14:textId="342D1C71" w:rsidR="00A63C6C" w:rsidRDefault="00A63C6C" w:rsidP="00B928B8">
      <w:pPr>
        <w:jc w:val="both"/>
        <w:rPr>
          <w:rFonts w:asciiTheme="minorHAnsi" w:hAnsiTheme="minorHAnsi"/>
          <w:sz w:val="22"/>
        </w:rPr>
      </w:pPr>
    </w:p>
    <w:p w14:paraId="41A8ECDF" w14:textId="08940E57" w:rsidR="00A63C6C" w:rsidRDefault="00A63C6C" w:rsidP="00B928B8">
      <w:pPr>
        <w:jc w:val="both"/>
        <w:rPr>
          <w:rFonts w:asciiTheme="minorHAnsi" w:hAnsiTheme="minorHAnsi"/>
          <w:sz w:val="22"/>
        </w:rPr>
      </w:pPr>
    </w:p>
    <w:p w14:paraId="32F6E597" w14:textId="44D29E5B" w:rsidR="00A63C6C" w:rsidRDefault="00A63C6C" w:rsidP="00B928B8">
      <w:pPr>
        <w:jc w:val="both"/>
        <w:rPr>
          <w:rFonts w:asciiTheme="minorHAnsi" w:hAnsiTheme="minorHAnsi"/>
          <w:sz w:val="22"/>
        </w:rPr>
      </w:pPr>
    </w:p>
    <w:p w14:paraId="5F11F45B" w14:textId="4ED82518" w:rsidR="00A63C6C" w:rsidRDefault="00A63C6C" w:rsidP="00B928B8">
      <w:pPr>
        <w:jc w:val="both"/>
        <w:rPr>
          <w:rFonts w:asciiTheme="minorHAnsi" w:hAnsiTheme="minorHAnsi"/>
          <w:sz w:val="22"/>
        </w:rPr>
      </w:pPr>
    </w:p>
    <w:p w14:paraId="5513E1FC" w14:textId="76D15955" w:rsidR="00A63C6C" w:rsidRDefault="00A63C6C" w:rsidP="00B928B8">
      <w:pPr>
        <w:jc w:val="both"/>
        <w:rPr>
          <w:rFonts w:asciiTheme="minorHAnsi" w:hAnsiTheme="minorHAnsi"/>
          <w:sz w:val="22"/>
        </w:rPr>
      </w:pPr>
    </w:p>
    <w:p w14:paraId="585D1B72" w14:textId="06F2D124" w:rsidR="00A63C6C" w:rsidRDefault="00A63C6C" w:rsidP="00B928B8">
      <w:pPr>
        <w:jc w:val="both"/>
        <w:rPr>
          <w:rFonts w:asciiTheme="minorHAnsi" w:hAnsiTheme="minorHAnsi"/>
          <w:sz w:val="22"/>
        </w:rPr>
      </w:pPr>
    </w:p>
    <w:p w14:paraId="2C4DF4B2" w14:textId="45B1275B" w:rsidR="00A63C6C" w:rsidRDefault="00A63C6C" w:rsidP="00B928B8">
      <w:pPr>
        <w:jc w:val="both"/>
        <w:rPr>
          <w:rFonts w:asciiTheme="minorHAnsi" w:hAnsiTheme="minorHAnsi"/>
          <w:sz w:val="22"/>
        </w:rPr>
      </w:pPr>
    </w:p>
    <w:p w14:paraId="383FADF8" w14:textId="7E01C9BF" w:rsidR="00A63C6C" w:rsidRDefault="00A63C6C" w:rsidP="00B928B8">
      <w:pPr>
        <w:jc w:val="both"/>
        <w:rPr>
          <w:rFonts w:asciiTheme="minorHAnsi" w:hAnsiTheme="minorHAnsi"/>
          <w:sz w:val="22"/>
        </w:rPr>
      </w:pPr>
    </w:p>
    <w:p w14:paraId="25A5AF9B" w14:textId="604E93AA" w:rsidR="00A63C6C" w:rsidRDefault="00A63C6C" w:rsidP="00B928B8">
      <w:pPr>
        <w:jc w:val="both"/>
        <w:rPr>
          <w:rFonts w:asciiTheme="minorHAnsi" w:hAnsiTheme="minorHAnsi"/>
          <w:sz w:val="22"/>
        </w:rPr>
      </w:pPr>
    </w:p>
    <w:p w14:paraId="4183D01A" w14:textId="78D34C22" w:rsidR="00A63C6C" w:rsidRDefault="00A63C6C" w:rsidP="00B928B8">
      <w:pPr>
        <w:jc w:val="both"/>
        <w:rPr>
          <w:rFonts w:asciiTheme="minorHAnsi" w:hAnsiTheme="minorHAnsi"/>
          <w:sz w:val="22"/>
        </w:rPr>
      </w:pPr>
    </w:p>
    <w:p w14:paraId="5D1CBA9F" w14:textId="64307C36" w:rsidR="00A63C6C" w:rsidRDefault="00F05869" w:rsidP="00B928B8">
      <w:pPr>
        <w:jc w:val="both"/>
        <w:rPr>
          <w:rFonts w:asciiTheme="minorHAnsi" w:hAnsiTheme="minorHAnsi"/>
          <w:sz w:val="22"/>
        </w:rPr>
      </w:pPr>
      <w:commentRangeStart w:id="118"/>
      <w:r>
        <w:rPr>
          <w:rFonts w:asciiTheme="minorHAnsi" w:hAnsiTheme="minorHAnsi"/>
          <w:noProof/>
          <w:sz w:val="22"/>
        </w:rPr>
        <w:drawing>
          <wp:inline distT="0" distB="0" distL="0" distR="0" wp14:anchorId="331A1F40" wp14:editId="5692E255">
            <wp:extent cx="5760720" cy="7020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7020560"/>
                    </a:xfrm>
                    <a:prstGeom prst="rect">
                      <a:avLst/>
                    </a:prstGeom>
                  </pic:spPr>
                </pic:pic>
              </a:graphicData>
            </a:graphic>
          </wp:inline>
        </w:drawing>
      </w:r>
      <w:commentRangeEnd w:id="118"/>
      <w:r w:rsidR="002641E9">
        <w:rPr>
          <w:rStyle w:val="CommentReference"/>
        </w:rPr>
        <w:commentReference w:id="118"/>
      </w:r>
    </w:p>
    <w:p w14:paraId="02F3A324" w14:textId="2B9420B8" w:rsidR="00F05869" w:rsidRPr="00F05869" w:rsidRDefault="00F05869" w:rsidP="00F05869">
      <w:pPr>
        <w:jc w:val="both"/>
        <w:rPr>
          <w:rFonts w:asciiTheme="minorHAnsi" w:hAnsiTheme="minorHAnsi"/>
          <w:bCs/>
          <w:sz w:val="18"/>
        </w:rPr>
      </w:pPr>
      <w:r w:rsidRPr="00F05869">
        <w:rPr>
          <w:rFonts w:asciiTheme="minorHAnsi" w:hAnsiTheme="minorHAnsi"/>
          <w:b/>
          <w:bCs/>
          <w:sz w:val="18"/>
        </w:rPr>
        <w:t>Figure 3:</w:t>
      </w:r>
      <w:r w:rsidRPr="00F05869">
        <w:rPr>
          <w:rFonts w:asciiTheme="minorHAnsi" w:hAnsiTheme="minorHAnsi"/>
          <w:bCs/>
          <w:sz w:val="18"/>
        </w:rPr>
        <w:t xml:space="preserve"> Modeling and experimental validation of tipping points and multistability in a gut microbial community. Model simulations predict alternative steady states connected by sharp transitions (tipping points) that exhibit hysteresis (ecological memory). For example, (A) a perturbation of the dilution rate drives the community towards an alternative state. Even when the original dilution rate is restored, indicated by the pink background, the system does not return to its previous state. (B) The steady-state community composition that emerges when controlling the system’s pH depends on the system’s history. For example, a different state is reached when the system starts and remains at a pH of 5.47 (indicated by the green background) compared to when it starts at a pH of 5.6 and is shifted to a pH of 5.47. (C) Experimental validation conducted in </w:t>
      </w:r>
      <w:proofErr w:type="spellStart"/>
      <w:r w:rsidRPr="00F05869">
        <w:rPr>
          <w:rFonts w:asciiTheme="minorHAnsi" w:hAnsiTheme="minorHAnsi"/>
          <w:bCs/>
          <w:sz w:val="18"/>
        </w:rPr>
        <w:t>minibioreactors</w:t>
      </w:r>
      <w:proofErr w:type="spellEnd"/>
      <w:r w:rsidRPr="00F05869">
        <w:rPr>
          <w:rFonts w:asciiTheme="minorHAnsi" w:hAnsiTheme="minorHAnsi"/>
          <w:bCs/>
          <w:sz w:val="18"/>
        </w:rPr>
        <w:t xml:space="preserve"> (shown in the small inset photograph) reveals sharply defined, stable community compositions that persist </w:t>
      </w:r>
      <w:r w:rsidRPr="00F05869">
        <w:rPr>
          <w:rFonts w:asciiTheme="minorHAnsi" w:hAnsiTheme="minorHAnsi"/>
          <w:bCs/>
          <w:sz w:val="18"/>
        </w:rPr>
        <w:lastRenderedPageBreak/>
        <w:t>under nearly identical environmental conditions, aligning with the model's predictions of multistability. We systematically collected periodic samples and analyzed community-state using HPLC for metabolites, alongside 16S rDNA sequencing and flow cytometry for bacterial species quantification (detailed in Supplementary Table S2). The heatmap illustrates the endpoint replicates before perturbation and after achieving a post-perturbation steady-state, classified by “states” corresponding to the ellipses I, II, III, and IV in the PCA plots. The ellipses were drawn as the minimal ellipses that enclose all the endpoint samples depicted in the heatmap.  The top and bottom plots track the trajectories of two separate experiments within principal component space. The left plots depict the paths taken by samples towards their steady-states, starting at “1” and progressing until they reach a point of minimal change (“3”); the approximate location</w:t>
      </w:r>
      <w:r w:rsidR="00AF60C3">
        <w:rPr>
          <w:rFonts w:asciiTheme="minorHAnsi" w:hAnsiTheme="minorHAnsi"/>
          <w:bCs/>
          <w:sz w:val="18"/>
        </w:rPr>
        <w:t>s</w:t>
      </w:r>
      <w:r w:rsidRPr="00F05869">
        <w:rPr>
          <w:rFonts w:asciiTheme="minorHAnsi" w:hAnsiTheme="minorHAnsi"/>
          <w:bCs/>
          <w:sz w:val="18"/>
        </w:rPr>
        <w:t xml:space="preserve"> of their steady-states are denoted by red asterisks within the ellipses. The right plots trace perturbation and post-perturbation trajectories: in the first experiment (blue dots), samples transition from steady-state I, which is dominated by </w:t>
      </w:r>
      <w:r w:rsidRPr="00F05869">
        <w:rPr>
          <w:rFonts w:asciiTheme="minorHAnsi" w:hAnsiTheme="minorHAnsi"/>
          <w:bCs/>
          <w:i/>
          <w:iCs/>
          <w:sz w:val="18"/>
        </w:rPr>
        <w:t xml:space="preserve">Bacteroides </w:t>
      </w:r>
      <w:proofErr w:type="spellStart"/>
      <w:r w:rsidRPr="00F05869">
        <w:rPr>
          <w:rFonts w:asciiTheme="minorHAnsi" w:hAnsiTheme="minorHAnsi"/>
          <w:bCs/>
          <w:i/>
          <w:iCs/>
          <w:sz w:val="18"/>
        </w:rPr>
        <w:t>thetaiotaomicron</w:t>
      </w:r>
      <w:proofErr w:type="spellEnd"/>
      <w:r w:rsidRPr="00F05869">
        <w:rPr>
          <w:rFonts w:asciiTheme="minorHAnsi" w:hAnsiTheme="minorHAnsi"/>
          <w:bCs/>
          <w:sz w:val="18"/>
        </w:rPr>
        <w:t xml:space="preserve"> and </w:t>
      </w:r>
      <w:proofErr w:type="spellStart"/>
      <w:r w:rsidRPr="00F05869">
        <w:rPr>
          <w:rFonts w:asciiTheme="minorHAnsi" w:hAnsiTheme="minorHAnsi"/>
          <w:bCs/>
          <w:i/>
          <w:iCs/>
          <w:sz w:val="18"/>
        </w:rPr>
        <w:t>Roseburia</w:t>
      </w:r>
      <w:proofErr w:type="spellEnd"/>
      <w:r w:rsidRPr="00F05869">
        <w:rPr>
          <w:rFonts w:asciiTheme="minorHAnsi" w:hAnsiTheme="minorHAnsi"/>
          <w:bCs/>
          <w:i/>
          <w:iCs/>
          <w:sz w:val="18"/>
        </w:rPr>
        <w:t xml:space="preserve"> intestinalis</w:t>
      </w:r>
      <w:r w:rsidRPr="00F05869">
        <w:rPr>
          <w:rFonts w:asciiTheme="minorHAnsi" w:hAnsiTheme="minorHAnsi"/>
          <w:bCs/>
          <w:sz w:val="18"/>
        </w:rPr>
        <w:t xml:space="preserve">, to one of three alternative states (either remaining in I, going to II where all three species coexist, or to IV where </w:t>
      </w:r>
      <w:r w:rsidRPr="00F05869">
        <w:rPr>
          <w:rFonts w:asciiTheme="minorHAnsi" w:hAnsiTheme="minorHAnsi"/>
          <w:bCs/>
          <w:i/>
          <w:iCs/>
          <w:sz w:val="18"/>
        </w:rPr>
        <w:t xml:space="preserve">Bacteroides </w:t>
      </w:r>
      <w:proofErr w:type="spellStart"/>
      <w:r w:rsidRPr="00F05869">
        <w:rPr>
          <w:rFonts w:asciiTheme="minorHAnsi" w:hAnsiTheme="minorHAnsi"/>
          <w:bCs/>
          <w:i/>
          <w:iCs/>
          <w:sz w:val="18"/>
        </w:rPr>
        <w:t>thetaiotaomicron</w:t>
      </w:r>
      <w:proofErr w:type="spellEnd"/>
      <w:r w:rsidRPr="00F05869">
        <w:rPr>
          <w:rFonts w:asciiTheme="minorHAnsi" w:hAnsiTheme="minorHAnsi"/>
          <w:bCs/>
          <w:i/>
          <w:iCs/>
          <w:sz w:val="18"/>
        </w:rPr>
        <w:t xml:space="preserve"> </w:t>
      </w:r>
      <w:r w:rsidRPr="00F05869">
        <w:rPr>
          <w:rFonts w:asciiTheme="minorHAnsi" w:hAnsiTheme="minorHAnsi"/>
          <w:bCs/>
          <w:sz w:val="18"/>
        </w:rPr>
        <w:t xml:space="preserve">dominates). In the second experiment (purple dots), exposed only to a dilution rate perturbation, samples transition from state II to state III, which is dominated by </w:t>
      </w:r>
      <w:r w:rsidRPr="00F05869">
        <w:rPr>
          <w:rFonts w:asciiTheme="minorHAnsi" w:hAnsiTheme="minorHAnsi"/>
          <w:bCs/>
          <w:i/>
          <w:iCs/>
          <w:sz w:val="18"/>
        </w:rPr>
        <w:t xml:space="preserve">Bacteroides </w:t>
      </w:r>
      <w:proofErr w:type="spellStart"/>
      <w:r w:rsidRPr="00F05869">
        <w:rPr>
          <w:rFonts w:asciiTheme="minorHAnsi" w:hAnsiTheme="minorHAnsi"/>
          <w:bCs/>
          <w:i/>
          <w:iCs/>
          <w:sz w:val="18"/>
        </w:rPr>
        <w:t>thetaiotaomicron</w:t>
      </w:r>
      <w:proofErr w:type="spellEnd"/>
      <w:r w:rsidRPr="00F05869">
        <w:rPr>
          <w:rFonts w:asciiTheme="minorHAnsi" w:hAnsiTheme="minorHAnsi"/>
          <w:bCs/>
          <w:i/>
          <w:iCs/>
          <w:sz w:val="18"/>
        </w:rPr>
        <w:t xml:space="preserve"> </w:t>
      </w:r>
      <w:r w:rsidRPr="00F05869">
        <w:rPr>
          <w:rFonts w:asciiTheme="minorHAnsi" w:hAnsiTheme="minorHAnsi"/>
          <w:bCs/>
          <w:sz w:val="18"/>
        </w:rPr>
        <w:t xml:space="preserve">and </w:t>
      </w:r>
      <w:r w:rsidRPr="00F05869">
        <w:rPr>
          <w:rFonts w:asciiTheme="minorHAnsi" w:hAnsiTheme="minorHAnsi"/>
          <w:bCs/>
          <w:i/>
          <w:iCs/>
          <w:sz w:val="18"/>
        </w:rPr>
        <w:t>Blautia hydrogenotrophica</w:t>
      </w:r>
      <w:r w:rsidRPr="00F05869">
        <w:rPr>
          <w:rFonts w:asciiTheme="minorHAnsi" w:hAnsiTheme="minorHAnsi"/>
          <w:bCs/>
          <w:sz w:val="18"/>
        </w:rPr>
        <w:t xml:space="preserve">. The light green PCA points in the background comprise all samples; The complete temporal trajectory is illustrated in Supplementary Movie S2. </w:t>
      </w:r>
    </w:p>
    <w:p w14:paraId="4EE90348" w14:textId="0ACA173A" w:rsidR="00F92097" w:rsidRPr="00C61EB7" w:rsidRDefault="00F92097" w:rsidP="00502E2F">
      <w:pPr>
        <w:jc w:val="both"/>
        <w:rPr>
          <w:rFonts w:asciiTheme="minorHAnsi" w:hAnsiTheme="minorHAnsi" w:cstheme="minorHAnsi"/>
          <w:sz w:val="22"/>
        </w:rPr>
      </w:pPr>
      <w:bookmarkStart w:id="119" w:name="_Hlk157505510"/>
      <w:r w:rsidRPr="00C61EB7">
        <w:rPr>
          <w:rFonts w:asciiTheme="minorHAnsi" w:hAnsiTheme="minorHAnsi" w:cstheme="minorHAnsi"/>
          <w:sz w:val="22"/>
        </w:rPr>
        <w:t>To further confirm this multistability mechanism and explore its potential to explain microbiome landscape dynamics, we abstracted components of our model into a new formalism</w:t>
      </w:r>
      <w:r w:rsidR="005929AB" w:rsidRPr="00C61EB7">
        <w:rPr>
          <w:rFonts w:asciiTheme="minorHAnsi" w:hAnsiTheme="minorHAnsi" w:cstheme="minorHAnsi"/>
          <w:sz w:val="22"/>
        </w:rPr>
        <w:t xml:space="preserve"> (for details refer to Supplementary text S2)</w:t>
      </w:r>
      <w:r w:rsidRPr="00C61EB7">
        <w:rPr>
          <w:rFonts w:asciiTheme="minorHAnsi" w:hAnsiTheme="minorHAnsi" w:cstheme="minorHAnsi"/>
          <w:sz w:val="22"/>
        </w:rPr>
        <w:t xml:space="preserve">. Species are defined by </w:t>
      </w:r>
      <w:proofErr w:type="spellStart"/>
      <w:r w:rsidRPr="00C61EB7">
        <w:rPr>
          <w:rFonts w:asciiTheme="minorHAnsi" w:hAnsiTheme="minorHAnsi" w:cstheme="minorHAnsi"/>
          <w:sz w:val="22"/>
        </w:rPr>
        <w:t>Lotka</w:t>
      </w:r>
      <w:proofErr w:type="spellEnd"/>
      <w:r w:rsidRPr="00C61EB7">
        <w:rPr>
          <w:rFonts w:asciiTheme="minorHAnsi" w:hAnsiTheme="minorHAnsi" w:cstheme="minorHAnsi"/>
          <w:sz w:val="22"/>
        </w:rPr>
        <w:t xml:space="preserve">-Volterra growth/interaction rates, but </w:t>
      </w:r>
      <w:r w:rsidR="00502E2F" w:rsidRPr="00C61EB7">
        <w:rPr>
          <w:rFonts w:asciiTheme="minorHAnsi" w:hAnsiTheme="minorHAnsi" w:cstheme="minorHAnsi"/>
          <w:sz w:val="22"/>
        </w:rPr>
        <w:t xml:space="preserve">instead of single growth rates and interaction vectors, species </w:t>
      </w:r>
      <w:r w:rsidRPr="00C61EB7">
        <w:rPr>
          <w:rFonts w:asciiTheme="minorHAnsi" w:hAnsiTheme="minorHAnsi" w:cstheme="minorHAnsi"/>
          <w:sz w:val="22"/>
        </w:rPr>
        <w:t xml:space="preserve">encompass </w:t>
      </w:r>
      <w:r w:rsidR="00502E2F" w:rsidRPr="00C61EB7">
        <w:rPr>
          <w:rFonts w:asciiTheme="minorHAnsi" w:hAnsiTheme="minorHAnsi" w:cstheme="minorHAnsi"/>
          <w:sz w:val="22"/>
        </w:rPr>
        <w:t xml:space="preserve">subpopulations with alternative phenotypes (two and potentially more growth rates and interaction terms) </w:t>
      </w:r>
      <w:r w:rsidRPr="00C61EB7">
        <w:rPr>
          <w:rFonts w:asciiTheme="minorHAnsi" w:hAnsiTheme="minorHAnsi" w:cstheme="minorHAnsi"/>
          <w:sz w:val="22"/>
        </w:rPr>
        <w:t>with environment-responsive transitions between them (Fig</w:t>
      </w:r>
      <w:r w:rsidR="00E969E8" w:rsidRPr="00C61EB7">
        <w:rPr>
          <w:rFonts w:asciiTheme="minorHAnsi" w:hAnsiTheme="minorHAnsi" w:cstheme="minorHAnsi"/>
          <w:sz w:val="22"/>
        </w:rPr>
        <w:t>ure</w:t>
      </w:r>
      <w:r w:rsidRPr="00C61EB7">
        <w:rPr>
          <w:rFonts w:asciiTheme="minorHAnsi" w:hAnsiTheme="minorHAnsi" w:cstheme="minorHAnsi"/>
          <w:sz w:val="22"/>
        </w:rPr>
        <w:t xml:space="preserve"> 4A). As in our mechanistic model, this simplified model exhibits alternative </w:t>
      </w:r>
      <w:r w:rsidR="00831752" w:rsidRPr="00C61EB7">
        <w:rPr>
          <w:rFonts w:asciiTheme="minorHAnsi" w:hAnsiTheme="minorHAnsi" w:cstheme="minorHAnsi"/>
          <w:sz w:val="22"/>
        </w:rPr>
        <w:t>community types</w:t>
      </w:r>
      <w:r w:rsidRPr="00C61EB7">
        <w:rPr>
          <w:rFonts w:asciiTheme="minorHAnsi" w:hAnsiTheme="minorHAnsi" w:cstheme="minorHAnsi"/>
          <w:sz w:val="22"/>
        </w:rPr>
        <w:t xml:space="preserve"> separated by </w:t>
      </w:r>
      <w:r w:rsidR="00067BC1" w:rsidRPr="00C61EB7">
        <w:rPr>
          <w:rFonts w:asciiTheme="minorHAnsi" w:hAnsiTheme="minorHAnsi" w:cstheme="minorHAnsi"/>
          <w:sz w:val="22"/>
        </w:rPr>
        <w:t xml:space="preserve">a </w:t>
      </w:r>
      <w:r w:rsidRPr="00C61EB7">
        <w:rPr>
          <w:rFonts w:asciiTheme="minorHAnsi" w:hAnsiTheme="minorHAnsi" w:cstheme="minorHAnsi"/>
          <w:sz w:val="22"/>
        </w:rPr>
        <w:t>tipping point (Fig</w:t>
      </w:r>
      <w:r w:rsidR="00E969E8" w:rsidRPr="00C61EB7">
        <w:rPr>
          <w:rFonts w:asciiTheme="minorHAnsi" w:hAnsiTheme="minorHAnsi" w:cstheme="minorHAnsi"/>
          <w:sz w:val="22"/>
        </w:rPr>
        <w:t>ure</w:t>
      </w:r>
      <w:r w:rsidRPr="00C61EB7">
        <w:rPr>
          <w:rFonts w:asciiTheme="minorHAnsi" w:hAnsiTheme="minorHAnsi" w:cstheme="minorHAnsi"/>
          <w:sz w:val="22"/>
        </w:rPr>
        <w:t xml:space="preserve"> 4B). States arise from subpopulation shifts to strongly competing phenotypes (e.g. more efficient usage of key nutrients). Simulations show that even in larger communities, environment-driven emergence of such competitive phenotypes can significantly reshape the landscape, producing distinct community types resembling enterotypes (Fig</w:t>
      </w:r>
      <w:r w:rsidR="00E969E8" w:rsidRPr="00C61EB7">
        <w:rPr>
          <w:rFonts w:asciiTheme="minorHAnsi" w:hAnsiTheme="minorHAnsi" w:cstheme="minorHAnsi"/>
          <w:sz w:val="22"/>
        </w:rPr>
        <w:t>ure</w:t>
      </w:r>
      <w:r w:rsidRPr="00C61EB7">
        <w:rPr>
          <w:rFonts w:asciiTheme="minorHAnsi" w:hAnsiTheme="minorHAnsi" w:cstheme="minorHAnsi"/>
          <w:sz w:val="22"/>
        </w:rPr>
        <w:t xml:space="preserve"> 4C).</w:t>
      </w:r>
      <w:r w:rsidR="00502E2F" w:rsidRPr="00C61EB7">
        <w:rPr>
          <w:rFonts w:asciiTheme="minorHAnsi" w:hAnsiTheme="minorHAnsi" w:cstheme="minorHAnsi"/>
          <w:sz w:val="22"/>
        </w:rPr>
        <w:t xml:space="preserve"> </w:t>
      </w:r>
      <w:r w:rsidR="00E969E8" w:rsidRPr="00C61EB7">
        <w:rPr>
          <w:rFonts w:asciiTheme="minorHAnsi" w:hAnsiTheme="minorHAnsi" w:cstheme="minorHAnsi"/>
          <w:sz w:val="22"/>
        </w:rPr>
        <w:t>Similar to an empirical study of species distribution across stool samples [25003530], the species driving such community shifts—referred to as t</w:t>
      </w:r>
      <w:r w:rsidR="00315DA8" w:rsidRPr="00C61EB7">
        <w:rPr>
          <w:rFonts w:asciiTheme="minorHAnsi" w:hAnsiTheme="minorHAnsi" w:cstheme="minorHAnsi"/>
          <w:sz w:val="22"/>
        </w:rPr>
        <w:t>ip</w:t>
      </w:r>
      <w:r w:rsidR="00E969E8" w:rsidRPr="00C61EB7">
        <w:rPr>
          <w:rFonts w:asciiTheme="minorHAnsi" w:hAnsiTheme="minorHAnsi" w:cstheme="minorHAnsi"/>
          <w:sz w:val="22"/>
        </w:rPr>
        <w:t>ping elements—exhibit a bimodal distribution in our model (Figure 4C).</w:t>
      </w:r>
    </w:p>
    <w:bookmarkEnd w:id="119"/>
    <w:p w14:paraId="657E2E18" w14:textId="5E86929C" w:rsidR="00C569A1" w:rsidRDefault="002B2EA9" w:rsidP="00735E61">
      <w:commentRangeStart w:id="120"/>
      <w:commentRangeEnd w:id="120"/>
      <w:r>
        <w:rPr>
          <w:rStyle w:val="CommentReference"/>
        </w:rPr>
        <w:commentReference w:id="120"/>
      </w:r>
      <w:commentRangeStart w:id="121"/>
      <w:commentRangeEnd w:id="121"/>
      <w:r w:rsidR="00E969E8">
        <w:rPr>
          <w:rStyle w:val="CommentReference"/>
        </w:rPr>
        <w:commentReference w:id="121"/>
      </w:r>
    </w:p>
    <w:p w14:paraId="0822B67B" w14:textId="15FF212F" w:rsidR="00067BC1" w:rsidRDefault="00067BC1" w:rsidP="00735E61"/>
    <w:p w14:paraId="61E7D83F" w14:textId="7FC4B8BB" w:rsidR="00067BC1" w:rsidRDefault="00067BC1" w:rsidP="00735E61"/>
    <w:p w14:paraId="74F471C3" w14:textId="77777777" w:rsidR="00067BC1" w:rsidRDefault="00067BC1" w:rsidP="00735E61"/>
    <w:p w14:paraId="0CBC145B" w14:textId="07E05491" w:rsidR="00C569A1" w:rsidRDefault="00C569A1" w:rsidP="00735E61"/>
    <w:p w14:paraId="44190675" w14:textId="0F1990CC" w:rsidR="00A63C6C" w:rsidRDefault="00A63C6C" w:rsidP="00735E61"/>
    <w:p w14:paraId="62D490DD" w14:textId="0FC65551" w:rsidR="00A63C6C" w:rsidRDefault="00A63C6C" w:rsidP="00735E61"/>
    <w:p w14:paraId="46C3AE89" w14:textId="5C0B9AC1" w:rsidR="00A63C6C" w:rsidRDefault="00A63C6C" w:rsidP="00735E61"/>
    <w:p w14:paraId="443CC7E9" w14:textId="6ACE21C4" w:rsidR="00A63C6C" w:rsidRDefault="00A63C6C" w:rsidP="00735E61"/>
    <w:p w14:paraId="00F23A2B" w14:textId="67AE2EB4" w:rsidR="00A63C6C" w:rsidRDefault="00A63C6C" w:rsidP="00735E61"/>
    <w:p w14:paraId="20429A3E" w14:textId="3623FC37" w:rsidR="00A63C6C" w:rsidRDefault="00A63C6C" w:rsidP="00735E61"/>
    <w:p w14:paraId="1D8F8C98" w14:textId="2711690E" w:rsidR="00A63C6C" w:rsidRDefault="00A63C6C" w:rsidP="00735E61"/>
    <w:p w14:paraId="61F7FCA6" w14:textId="01A45FD9" w:rsidR="00A63C6C" w:rsidRDefault="00A63C6C" w:rsidP="00735E61"/>
    <w:p w14:paraId="19FDBEC2" w14:textId="368BD16D" w:rsidR="00A63C6C" w:rsidRDefault="00A63C6C" w:rsidP="00735E61"/>
    <w:p w14:paraId="2CEE0360" w14:textId="420441A8" w:rsidR="00A63C6C" w:rsidRDefault="00A63C6C" w:rsidP="00735E61"/>
    <w:p w14:paraId="3857A452" w14:textId="5DF4DD1E" w:rsidR="00A63C6C" w:rsidRDefault="00A63C6C" w:rsidP="00735E61">
      <w:r>
        <w:rPr>
          <w:noProof/>
        </w:rPr>
        <w:drawing>
          <wp:inline distT="0" distB="0" distL="0" distR="0" wp14:anchorId="15D3BFA3" wp14:editId="5078568B">
            <wp:extent cx="5760720" cy="6362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6362065"/>
                    </a:xfrm>
                    <a:prstGeom prst="rect">
                      <a:avLst/>
                    </a:prstGeom>
                  </pic:spPr>
                </pic:pic>
              </a:graphicData>
            </a:graphic>
          </wp:inline>
        </w:drawing>
      </w:r>
    </w:p>
    <w:p w14:paraId="7AA7554E" w14:textId="77777777" w:rsidR="00A63C6C" w:rsidRDefault="00A63C6C" w:rsidP="00735E61"/>
    <w:p w14:paraId="75A818F9" w14:textId="0B920887" w:rsidR="006D4532" w:rsidRPr="006D4532" w:rsidRDefault="006D4532" w:rsidP="006B3F74">
      <w:pPr>
        <w:jc w:val="both"/>
        <w:rPr>
          <w:rFonts w:asciiTheme="minorHAnsi" w:hAnsiTheme="minorHAnsi"/>
          <w:sz w:val="18"/>
        </w:rPr>
      </w:pPr>
      <w:r w:rsidRPr="006D4532">
        <w:rPr>
          <w:rFonts w:asciiTheme="minorHAnsi" w:hAnsiTheme="minorHAnsi"/>
          <w:b/>
          <w:sz w:val="18"/>
        </w:rPr>
        <w:t>Figure 4:</w:t>
      </w:r>
      <w:r w:rsidRPr="006D4532">
        <w:rPr>
          <w:rFonts w:asciiTheme="minorHAnsi" w:hAnsiTheme="minorHAnsi"/>
          <w:sz w:val="18"/>
        </w:rPr>
        <w:t xml:space="preserve"> Toy model demonstrates conceptual mechanism for multistability. (A) Species have alternative phenotypes connected by environment-responsive transition functions, implemented through </w:t>
      </w:r>
      <w:ins w:id="122" w:author="Karoline Faust" w:date="2024-01-19T11:43:00Z">
        <w:r w:rsidR="00ED7F1A">
          <w:rPr>
            <w:rFonts w:asciiTheme="minorHAnsi" w:hAnsiTheme="minorHAnsi"/>
            <w:sz w:val="18"/>
          </w:rPr>
          <w:t>H</w:t>
        </w:r>
      </w:ins>
      <w:del w:id="123" w:author="Karoline Faust" w:date="2024-01-19T11:43:00Z">
        <w:r w:rsidRPr="006D4532" w:rsidDel="00ED7F1A">
          <w:rPr>
            <w:rFonts w:asciiTheme="minorHAnsi" w:hAnsiTheme="minorHAnsi"/>
            <w:sz w:val="18"/>
          </w:rPr>
          <w:delText>h</w:delText>
        </w:r>
      </w:del>
      <w:r w:rsidRPr="006D4532">
        <w:rPr>
          <w:rFonts w:asciiTheme="minorHAnsi" w:hAnsiTheme="minorHAnsi"/>
          <w:sz w:val="18"/>
        </w:rPr>
        <w:t>ill</w:t>
      </w:r>
      <w:ins w:id="124" w:author="Karoline Faust" w:date="2024-01-19T11:43:00Z">
        <w:r w:rsidR="00ED7F1A">
          <w:rPr>
            <w:rFonts w:asciiTheme="minorHAnsi" w:hAnsiTheme="minorHAnsi"/>
            <w:sz w:val="18"/>
          </w:rPr>
          <w:t xml:space="preserve"> </w:t>
        </w:r>
      </w:ins>
      <w:del w:id="125" w:author="Karoline Faust" w:date="2024-01-19T11:43:00Z">
        <w:r w:rsidRPr="006D4532" w:rsidDel="00ED7F1A">
          <w:rPr>
            <w:rFonts w:asciiTheme="minorHAnsi" w:hAnsiTheme="minorHAnsi"/>
            <w:sz w:val="18"/>
          </w:rPr>
          <w:delText>-</w:delText>
        </w:r>
      </w:del>
      <w:r w:rsidRPr="006D4532">
        <w:rPr>
          <w:rFonts w:asciiTheme="minorHAnsi" w:hAnsiTheme="minorHAnsi"/>
          <w:sz w:val="18"/>
        </w:rPr>
        <w:t xml:space="preserve">equations, allowing dynamic switching between phenotypes during simulations (refer to Supplementary Text S2 for details). (B) If one phenotype strongly interacts with others (average interaction strengths are higher than the average community interactions), phenotype switching can induce a sharp transition between alternative community states (e.g. high steady-state trehalose leads </w:t>
      </w:r>
      <w:r w:rsidRPr="006B3F74">
        <w:rPr>
          <w:rFonts w:asciiTheme="minorHAnsi" w:hAnsiTheme="minorHAnsi"/>
          <w:i/>
          <w:sz w:val="18"/>
        </w:rPr>
        <w:t>Blautia hydrogenotrophica</w:t>
      </w:r>
      <w:r w:rsidRPr="006D4532">
        <w:rPr>
          <w:rFonts w:asciiTheme="minorHAnsi" w:hAnsiTheme="minorHAnsi"/>
          <w:sz w:val="18"/>
        </w:rPr>
        <w:t xml:space="preserve"> to a weakly competing phenotype, but low trehalose triggers a metabolic shift, enabling </w:t>
      </w:r>
      <w:r w:rsidRPr="006B3F74">
        <w:rPr>
          <w:rFonts w:asciiTheme="minorHAnsi" w:hAnsiTheme="minorHAnsi"/>
          <w:i/>
          <w:sz w:val="18"/>
        </w:rPr>
        <w:t>Blautia hydrogenotrophica</w:t>
      </w:r>
      <w:r w:rsidRPr="006D4532">
        <w:rPr>
          <w:rFonts w:asciiTheme="minorHAnsi" w:hAnsiTheme="minorHAnsi"/>
          <w:sz w:val="18"/>
        </w:rPr>
        <w:t xml:space="preserve"> to strongly outcompete others). (C) Simulations with 1000 random communities containing 50 species and a random concentration of an environmental factor show this mechanism can explain emergent alternative stable states reminiscent of enterotypes (seem as two distinct clusters in principal component space). Gray histograms show distribution of interaction strengths across communities; red denotes a phenotype-specific strong interactor that </w:t>
      </w:r>
      <w:r w:rsidR="006B3F74">
        <w:rPr>
          <w:rFonts w:asciiTheme="minorHAnsi" w:hAnsiTheme="minorHAnsi"/>
          <w:sz w:val="18"/>
        </w:rPr>
        <w:t>is expressed</w:t>
      </w:r>
      <w:r w:rsidRPr="006D4532">
        <w:rPr>
          <w:rFonts w:asciiTheme="minorHAnsi" w:hAnsiTheme="minorHAnsi"/>
          <w:sz w:val="18"/>
        </w:rPr>
        <w:t xml:space="preserve"> in response to the concentration of an environment factor. The lower histograms show the distribution of this species across samples. Notably, when enterotypes emerge, th</w:t>
      </w:r>
      <w:r w:rsidR="00D97178">
        <w:rPr>
          <w:rFonts w:asciiTheme="minorHAnsi" w:hAnsiTheme="minorHAnsi"/>
          <w:sz w:val="18"/>
        </w:rPr>
        <w:t>e switching species</w:t>
      </w:r>
      <w:r w:rsidRPr="006D4532">
        <w:rPr>
          <w:rFonts w:asciiTheme="minorHAnsi" w:hAnsiTheme="minorHAnsi"/>
          <w:sz w:val="18"/>
        </w:rPr>
        <w:t xml:space="preserve"> exhibits a bimodal distribution across samples.</w:t>
      </w:r>
    </w:p>
    <w:p w14:paraId="5830BF6E" w14:textId="77777777" w:rsidR="006D4532" w:rsidRDefault="006D4532" w:rsidP="00067BC1">
      <w:pPr>
        <w:rPr>
          <w:sz w:val="56"/>
          <w:szCs w:val="56"/>
        </w:rPr>
      </w:pPr>
    </w:p>
    <w:p w14:paraId="571FCAC4" w14:textId="4CD3109A" w:rsidR="00067BC1" w:rsidRPr="00EF73A5" w:rsidRDefault="00EF73A5" w:rsidP="00067BC1">
      <w:pPr>
        <w:rPr>
          <w:sz w:val="56"/>
          <w:szCs w:val="56"/>
        </w:rPr>
      </w:pPr>
      <w:commentRangeStart w:id="126"/>
      <w:commentRangeStart w:id="127"/>
      <w:r w:rsidRPr="00EF73A5">
        <w:rPr>
          <w:sz w:val="56"/>
          <w:szCs w:val="56"/>
        </w:rPr>
        <w:t>Discussion</w:t>
      </w:r>
      <w:commentRangeEnd w:id="126"/>
      <w:r w:rsidR="001B7026">
        <w:rPr>
          <w:rStyle w:val="CommentReference"/>
        </w:rPr>
        <w:commentReference w:id="126"/>
      </w:r>
      <w:commentRangeEnd w:id="127"/>
      <w:r w:rsidR="006B3F74">
        <w:rPr>
          <w:rStyle w:val="CommentReference"/>
        </w:rPr>
        <w:commentReference w:id="127"/>
      </w:r>
    </w:p>
    <w:p w14:paraId="5CF3FFC3" w14:textId="31B16E99" w:rsidR="003E291B" w:rsidRDefault="00EF73A5" w:rsidP="00AC7AF4">
      <w:pPr>
        <w:jc w:val="both"/>
        <w:rPr>
          <w:rFonts w:asciiTheme="minorHAnsi" w:hAnsiTheme="minorHAnsi"/>
          <w:sz w:val="22"/>
        </w:rPr>
      </w:pPr>
      <w:bookmarkStart w:id="128" w:name="_Hlk157506105"/>
      <w:bookmarkStart w:id="129" w:name="_GoBack"/>
      <w:r w:rsidRPr="00AC7AF4">
        <w:rPr>
          <w:rFonts w:asciiTheme="minorHAnsi" w:hAnsiTheme="minorHAnsi"/>
          <w:sz w:val="22"/>
        </w:rPr>
        <w:t xml:space="preserve">Here, we first explored </w:t>
      </w:r>
      <w:r w:rsidR="00BB3E00">
        <w:rPr>
          <w:rFonts w:asciiTheme="minorHAnsi" w:hAnsiTheme="minorHAnsi"/>
          <w:sz w:val="22"/>
        </w:rPr>
        <w:t xml:space="preserve">in depth </w:t>
      </w:r>
      <w:r w:rsidRPr="00AC7AF4">
        <w:rPr>
          <w:rFonts w:asciiTheme="minorHAnsi" w:hAnsiTheme="minorHAnsi"/>
          <w:sz w:val="22"/>
        </w:rPr>
        <w:t xml:space="preserve">the metabolic strategies of three common human gut bacterial species and demonstrated in silico and in vitro that multi-stability arises as a consequence of </w:t>
      </w:r>
      <w:r w:rsidR="002344B6">
        <w:rPr>
          <w:rFonts w:asciiTheme="minorHAnsi" w:hAnsiTheme="minorHAnsi"/>
          <w:iCs/>
          <w:sz w:val="22"/>
        </w:rPr>
        <w:t>bacterial</w:t>
      </w:r>
      <w:r w:rsidRPr="00AC7AF4">
        <w:rPr>
          <w:rFonts w:asciiTheme="minorHAnsi" w:hAnsiTheme="minorHAnsi"/>
          <w:sz w:val="22"/>
        </w:rPr>
        <w:t xml:space="preserve"> metabolic flexibility.</w:t>
      </w:r>
      <w:r w:rsidR="002A048A" w:rsidRPr="00AC7AF4">
        <w:rPr>
          <w:rFonts w:asciiTheme="minorHAnsi" w:hAnsiTheme="minorHAnsi"/>
          <w:sz w:val="22"/>
        </w:rPr>
        <w:t xml:space="preserve"> </w:t>
      </w:r>
      <w:r w:rsidR="00BB3E00">
        <w:rPr>
          <w:rFonts w:asciiTheme="minorHAnsi" w:hAnsiTheme="minorHAnsi"/>
          <w:sz w:val="22"/>
        </w:rPr>
        <w:t>S</w:t>
      </w:r>
      <w:r w:rsidR="00BB3E00" w:rsidRPr="00BB3E00">
        <w:rPr>
          <w:rFonts w:asciiTheme="minorHAnsi" w:hAnsiTheme="minorHAnsi"/>
          <w:sz w:val="22"/>
        </w:rPr>
        <w:t>harp transitions between alternative states in our system are driven by varying ecological interactions among phenotypically flexible bacteria</w:t>
      </w:r>
      <w:r w:rsidR="00BB3E00">
        <w:rPr>
          <w:rFonts w:asciiTheme="minorHAnsi" w:hAnsiTheme="minorHAnsi"/>
          <w:sz w:val="22"/>
        </w:rPr>
        <w:t>. F</w:t>
      </w:r>
      <w:r w:rsidR="0019177C">
        <w:rPr>
          <w:rFonts w:asciiTheme="minorHAnsi" w:hAnsiTheme="minorHAnsi"/>
          <w:sz w:val="22"/>
        </w:rPr>
        <w:t>or example</w:t>
      </w:r>
      <w:r w:rsidR="00A31182">
        <w:rPr>
          <w:rFonts w:asciiTheme="minorHAnsi" w:hAnsiTheme="minorHAnsi"/>
          <w:sz w:val="22"/>
        </w:rPr>
        <w:t>,</w:t>
      </w:r>
      <w:r w:rsidR="0019177C">
        <w:rPr>
          <w:rFonts w:asciiTheme="minorHAnsi" w:hAnsiTheme="minorHAnsi"/>
          <w:sz w:val="22"/>
        </w:rPr>
        <w:t xml:space="preserve"> the glucose-consuming phenotype of </w:t>
      </w:r>
      <w:r w:rsidR="0019177C" w:rsidRPr="000F64E7">
        <w:rPr>
          <w:rFonts w:asciiTheme="minorHAnsi" w:hAnsiTheme="minorHAnsi"/>
          <w:i/>
          <w:sz w:val="22"/>
        </w:rPr>
        <w:t>Blautia hydrogenotrophica</w:t>
      </w:r>
      <w:r w:rsidR="0019177C">
        <w:rPr>
          <w:rFonts w:asciiTheme="minorHAnsi" w:hAnsiTheme="minorHAnsi"/>
          <w:sz w:val="22"/>
        </w:rPr>
        <w:t xml:space="preserve"> </w:t>
      </w:r>
      <w:r w:rsidR="00BB3E00">
        <w:rPr>
          <w:rFonts w:asciiTheme="minorHAnsi" w:hAnsiTheme="minorHAnsi"/>
          <w:sz w:val="22"/>
        </w:rPr>
        <w:t xml:space="preserve">competes </w:t>
      </w:r>
      <w:r w:rsidR="0019177C">
        <w:rPr>
          <w:rFonts w:asciiTheme="minorHAnsi" w:hAnsiTheme="minorHAnsi"/>
          <w:sz w:val="22"/>
        </w:rPr>
        <w:t xml:space="preserve">strongly and inhibits </w:t>
      </w:r>
      <w:r w:rsidR="00A31182">
        <w:rPr>
          <w:rFonts w:asciiTheme="minorHAnsi" w:hAnsiTheme="minorHAnsi"/>
          <w:sz w:val="22"/>
        </w:rPr>
        <w:t xml:space="preserve">the </w:t>
      </w:r>
      <w:r w:rsidR="00BB3E00">
        <w:rPr>
          <w:rFonts w:asciiTheme="minorHAnsi" w:hAnsiTheme="minorHAnsi"/>
          <w:sz w:val="22"/>
        </w:rPr>
        <w:t xml:space="preserve">fast growth mode of </w:t>
      </w:r>
      <w:proofErr w:type="spellStart"/>
      <w:r w:rsidR="0019177C" w:rsidRPr="00A31182">
        <w:rPr>
          <w:rFonts w:asciiTheme="minorHAnsi" w:hAnsiTheme="minorHAnsi"/>
          <w:i/>
          <w:sz w:val="22"/>
        </w:rPr>
        <w:t>Roseburia</w:t>
      </w:r>
      <w:proofErr w:type="spellEnd"/>
      <w:r w:rsidR="0019177C" w:rsidRPr="00A31182">
        <w:rPr>
          <w:rFonts w:asciiTheme="minorHAnsi" w:hAnsiTheme="minorHAnsi"/>
          <w:i/>
          <w:sz w:val="22"/>
        </w:rPr>
        <w:t xml:space="preserve"> intestinalis</w:t>
      </w:r>
      <w:r w:rsidR="00BB3E00">
        <w:rPr>
          <w:rFonts w:asciiTheme="minorHAnsi" w:hAnsiTheme="minorHAnsi"/>
          <w:sz w:val="22"/>
        </w:rPr>
        <w:t>. Communities where this phenotype is expressed are significantly different from communities where it is repressed</w:t>
      </w:r>
      <w:r w:rsidR="0019177C">
        <w:rPr>
          <w:rFonts w:asciiTheme="minorHAnsi" w:hAnsiTheme="minorHAnsi"/>
          <w:sz w:val="22"/>
        </w:rPr>
        <w:t xml:space="preserve">. </w:t>
      </w:r>
      <w:r w:rsidR="00BB3E00">
        <w:rPr>
          <w:rFonts w:asciiTheme="minorHAnsi" w:hAnsiTheme="minorHAnsi"/>
          <w:sz w:val="22"/>
        </w:rPr>
        <w:t>T</w:t>
      </w:r>
      <w:r w:rsidR="000F64E7">
        <w:rPr>
          <w:rFonts w:asciiTheme="minorHAnsi" w:hAnsiTheme="minorHAnsi"/>
          <w:sz w:val="22"/>
        </w:rPr>
        <w:t xml:space="preserve">he </w:t>
      </w:r>
      <w:r w:rsidR="002344B6">
        <w:rPr>
          <w:rFonts w:asciiTheme="minorHAnsi" w:hAnsiTheme="minorHAnsi"/>
          <w:sz w:val="22"/>
        </w:rPr>
        <w:t>history</w:t>
      </w:r>
      <w:r w:rsidR="00BB3E00">
        <w:rPr>
          <w:rFonts w:asciiTheme="minorHAnsi" w:hAnsiTheme="minorHAnsi"/>
          <w:sz w:val="22"/>
        </w:rPr>
        <w:t>-dependent behavior</w:t>
      </w:r>
      <w:r w:rsidR="002344B6">
        <w:rPr>
          <w:rFonts w:asciiTheme="minorHAnsi" w:hAnsiTheme="minorHAnsi"/>
          <w:sz w:val="22"/>
        </w:rPr>
        <w:t xml:space="preserve"> </w:t>
      </w:r>
      <w:r w:rsidR="000F64E7">
        <w:rPr>
          <w:rFonts w:asciiTheme="minorHAnsi" w:hAnsiTheme="minorHAnsi"/>
          <w:sz w:val="22"/>
        </w:rPr>
        <w:t xml:space="preserve">observed in our model and chemostat experiments </w:t>
      </w:r>
      <w:r w:rsidR="002344B6">
        <w:rPr>
          <w:rFonts w:asciiTheme="minorHAnsi" w:hAnsiTheme="minorHAnsi"/>
          <w:sz w:val="22"/>
        </w:rPr>
        <w:t xml:space="preserve">emerges </w:t>
      </w:r>
      <w:r w:rsidR="00BB3E00">
        <w:rPr>
          <w:rFonts w:asciiTheme="minorHAnsi" w:hAnsiTheme="minorHAnsi"/>
          <w:sz w:val="22"/>
        </w:rPr>
        <w:t>from</w:t>
      </w:r>
      <w:r w:rsidR="002344B6">
        <w:rPr>
          <w:rFonts w:asciiTheme="minorHAnsi" w:hAnsiTheme="minorHAnsi"/>
          <w:sz w:val="22"/>
        </w:rPr>
        <w:t xml:space="preserve"> feedback</w:t>
      </w:r>
      <w:r w:rsidR="000F64E7">
        <w:rPr>
          <w:rFonts w:asciiTheme="minorHAnsi" w:hAnsiTheme="minorHAnsi"/>
          <w:sz w:val="22"/>
        </w:rPr>
        <w:t xml:space="preserve"> loops between subpopulations and environmental factors. For example, while increasing the dilution rate may increase the steady-state concentration of trehalose and inhibit </w:t>
      </w:r>
      <w:r w:rsidR="00A31182" w:rsidRPr="000F64E7">
        <w:rPr>
          <w:rFonts w:asciiTheme="minorHAnsi" w:hAnsiTheme="minorHAnsi"/>
          <w:i/>
          <w:sz w:val="22"/>
        </w:rPr>
        <w:t xml:space="preserve">Blautia </w:t>
      </w:r>
      <w:proofErr w:type="spellStart"/>
      <w:r w:rsidR="00A31182" w:rsidRPr="000F64E7">
        <w:rPr>
          <w:rFonts w:asciiTheme="minorHAnsi" w:hAnsiTheme="minorHAnsi"/>
          <w:i/>
          <w:sz w:val="22"/>
        </w:rPr>
        <w:t>hydrogenotrophica</w:t>
      </w:r>
      <w:r w:rsidR="00A31182">
        <w:rPr>
          <w:rFonts w:asciiTheme="minorHAnsi" w:hAnsiTheme="minorHAnsi"/>
          <w:sz w:val="22"/>
        </w:rPr>
        <w:t>’s</w:t>
      </w:r>
      <w:proofErr w:type="spellEnd"/>
      <w:r w:rsidR="00A31182">
        <w:rPr>
          <w:rFonts w:asciiTheme="minorHAnsi" w:hAnsiTheme="minorHAnsi"/>
          <w:sz w:val="22"/>
        </w:rPr>
        <w:t xml:space="preserve"> </w:t>
      </w:r>
      <w:r w:rsidR="000F64E7">
        <w:rPr>
          <w:rFonts w:asciiTheme="minorHAnsi" w:hAnsiTheme="minorHAnsi"/>
          <w:sz w:val="22"/>
        </w:rPr>
        <w:t>glucose-consuming phenotype</w:t>
      </w:r>
      <w:r w:rsidR="00A31182">
        <w:rPr>
          <w:rFonts w:asciiTheme="minorHAnsi" w:hAnsiTheme="minorHAnsi"/>
          <w:sz w:val="22"/>
        </w:rPr>
        <w:t>, i</w:t>
      </w:r>
      <w:r w:rsidR="000F64E7">
        <w:rPr>
          <w:rFonts w:asciiTheme="minorHAnsi" w:hAnsiTheme="minorHAnsi"/>
          <w:sz w:val="22"/>
        </w:rPr>
        <w:t xml:space="preserve">f a large population of glucose-consuming cells are already present in the system, then </w:t>
      </w:r>
      <w:r w:rsidR="003951F3">
        <w:rPr>
          <w:rFonts w:asciiTheme="minorHAnsi" w:hAnsiTheme="minorHAnsi"/>
          <w:sz w:val="22"/>
        </w:rPr>
        <w:t xml:space="preserve">many cells are available to quickly consume that excess trehalose that enters through the increase of the dilution rate, leading to a different proportion of subpopulations </w:t>
      </w:r>
      <w:r w:rsidR="00B81085">
        <w:rPr>
          <w:rFonts w:asciiTheme="minorHAnsi" w:hAnsiTheme="minorHAnsi"/>
          <w:sz w:val="22"/>
        </w:rPr>
        <w:t xml:space="preserve">and </w:t>
      </w:r>
      <w:r w:rsidR="00A31182">
        <w:rPr>
          <w:rFonts w:asciiTheme="minorHAnsi" w:hAnsiTheme="minorHAnsi"/>
          <w:sz w:val="22"/>
        </w:rPr>
        <w:t xml:space="preserve">altering the </w:t>
      </w:r>
      <w:r w:rsidR="00B81085">
        <w:rPr>
          <w:rFonts w:asciiTheme="minorHAnsi" w:hAnsiTheme="minorHAnsi"/>
          <w:sz w:val="22"/>
        </w:rPr>
        <w:t xml:space="preserve">community phenotype. </w:t>
      </w:r>
      <w:commentRangeStart w:id="130"/>
      <w:commentRangeStart w:id="131"/>
      <w:commentRangeStart w:id="132"/>
      <w:r w:rsidR="003E291B" w:rsidRPr="00AC7AF4">
        <w:rPr>
          <w:rFonts w:asciiTheme="minorHAnsi" w:hAnsiTheme="minorHAnsi"/>
          <w:sz w:val="22"/>
        </w:rPr>
        <w:t xml:space="preserve">To </w:t>
      </w:r>
      <w:r w:rsidR="00A31182">
        <w:rPr>
          <w:rFonts w:asciiTheme="minorHAnsi" w:hAnsiTheme="minorHAnsi"/>
          <w:sz w:val="22"/>
        </w:rPr>
        <w:t xml:space="preserve">the best of </w:t>
      </w:r>
      <w:r w:rsidR="003E291B" w:rsidRPr="00AC7AF4">
        <w:rPr>
          <w:rFonts w:asciiTheme="minorHAnsi" w:hAnsiTheme="minorHAnsi"/>
          <w:sz w:val="22"/>
        </w:rPr>
        <w:t xml:space="preserve">our knowledge, this </w:t>
      </w:r>
      <w:r w:rsidR="00A31182">
        <w:rPr>
          <w:rFonts w:asciiTheme="minorHAnsi" w:hAnsiTheme="minorHAnsi"/>
          <w:sz w:val="22"/>
        </w:rPr>
        <w:t xml:space="preserve">study </w:t>
      </w:r>
      <w:r w:rsidR="003E291B" w:rsidRPr="00AC7AF4">
        <w:rPr>
          <w:rFonts w:asciiTheme="minorHAnsi" w:hAnsiTheme="minorHAnsi"/>
          <w:sz w:val="22"/>
        </w:rPr>
        <w:t xml:space="preserve">is the first </w:t>
      </w:r>
      <w:r w:rsidR="00A31182">
        <w:rPr>
          <w:rFonts w:asciiTheme="minorHAnsi" w:hAnsiTheme="minorHAnsi"/>
          <w:sz w:val="22"/>
        </w:rPr>
        <w:t xml:space="preserve">to observe </w:t>
      </w:r>
      <w:r w:rsidR="003E291B" w:rsidRPr="00AC7AF4">
        <w:rPr>
          <w:rFonts w:asciiTheme="minorHAnsi" w:hAnsiTheme="minorHAnsi"/>
          <w:sz w:val="22"/>
        </w:rPr>
        <w:t>more than one alternative community type in</w:t>
      </w:r>
      <w:r w:rsidR="00A225CD" w:rsidRPr="00AC7AF4">
        <w:rPr>
          <w:rFonts w:asciiTheme="minorHAnsi" w:hAnsiTheme="minorHAnsi"/>
          <w:sz w:val="22"/>
        </w:rPr>
        <w:t xml:space="preserve"> controlled conditions in</w:t>
      </w:r>
      <w:r w:rsidR="003E291B" w:rsidRPr="00AC7AF4">
        <w:rPr>
          <w:rFonts w:asciiTheme="minorHAnsi" w:hAnsiTheme="minorHAnsi"/>
          <w:sz w:val="22"/>
        </w:rPr>
        <w:t xml:space="preserve"> response to a perturbation.</w:t>
      </w:r>
      <w:commentRangeEnd w:id="130"/>
      <w:r w:rsidR="00386637" w:rsidRPr="00AC7AF4">
        <w:rPr>
          <w:rStyle w:val="CommentReference"/>
          <w:rFonts w:asciiTheme="minorHAnsi" w:hAnsiTheme="minorHAnsi"/>
          <w:sz w:val="22"/>
          <w:szCs w:val="22"/>
        </w:rPr>
        <w:commentReference w:id="130"/>
      </w:r>
      <w:commentRangeEnd w:id="131"/>
      <w:r w:rsidR="00BF11CD">
        <w:rPr>
          <w:rStyle w:val="CommentReference"/>
        </w:rPr>
        <w:commentReference w:id="131"/>
      </w:r>
      <w:commentRangeEnd w:id="132"/>
      <w:r w:rsidR="00713BE3">
        <w:rPr>
          <w:rStyle w:val="CommentReference"/>
        </w:rPr>
        <w:commentReference w:id="132"/>
      </w:r>
    </w:p>
    <w:p w14:paraId="664CB92D" w14:textId="28CD47C4" w:rsidR="00F15F73" w:rsidRPr="002A239B" w:rsidRDefault="002A239B" w:rsidP="002A239B">
      <w:pPr>
        <w:jc w:val="both"/>
        <w:rPr>
          <w:rFonts w:asciiTheme="minorHAnsi" w:eastAsiaTheme="minorHAnsi" w:hAnsiTheme="minorHAnsi"/>
          <w:sz w:val="22"/>
          <w:szCs w:val="24"/>
          <w:lang w:eastAsia="en-US"/>
        </w:rPr>
      </w:pPr>
      <w:r>
        <w:rPr>
          <w:rFonts w:asciiTheme="minorHAnsi" w:hAnsiTheme="minorHAnsi"/>
          <w:sz w:val="22"/>
        </w:rPr>
        <w:t>Our</w:t>
      </w:r>
      <w:r w:rsidR="00EF73A5" w:rsidRPr="002A239B">
        <w:rPr>
          <w:rFonts w:asciiTheme="minorHAnsi" w:hAnsiTheme="minorHAnsi"/>
          <w:sz w:val="22"/>
        </w:rPr>
        <w:t xml:space="preserve"> simulations </w:t>
      </w:r>
      <w:r>
        <w:rPr>
          <w:rFonts w:asciiTheme="minorHAnsi" w:hAnsiTheme="minorHAnsi"/>
          <w:sz w:val="22"/>
        </w:rPr>
        <w:t xml:space="preserve">further confirm </w:t>
      </w:r>
      <w:r w:rsidR="00EF73A5" w:rsidRPr="002A239B">
        <w:rPr>
          <w:rFonts w:asciiTheme="minorHAnsi" w:hAnsiTheme="minorHAnsi"/>
          <w:sz w:val="22"/>
        </w:rPr>
        <w:t xml:space="preserve">that the </w:t>
      </w:r>
      <w:r>
        <w:rPr>
          <w:rFonts w:asciiTheme="minorHAnsi" w:hAnsiTheme="minorHAnsi"/>
          <w:sz w:val="22"/>
        </w:rPr>
        <w:t>presence</w:t>
      </w:r>
      <w:r w:rsidR="00EF73A5" w:rsidRPr="002A239B">
        <w:rPr>
          <w:rFonts w:asciiTheme="minorHAnsi" w:hAnsiTheme="minorHAnsi"/>
          <w:sz w:val="22"/>
        </w:rPr>
        <w:t xml:space="preserve"> of </w:t>
      </w:r>
      <w:r w:rsidR="00724B25" w:rsidRPr="002A239B">
        <w:rPr>
          <w:rFonts w:asciiTheme="minorHAnsi" w:hAnsiTheme="minorHAnsi"/>
          <w:sz w:val="22"/>
        </w:rPr>
        <w:t>different</w:t>
      </w:r>
      <w:r w:rsidR="00EF73A5" w:rsidRPr="002A239B">
        <w:rPr>
          <w:rFonts w:asciiTheme="minorHAnsi" w:hAnsiTheme="minorHAnsi"/>
          <w:sz w:val="22"/>
        </w:rPr>
        <w:t xml:space="preserve"> phenotypes </w:t>
      </w:r>
      <w:r>
        <w:rPr>
          <w:rFonts w:asciiTheme="minorHAnsi" w:hAnsiTheme="minorHAnsi"/>
          <w:sz w:val="22"/>
        </w:rPr>
        <w:t xml:space="preserve">can give rise to </w:t>
      </w:r>
      <w:r w:rsidR="00EF73A5" w:rsidRPr="002A239B">
        <w:rPr>
          <w:rFonts w:asciiTheme="minorHAnsi" w:hAnsiTheme="minorHAnsi"/>
          <w:sz w:val="22"/>
        </w:rPr>
        <w:t xml:space="preserve">alternative community types in large communities. </w:t>
      </w:r>
      <w:r w:rsidR="00F15F73" w:rsidRPr="002A239B">
        <w:rPr>
          <w:rFonts w:asciiTheme="minorHAnsi" w:hAnsiTheme="minorHAnsi"/>
          <w:sz w:val="22"/>
        </w:rPr>
        <w:t xml:space="preserve">Thus, we </w:t>
      </w:r>
      <w:r>
        <w:rPr>
          <w:rFonts w:asciiTheme="minorHAnsi" w:hAnsiTheme="minorHAnsi"/>
          <w:sz w:val="22"/>
        </w:rPr>
        <w:t>suggest</w:t>
      </w:r>
      <w:r w:rsidR="00F15F73" w:rsidRPr="002A239B">
        <w:rPr>
          <w:rFonts w:asciiTheme="minorHAnsi" w:hAnsiTheme="minorHAnsi"/>
          <w:sz w:val="22"/>
        </w:rPr>
        <w:t xml:space="preserve"> that multistability is a potential driver behind alternative community types observed in the gut microbiome </w:t>
      </w:r>
      <w:r w:rsidR="005721C5" w:rsidRPr="002A239B">
        <w:rPr>
          <w:rFonts w:asciiTheme="minorHAnsi" w:hAnsiTheme="minorHAnsi"/>
          <w:sz w:val="22"/>
        </w:rPr>
        <w:t>[</w:t>
      </w:r>
      <w:r w:rsidR="00B2282A" w:rsidRPr="002A239B">
        <w:rPr>
          <w:rFonts w:asciiTheme="minorHAnsi" w:hAnsiTheme="minorHAnsi"/>
          <w:sz w:val="22"/>
        </w:rPr>
        <w:t>21508958, 29255284</w:t>
      </w:r>
      <w:r w:rsidR="005721C5" w:rsidRPr="002A239B">
        <w:rPr>
          <w:rFonts w:asciiTheme="minorHAnsi" w:hAnsiTheme="minorHAnsi"/>
          <w:sz w:val="22"/>
        </w:rPr>
        <w:t>]</w:t>
      </w:r>
      <w:r w:rsidR="00F15F73" w:rsidRPr="002A239B">
        <w:rPr>
          <w:rFonts w:asciiTheme="minorHAnsi" w:hAnsiTheme="minorHAnsi"/>
          <w:sz w:val="22"/>
        </w:rPr>
        <w:t xml:space="preserve">, </w:t>
      </w:r>
      <w:r>
        <w:rPr>
          <w:rFonts w:asciiTheme="minorHAnsi" w:hAnsiTheme="minorHAnsi"/>
          <w:sz w:val="22"/>
        </w:rPr>
        <w:t>supporting previous propositions</w:t>
      </w:r>
      <w:r w:rsidR="00EB4CC3" w:rsidRPr="002A239B">
        <w:rPr>
          <w:rFonts w:asciiTheme="minorHAnsi" w:hAnsiTheme="minorHAnsi"/>
          <w:sz w:val="22"/>
        </w:rPr>
        <w:t xml:space="preserve"> [</w:t>
      </w:r>
      <w:bookmarkStart w:id="133" w:name="_Hlk155193047"/>
      <w:r w:rsidR="009B1852" w:rsidRPr="002A239B">
        <w:rPr>
          <w:rFonts w:asciiTheme="minorHAnsi" w:hAnsiTheme="minorHAnsi"/>
          <w:sz w:val="22"/>
        </w:rPr>
        <w:t>28475180</w:t>
      </w:r>
      <w:bookmarkEnd w:id="133"/>
      <w:r w:rsidR="009B1852" w:rsidRPr="002A239B">
        <w:rPr>
          <w:rFonts w:asciiTheme="minorHAnsi" w:hAnsiTheme="minorHAnsi"/>
          <w:sz w:val="22"/>
        </w:rPr>
        <w:t xml:space="preserve">, </w:t>
      </w:r>
      <w:r w:rsidR="00B2282A" w:rsidRPr="002A239B">
        <w:rPr>
          <w:rFonts w:asciiTheme="minorHAnsi" w:hAnsiTheme="minorHAnsi"/>
          <w:sz w:val="22"/>
        </w:rPr>
        <w:t>21508958</w:t>
      </w:r>
      <w:r w:rsidR="00EB4CC3" w:rsidRPr="002A239B">
        <w:rPr>
          <w:rFonts w:asciiTheme="minorHAnsi" w:hAnsiTheme="minorHAnsi"/>
          <w:sz w:val="22"/>
        </w:rPr>
        <w:t>]</w:t>
      </w:r>
      <w:r w:rsidR="00F15F73" w:rsidRPr="002A239B">
        <w:rPr>
          <w:rFonts w:asciiTheme="minorHAnsi" w:hAnsiTheme="minorHAnsi"/>
          <w:sz w:val="22"/>
        </w:rPr>
        <w:t>.</w:t>
      </w:r>
      <w:r w:rsidR="003E291B" w:rsidRPr="002A239B">
        <w:rPr>
          <w:rFonts w:asciiTheme="minorHAnsi" w:hAnsiTheme="minorHAnsi"/>
          <w:sz w:val="22"/>
        </w:rPr>
        <w:t xml:space="preserve"> </w:t>
      </w:r>
      <w:r>
        <w:rPr>
          <w:rFonts w:asciiTheme="minorHAnsi" w:hAnsiTheme="minorHAnsi"/>
          <w:sz w:val="22"/>
        </w:rPr>
        <w:t>T</w:t>
      </w:r>
      <w:r w:rsidR="00C067C3" w:rsidRPr="002A239B">
        <w:rPr>
          <w:rFonts w:asciiTheme="minorHAnsi" w:hAnsiTheme="minorHAnsi"/>
          <w:sz w:val="22"/>
        </w:rPr>
        <w:t>he occurrence of alternative community types in other host-associated microbiota</w:t>
      </w:r>
      <w:r w:rsidR="00886F44" w:rsidRPr="002A239B">
        <w:rPr>
          <w:rFonts w:asciiTheme="minorHAnsi" w:hAnsiTheme="minorHAnsi"/>
          <w:sz w:val="22"/>
        </w:rPr>
        <w:t>, which</w:t>
      </w:r>
      <w:r w:rsidR="00C067C3" w:rsidRPr="002A239B">
        <w:rPr>
          <w:rFonts w:asciiTheme="minorHAnsi" w:hAnsiTheme="minorHAnsi"/>
          <w:sz w:val="22"/>
        </w:rPr>
        <w:t xml:space="preserve"> are not easily explained </w:t>
      </w:r>
      <w:r w:rsidR="00886F44" w:rsidRPr="002A239B">
        <w:rPr>
          <w:rFonts w:asciiTheme="minorHAnsi" w:hAnsiTheme="minorHAnsi"/>
          <w:sz w:val="22"/>
        </w:rPr>
        <w:t>by</w:t>
      </w:r>
      <w:r w:rsidR="00C067C3" w:rsidRPr="002A239B">
        <w:rPr>
          <w:rFonts w:asciiTheme="minorHAnsi" w:hAnsiTheme="minorHAnsi"/>
          <w:sz w:val="22"/>
        </w:rPr>
        <w:t xml:space="preserve"> environmental differences</w:t>
      </w:r>
      <w:r w:rsidR="009B1852" w:rsidRPr="002A239B">
        <w:rPr>
          <w:rFonts w:asciiTheme="minorHAnsi" w:hAnsiTheme="minorHAnsi"/>
          <w:sz w:val="22"/>
        </w:rPr>
        <w:t xml:space="preserve"> [22553250, 24739969, 30679075]</w:t>
      </w:r>
      <w:r w:rsidR="00C067C3" w:rsidRPr="002A239B">
        <w:rPr>
          <w:rFonts w:asciiTheme="minorHAnsi" w:hAnsiTheme="minorHAnsi"/>
          <w:sz w:val="22"/>
        </w:rPr>
        <w:t xml:space="preserve">, </w:t>
      </w:r>
      <w:r>
        <w:rPr>
          <w:rFonts w:asciiTheme="minorHAnsi" w:hAnsiTheme="minorHAnsi"/>
          <w:sz w:val="22"/>
        </w:rPr>
        <w:t xml:space="preserve">implies that </w:t>
      </w:r>
      <w:r w:rsidR="00C067C3" w:rsidRPr="002A239B">
        <w:rPr>
          <w:rFonts w:asciiTheme="minorHAnsi" w:hAnsiTheme="minorHAnsi"/>
          <w:sz w:val="22"/>
        </w:rPr>
        <w:t xml:space="preserve">multistability may be more common than previously thought. </w:t>
      </w:r>
      <w:r w:rsidR="00876B3F" w:rsidRPr="002A239B">
        <w:rPr>
          <w:rFonts w:asciiTheme="minorHAnsi" w:hAnsiTheme="minorHAnsi"/>
          <w:sz w:val="22"/>
        </w:rPr>
        <w:t xml:space="preserve">As </w:t>
      </w:r>
      <w:r w:rsidR="000864AC">
        <w:rPr>
          <w:rFonts w:asciiTheme="minorHAnsi" w:hAnsiTheme="minorHAnsi"/>
          <w:sz w:val="22"/>
        </w:rPr>
        <w:t>we and other</w:t>
      </w:r>
      <w:r w:rsidR="003B55D9">
        <w:rPr>
          <w:rFonts w:asciiTheme="minorHAnsi" w:hAnsiTheme="minorHAnsi"/>
          <w:sz w:val="22"/>
        </w:rPr>
        <w:t>s</w:t>
      </w:r>
      <w:r w:rsidR="000864AC">
        <w:rPr>
          <w:rFonts w:asciiTheme="minorHAnsi" w:hAnsiTheme="minorHAnsi"/>
          <w:sz w:val="22"/>
        </w:rPr>
        <w:t xml:space="preserve"> have </w:t>
      </w:r>
      <w:r w:rsidR="001A41E6" w:rsidRPr="002A239B">
        <w:rPr>
          <w:rFonts w:asciiTheme="minorHAnsi" w:hAnsiTheme="minorHAnsi"/>
          <w:sz w:val="22"/>
        </w:rPr>
        <w:t xml:space="preserve">previously </w:t>
      </w:r>
      <w:r w:rsidR="00876B3F" w:rsidRPr="002A239B">
        <w:rPr>
          <w:rFonts w:asciiTheme="minorHAnsi" w:hAnsiTheme="minorHAnsi"/>
          <w:sz w:val="22"/>
        </w:rPr>
        <w:t>discussed</w:t>
      </w:r>
      <w:r w:rsidR="001A41E6" w:rsidRPr="002A239B">
        <w:rPr>
          <w:rFonts w:asciiTheme="minorHAnsi" w:hAnsiTheme="minorHAnsi"/>
          <w:sz w:val="22"/>
        </w:rPr>
        <w:t xml:space="preserve"> </w:t>
      </w:r>
      <w:r w:rsidR="009B1852" w:rsidRPr="002A239B">
        <w:rPr>
          <w:rFonts w:asciiTheme="minorHAnsi" w:hAnsiTheme="minorHAnsi"/>
          <w:sz w:val="22"/>
        </w:rPr>
        <w:t>[</w:t>
      </w:r>
      <w:r w:rsidRPr="002A239B">
        <w:rPr>
          <w:rFonts w:asciiTheme="minorHAnsi" w:hAnsiTheme="minorHAnsi"/>
          <w:sz w:val="22"/>
        </w:rPr>
        <w:t>25003530, 28475180</w:t>
      </w:r>
      <w:r w:rsidR="009B1852" w:rsidRPr="002A239B">
        <w:rPr>
          <w:rFonts w:asciiTheme="minorHAnsi" w:hAnsiTheme="minorHAnsi"/>
          <w:sz w:val="22"/>
        </w:rPr>
        <w:t>]</w:t>
      </w:r>
      <w:r w:rsidR="001A41E6" w:rsidRPr="002A239B">
        <w:rPr>
          <w:rFonts w:asciiTheme="minorHAnsi" w:hAnsiTheme="minorHAnsi"/>
          <w:sz w:val="22"/>
        </w:rPr>
        <w:t xml:space="preserve">, </w:t>
      </w:r>
      <w:r w:rsidR="00876B3F" w:rsidRPr="002A239B">
        <w:rPr>
          <w:rFonts w:asciiTheme="minorHAnsi" w:hAnsiTheme="minorHAnsi"/>
          <w:sz w:val="22"/>
        </w:rPr>
        <w:t>it</w:t>
      </w:r>
      <w:r w:rsidRPr="002A239B">
        <w:rPr>
          <w:rFonts w:asciiTheme="minorHAnsi" w:hAnsiTheme="minorHAnsi"/>
          <w:sz w:val="22"/>
        </w:rPr>
        <w:t xml:space="preserve"> is relevant</w:t>
      </w:r>
      <w:r w:rsidR="00876B3F" w:rsidRPr="002A239B">
        <w:rPr>
          <w:rFonts w:asciiTheme="minorHAnsi" w:hAnsiTheme="minorHAnsi"/>
          <w:sz w:val="22"/>
        </w:rPr>
        <w:t xml:space="preserve"> whether alternative community types are due to environmental differences caused by diet, host genetics etc. or whether they are due to multistability. In the </w:t>
      </w:r>
      <w:r>
        <w:rPr>
          <w:rFonts w:asciiTheme="minorHAnsi" w:hAnsiTheme="minorHAnsi"/>
          <w:sz w:val="22"/>
        </w:rPr>
        <w:t xml:space="preserve">case of the </w:t>
      </w:r>
      <w:r w:rsidR="00876B3F" w:rsidRPr="002A239B">
        <w:rPr>
          <w:rFonts w:asciiTheme="minorHAnsi" w:hAnsiTheme="minorHAnsi"/>
          <w:sz w:val="22"/>
        </w:rPr>
        <w:t xml:space="preserve">latter, alternative community types can </w:t>
      </w:r>
      <w:r w:rsidRPr="002A239B">
        <w:rPr>
          <w:rFonts w:asciiTheme="minorHAnsi" w:hAnsiTheme="minorHAnsi"/>
          <w:sz w:val="22"/>
        </w:rPr>
        <w:t xml:space="preserve">result from past </w:t>
      </w:r>
      <w:r w:rsidR="00876B3F" w:rsidRPr="002A239B">
        <w:rPr>
          <w:rFonts w:asciiTheme="minorHAnsi" w:hAnsiTheme="minorHAnsi"/>
          <w:sz w:val="22"/>
        </w:rPr>
        <w:t>transient perturbation</w:t>
      </w:r>
      <w:r>
        <w:rPr>
          <w:rFonts w:asciiTheme="minorHAnsi" w:hAnsiTheme="minorHAnsi"/>
          <w:sz w:val="22"/>
        </w:rPr>
        <w:t>s</w:t>
      </w:r>
      <w:r w:rsidR="00876B3F" w:rsidRPr="002A239B">
        <w:rPr>
          <w:rFonts w:asciiTheme="minorHAnsi" w:hAnsiTheme="minorHAnsi"/>
          <w:sz w:val="22"/>
        </w:rPr>
        <w:t xml:space="preserve"> </w:t>
      </w:r>
      <w:r>
        <w:rPr>
          <w:rFonts w:asciiTheme="minorHAnsi" w:hAnsiTheme="minorHAnsi"/>
          <w:sz w:val="22"/>
        </w:rPr>
        <w:t xml:space="preserve">rather than from </w:t>
      </w:r>
      <w:r w:rsidRPr="002A239B">
        <w:rPr>
          <w:rFonts w:asciiTheme="minorHAnsi" w:hAnsiTheme="minorHAnsi"/>
          <w:sz w:val="22"/>
        </w:rPr>
        <w:t xml:space="preserve">current </w:t>
      </w:r>
      <w:r w:rsidR="00876B3F" w:rsidRPr="002A239B">
        <w:rPr>
          <w:rFonts w:asciiTheme="minorHAnsi" w:hAnsiTheme="minorHAnsi"/>
          <w:sz w:val="22"/>
        </w:rPr>
        <w:t>difference</w:t>
      </w:r>
      <w:r w:rsidR="00B6539F" w:rsidRPr="002A239B">
        <w:rPr>
          <w:rFonts w:asciiTheme="minorHAnsi" w:hAnsiTheme="minorHAnsi"/>
          <w:sz w:val="22"/>
        </w:rPr>
        <w:t>s</w:t>
      </w:r>
      <w:r w:rsidR="00876B3F" w:rsidRPr="002A239B">
        <w:rPr>
          <w:rFonts w:asciiTheme="minorHAnsi" w:hAnsiTheme="minorHAnsi"/>
          <w:sz w:val="22"/>
        </w:rPr>
        <w:t xml:space="preserve"> between hosts.</w:t>
      </w:r>
    </w:p>
    <w:p w14:paraId="72676388" w14:textId="1CA6E0BB" w:rsidR="009649D7" w:rsidRPr="0043701D" w:rsidRDefault="009649D7" w:rsidP="002344B6">
      <w:pPr>
        <w:jc w:val="both"/>
        <w:rPr>
          <w:rFonts w:asciiTheme="minorHAnsi" w:hAnsiTheme="minorHAnsi"/>
          <w:sz w:val="22"/>
        </w:rPr>
      </w:pPr>
      <w:r w:rsidRPr="0043701D">
        <w:rPr>
          <w:rFonts w:asciiTheme="minorHAnsi" w:hAnsiTheme="minorHAnsi"/>
          <w:sz w:val="22"/>
        </w:rPr>
        <w:t>We also note that</w:t>
      </w:r>
      <w:r w:rsidR="00EC1FB2" w:rsidRPr="0043701D">
        <w:rPr>
          <w:rFonts w:asciiTheme="minorHAnsi" w:hAnsiTheme="minorHAnsi"/>
          <w:sz w:val="22"/>
        </w:rPr>
        <w:t xml:space="preserve"> popular mathematical models of microbial communities, such as the generalize</w:t>
      </w:r>
      <w:r w:rsidR="00F31730" w:rsidRPr="0043701D">
        <w:rPr>
          <w:rFonts w:asciiTheme="minorHAnsi" w:hAnsiTheme="minorHAnsi"/>
          <w:sz w:val="22"/>
        </w:rPr>
        <w:t>d</w:t>
      </w:r>
      <w:r w:rsidR="00EC1FB2" w:rsidRPr="0043701D">
        <w:rPr>
          <w:rFonts w:asciiTheme="minorHAnsi" w:hAnsiTheme="minorHAnsi"/>
          <w:sz w:val="22"/>
        </w:rPr>
        <w:t xml:space="preserve"> </w:t>
      </w:r>
      <w:proofErr w:type="spellStart"/>
      <w:r w:rsidR="00EC1FB2" w:rsidRPr="0043701D">
        <w:rPr>
          <w:rFonts w:asciiTheme="minorHAnsi" w:hAnsiTheme="minorHAnsi"/>
          <w:sz w:val="22"/>
        </w:rPr>
        <w:t>Lotka</w:t>
      </w:r>
      <w:proofErr w:type="spellEnd"/>
      <w:r w:rsidR="00EC1FB2" w:rsidRPr="0043701D">
        <w:rPr>
          <w:rFonts w:asciiTheme="minorHAnsi" w:hAnsiTheme="minorHAnsi"/>
          <w:sz w:val="22"/>
        </w:rPr>
        <w:t>-Volterra</w:t>
      </w:r>
      <w:r w:rsidR="0069797F" w:rsidRPr="0043701D">
        <w:rPr>
          <w:rFonts w:asciiTheme="minorHAnsi" w:hAnsiTheme="minorHAnsi"/>
          <w:sz w:val="22"/>
        </w:rPr>
        <w:t xml:space="preserve"> (</w:t>
      </w:r>
      <w:proofErr w:type="spellStart"/>
      <w:r w:rsidR="0069797F" w:rsidRPr="0043701D">
        <w:rPr>
          <w:rFonts w:asciiTheme="minorHAnsi" w:hAnsiTheme="minorHAnsi"/>
          <w:sz w:val="22"/>
        </w:rPr>
        <w:t>gLV</w:t>
      </w:r>
      <w:proofErr w:type="spellEnd"/>
      <w:r w:rsidR="0069797F" w:rsidRPr="0043701D">
        <w:rPr>
          <w:rFonts w:asciiTheme="minorHAnsi" w:hAnsiTheme="minorHAnsi"/>
          <w:sz w:val="22"/>
        </w:rPr>
        <w:t>) model</w:t>
      </w:r>
      <w:r w:rsidR="00EC1FB2" w:rsidRPr="0043701D">
        <w:rPr>
          <w:rFonts w:asciiTheme="minorHAnsi" w:hAnsiTheme="minorHAnsi"/>
          <w:sz w:val="22"/>
        </w:rPr>
        <w:t xml:space="preserve">, do </w:t>
      </w:r>
      <w:r w:rsidR="0043701D" w:rsidRPr="0043701D">
        <w:rPr>
          <w:rFonts w:asciiTheme="minorHAnsi" w:hAnsiTheme="minorHAnsi"/>
          <w:sz w:val="22"/>
        </w:rPr>
        <w:t xml:space="preserve">not account for </w:t>
      </w:r>
      <w:r w:rsidR="00EC1FB2" w:rsidRPr="0043701D">
        <w:rPr>
          <w:rFonts w:asciiTheme="minorHAnsi" w:hAnsiTheme="minorHAnsi"/>
          <w:sz w:val="22"/>
        </w:rPr>
        <w:t>metabolic</w:t>
      </w:r>
      <w:r w:rsidRPr="0043701D">
        <w:rPr>
          <w:rFonts w:asciiTheme="minorHAnsi" w:hAnsiTheme="minorHAnsi"/>
          <w:sz w:val="22"/>
        </w:rPr>
        <w:t xml:space="preserve"> </w:t>
      </w:r>
      <w:r w:rsidR="00EC1FB2" w:rsidRPr="0043701D">
        <w:rPr>
          <w:rFonts w:asciiTheme="minorHAnsi" w:hAnsiTheme="minorHAnsi"/>
          <w:sz w:val="22"/>
        </w:rPr>
        <w:t xml:space="preserve">flexibility. </w:t>
      </w:r>
      <w:r w:rsidR="0043701D" w:rsidRPr="0043701D">
        <w:rPr>
          <w:rFonts w:asciiTheme="minorHAnsi" w:hAnsiTheme="minorHAnsi"/>
          <w:sz w:val="22"/>
        </w:rPr>
        <w:t>Moreover</w:t>
      </w:r>
      <w:r w:rsidR="00EC1FB2" w:rsidRPr="0043701D">
        <w:rPr>
          <w:rFonts w:asciiTheme="minorHAnsi" w:hAnsiTheme="minorHAnsi"/>
          <w:sz w:val="22"/>
        </w:rPr>
        <w:t xml:space="preserve">, </w:t>
      </w:r>
      <w:r w:rsidR="0069797F" w:rsidRPr="0043701D">
        <w:rPr>
          <w:rFonts w:asciiTheme="minorHAnsi" w:hAnsiTheme="minorHAnsi"/>
          <w:sz w:val="22"/>
        </w:rPr>
        <w:t xml:space="preserve">several </w:t>
      </w:r>
      <w:r w:rsidR="0043701D" w:rsidRPr="0043701D">
        <w:rPr>
          <w:rFonts w:asciiTheme="minorHAnsi" w:hAnsiTheme="minorHAnsi"/>
          <w:sz w:val="22"/>
        </w:rPr>
        <w:t xml:space="preserve">established </w:t>
      </w:r>
      <w:r w:rsidR="0069797F" w:rsidRPr="0043701D">
        <w:rPr>
          <w:rFonts w:asciiTheme="minorHAnsi" w:hAnsiTheme="minorHAnsi"/>
          <w:sz w:val="22"/>
        </w:rPr>
        <w:t xml:space="preserve">methods </w:t>
      </w:r>
      <w:r w:rsidR="00014B7F" w:rsidRPr="0043701D">
        <w:rPr>
          <w:rFonts w:asciiTheme="minorHAnsi" w:hAnsiTheme="minorHAnsi"/>
          <w:sz w:val="22"/>
        </w:rPr>
        <w:t xml:space="preserve">assume </w:t>
      </w:r>
      <w:r w:rsidR="0043701D" w:rsidRPr="0043701D">
        <w:rPr>
          <w:rFonts w:asciiTheme="minorHAnsi" w:hAnsiTheme="minorHAnsi"/>
          <w:sz w:val="22"/>
        </w:rPr>
        <w:t xml:space="preserve">the absence of </w:t>
      </w:r>
      <w:r w:rsidR="0069797F" w:rsidRPr="0043701D">
        <w:rPr>
          <w:rFonts w:asciiTheme="minorHAnsi" w:hAnsiTheme="minorHAnsi"/>
          <w:sz w:val="22"/>
        </w:rPr>
        <w:t xml:space="preserve">multi-stability in microbial communities. One of these is </w:t>
      </w:r>
      <w:r w:rsidR="00EC1FB2" w:rsidRPr="0043701D">
        <w:rPr>
          <w:rFonts w:asciiTheme="minorHAnsi" w:hAnsiTheme="minorHAnsi"/>
          <w:sz w:val="22"/>
        </w:rPr>
        <w:t xml:space="preserve">the </w:t>
      </w:r>
      <w:r w:rsidR="00F935E3" w:rsidRPr="0043701D">
        <w:rPr>
          <w:rFonts w:asciiTheme="minorHAnsi" w:hAnsiTheme="minorHAnsi"/>
          <w:sz w:val="22"/>
        </w:rPr>
        <w:t>d</w:t>
      </w:r>
      <w:r w:rsidR="00EC1FB2" w:rsidRPr="0043701D">
        <w:rPr>
          <w:rFonts w:asciiTheme="minorHAnsi" w:hAnsiTheme="minorHAnsi"/>
          <w:sz w:val="22"/>
        </w:rPr>
        <w:t>issimilarity-</w:t>
      </w:r>
      <w:r w:rsidR="00F935E3" w:rsidRPr="0043701D">
        <w:rPr>
          <w:rFonts w:asciiTheme="minorHAnsi" w:hAnsiTheme="minorHAnsi"/>
          <w:sz w:val="22"/>
        </w:rPr>
        <w:t>o</w:t>
      </w:r>
      <w:r w:rsidR="00EC1FB2" w:rsidRPr="0043701D">
        <w:rPr>
          <w:rFonts w:asciiTheme="minorHAnsi" w:hAnsiTheme="minorHAnsi"/>
          <w:sz w:val="22"/>
        </w:rPr>
        <w:t>verlap curve</w:t>
      </w:r>
      <w:r w:rsidR="00F935E3" w:rsidRPr="0043701D">
        <w:rPr>
          <w:rFonts w:asciiTheme="minorHAnsi" w:hAnsiTheme="minorHAnsi"/>
          <w:sz w:val="22"/>
        </w:rPr>
        <w:t xml:space="preserve"> </w:t>
      </w:r>
      <w:r w:rsidR="000864AC" w:rsidRPr="0043701D">
        <w:rPr>
          <w:rFonts w:asciiTheme="minorHAnsi" w:hAnsiTheme="minorHAnsi"/>
          <w:sz w:val="22"/>
        </w:rPr>
        <w:t>analys</w:t>
      </w:r>
      <w:ins w:id="134" w:author="Karoline Faust" w:date="2024-01-18T16:12:00Z">
        <w:r w:rsidR="003C05F7">
          <w:rPr>
            <w:rFonts w:asciiTheme="minorHAnsi" w:hAnsiTheme="minorHAnsi"/>
            <w:sz w:val="22"/>
          </w:rPr>
          <w:t>i</w:t>
        </w:r>
      </w:ins>
      <w:del w:id="135" w:author="Karoline Faust" w:date="2024-01-18T16:12:00Z">
        <w:r w:rsidR="000864AC" w:rsidRPr="0043701D" w:rsidDel="003C05F7">
          <w:rPr>
            <w:rFonts w:asciiTheme="minorHAnsi" w:hAnsiTheme="minorHAnsi"/>
            <w:sz w:val="22"/>
          </w:rPr>
          <w:delText>e</w:delText>
        </w:r>
      </w:del>
      <w:r w:rsidR="000864AC" w:rsidRPr="0043701D">
        <w:rPr>
          <w:rFonts w:asciiTheme="minorHAnsi" w:hAnsiTheme="minorHAnsi"/>
          <w:sz w:val="22"/>
        </w:rPr>
        <w:t>s [27279224, 32555503]</w:t>
      </w:r>
      <w:r w:rsidR="00EC1FB2" w:rsidRPr="0043701D">
        <w:rPr>
          <w:rFonts w:asciiTheme="minorHAnsi" w:hAnsiTheme="minorHAnsi"/>
          <w:sz w:val="22"/>
        </w:rPr>
        <w:t xml:space="preserve">, </w:t>
      </w:r>
      <w:r w:rsidR="0043701D" w:rsidRPr="0043701D">
        <w:rPr>
          <w:rFonts w:asciiTheme="minorHAnsi" w:hAnsiTheme="minorHAnsi"/>
          <w:sz w:val="22"/>
        </w:rPr>
        <w:t>which evaluates the universality of microbial interactions by relying on an empirical negative correlation between compositional dissimilarity and species overlap</w:t>
      </w:r>
      <w:r w:rsidR="0069797F" w:rsidRPr="0043701D">
        <w:rPr>
          <w:rFonts w:asciiTheme="minorHAnsi" w:hAnsiTheme="minorHAnsi"/>
          <w:sz w:val="22"/>
        </w:rPr>
        <w:t xml:space="preserve">. Another is EPICS (effective pairwise interactions for predicting community structures), which parameterizes the </w:t>
      </w:r>
      <w:proofErr w:type="spellStart"/>
      <w:r w:rsidR="0069797F" w:rsidRPr="0043701D">
        <w:rPr>
          <w:rFonts w:asciiTheme="minorHAnsi" w:hAnsiTheme="minorHAnsi"/>
          <w:sz w:val="22"/>
        </w:rPr>
        <w:t>gLV</w:t>
      </w:r>
      <w:proofErr w:type="spellEnd"/>
      <w:r w:rsidR="0069797F" w:rsidRPr="0043701D">
        <w:rPr>
          <w:rFonts w:asciiTheme="minorHAnsi" w:hAnsiTheme="minorHAnsi"/>
          <w:sz w:val="22"/>
        </w:rPr>
        <w:t xml:space="preserve"> model from leave-one-out communities</w:t>
      </w:r>
      <w:r w:rsidR="000864AC" w:rsidRPr="0043701D">
        <w:rPr>
          <w:rFonts w:asciiTheme="minorHAnsi" w:hAnsiTheme="minorHAnsi"/>
          <w:sz w:val="22"/>
        </w:rPr>
        <w:t xml:space="preserve"> [https://www.nature.com/articles/s43588-021-00131-x]</w:t>
      </w:r>
      <w:r w:rsidR="0069797F" w:rsidRPr="0043701D">
        <w:rPr>
          <w:rFonts w:asciiTheme="minorHAnsi" w:hAnsiTheme="minorHAnsi"/>
          <w:sz w:val="22"/>
        </w:rPr>
        <w:t xml:space="preserve">. The </w:t>
      </w:r>
      <w:r w:rsidR="0043701D" w:rsidRPr="0043701D">
        <w:rPr>
          <w:rFonts w:asciiTheme="minorHAnsi" w:hAnsiTheme="minorHAnsi"/>
          <w:sz w:val="22"/>
        </w:rPr>
        <w:t>accuracy</w:t>
      </w:r>
      <w:r w:rsidR="0069797F" w:rsidRPr="0043701D">
        <w:rPr>
          <w:rFonts w:asciiTheme="minorHAnsi" w:hAnsiTheme="minorHAnsi"/>
          <w:sz w:val="22"/>
        </w:rPr>
        <w:t xml:space="preserve"> of other inference methods</w:t>
      </w:r>
      <w:r w:rsidR="0043701D" w:rsidRPr="0043701D">
        <w:rPr>
          <w:rFonts w:asciiTheme="minorHAnsi" w:hAnsiTheme="minorHAnsi"/>
          <w:sz w:val="22"/>
        </w:rPr>
        <w:t xml:space="preserve"> </w:t>
      </w:r>
      <w:del w:id="136" w:author="Karoline Faust" w:date="2024-01-18T16:10:00Z">
        <w:r w:rsidR="0043701D" w:rsidRPr="0043701D" w:rsidDel="003C05F7">
          <w:rPr>
            <w:rFonts w:asciiTheme="minorHAnsi" w:hAnsiTheme="minorHAnsi"/>
            <w:sz w:val="22"/>
          </w:rPr>
          <w:delText>like</w:delText>
        </w:r>
        <w:r w:rsidR="0069797F" w:rsidRPr="0043701D" w:rsidDel="003C05F7">
          <w:rPr>
            <w:rFonts w:asciiTheme="minorHAnsi" w:hAnsiTheme="minorHAnsi"/>
            <w:sz w:val="22"/>
          </w:rPr>
          <w:delText xml:space="preserve"> </w:delText>
        </w:r>
      </w:del>
      <w:ins w:id="137" w:author="Karoline Faust" w:date="2024-01-18T16:10:00Z">
        <w:r w:rsidR="003C05F7">
          <w:rPr>
            <w:rFonts w:asciiTheme="minorHAnsi" w:hAnsiTheme="minorHAnsi"/>
            <w:sz w:val="22"/>
          </w:rPr>
          <w:t>such</w:t>
        </w:r>
        <w:r w:rsidR="003C05F7" w:rsidRPr="0043701D">
          <w:rPr>
            <w:rFonts w:asciiTheme="minorHAnsi" w:hAnsiTheme="minorHAnsi"/>
            <w:sz w:val="22"/>
          </w:rPr>
          <w:t xml:space="preserve"> </w:t>
        </w:r>
      </w:ins>
      <w:r w:rsidR="0069797F" w:rsidRPr="0043701D">
        <w:rPr>
          <w:rFonts w:asciiTheme="minorHAnsi" w:hAnsiTheme="minorHAnsi"/>
          <w:sz w:val="22"/>
        </w:rPr>
        <w:t>as BEEM</w:t>
      </w:r>
      <w:r w:rsidR="000864AC" w:rsidRPr="0043701D">
        <w:rPr>
          <w:rFonts w:asciiTheme="minorHAnsi" w:hAnsiTheme="minorHAnsi"/>
          <w:sz w:val="22"/>
        </w:rPr>
        <w:t xml:space="preserve"> [34495960]</w:t>
      </w:r>
      <w:r w:rsidR="0069797F" w:rsidRPr="0043701D">
        <w:rPr>
          <w:rFonts w:asciiTheme="minorHAnsi" w:hAnsiTheme="minorHAnsi"/>
          <w:sz w:val="22"/>
        </w:rPr>
        <w:t xml:space="preserve"> or MDSINE</w:t>
      </w:r>
      <w:r w:rsidR="000864AC" w:rsidRPr="0043701D">
        <w:rPr>
          <w:rFonts w:asciiTheme="minorHAnsi" w:hAnsiTheme="minorHAnsi"/>
          <w:sz w:val="22"/>
        </w:rPr>
        <w:t xml:space="preserve"> [27259475]</w:t>
      </w:r>
      <w:r w:rsidR="0069797F" w:rsidRPr="0043701D">
        <w:rPr>
          <w:rFonts w:asciiTheme="minorHAnsi" w:hAnsiTheme="minorHAnsi"/>
          <w:sz w:val="22"/>
        </w:rPr>
        <w:t xml:space="preserve"> may </w:t>
      </w:r>
      <w:r w:rsidR="0043701D" w:rsidRPr="0043701D">
        <w:rPr>
          <w:rFonts w:asciiTheme="minorHAnsi" w:hAnsiTheme="minorHAnsi"/>
          <w:sz w:val="22"/>
        </w:rPr>
        <w:t xml:space="preserve">also </w:t>
      </w:r>
      <w:r w:rsidR="0069797F" w:rsidRPr="0043701D">
        <w:rPr>
          <w:rFonts w:asciiTheme="minorHAnsi" w:hAnsiTheme="minorHAnsi"/>
          <w:sz w:val="22"/>
        </w:rPr>
        <w:t xml:space="preserve">be affected by the </w:t>
      </w:r>
      <w:r w:rsidR="0043701D" w:rsidRPr="0043701D">
        <w:rPr>
          <w:rFonts w:asciiTheme="minorHAnsi" w:hAnsiTheme="minorHAnsi"/>
          <w:sz w:val="22"/>
        </w:rPr>
        <w:t>occurrence</w:t>
      </w:r>
      <w:r w:rsidR="0069797F" w:rsidRPr="0043701D">
        <w:rPr>
          <w:rFonts w:asciiTheme="minorHAnsi" w:hAnsiTheme="minorHAnsi"/>
          <w:sz w:val="22"/>
        </w:rPr>
        <w:t xml:space="preserve"> of multistability</w:t>
      </w:r>
      <w:r w:rsidR="00EC1FB2" w:rsidRPr="0043701D">
        <w:rPr>
          <w:rFonts w:asciiTheme="minorHAnsi" w:hAnsiTheme="minorHAnsi"/>
          <w:sz w:val="22"/>
        </w:rPr>
        <w:t xml:space="preserve">. </w:t>
      </w:r>
    </w:p>
    <w:p w14:paraId="4831A2A4" w14:textId="3DC09D43" w:rsidR="002A048A" w:rsidRPr="00831752" w:rsidRDefault="00C17356" w:rsidP="002344B6">
      <w:pPr>
        <w:jc w:val="both"/>
        <w:rPr>
          <w:rFonts w:asciiTheme="minorHAnsi" w:hAnsiTheme="minorHAnsi"/>
          <w:sz w:val="22"/>
        </w:rPr>
      </w:pPr>
      <w:r w:rsidRPr="00831752">
        <w:rPr>
          <w:rFonts w:asciiTheme="minorHAnsi" w:hAnsiTheme="minorHAnsi"/>
          <w:sz w:val="22"/>
        </w:rPr>
        <w:t xml:space="preserve">There are different ways to integrate </w:t>
      </w:r>
      <w:r w:rsidR="00D30AE3" w:rsidRPr="00831752">
        <w:rPr>
          <w:rFonts w:asciiTheme="minorHAnsi" w:hAnsiTheme="minorHAnsi"/>
          <w:sz w:val="22"/>
        </w:rPr>
        <w:t xml:space="preserve">metabolic </w:t>
      </w:r>
      <w:r w:rsidRPr="00831752">
        <w:rPr>
          <w:rFonts w:asciiTheme="minorHAnsi" w:hAnsiTheme="minorHAnsi"/>
          <w:sz w:val="22"/>
        </w:rPr>
        <w:t>knowledge into community models</w:t>
      </w:r>
      <w:r w:rsidR="0043701D" w:rsidRPr="00831752">
        <w:rPr>
          <w:rFonts w:asciiTheme="minorHAnsi" w:hAnsiTheme="minorHAnsi"/>
          <w:sz w:val="22"/>
        </w:rPr>
        <w:t xml:space="preserve"> [36796330]</w:t>
      </w:r>
      <w:r w:rsidR="00A37172" w:rsidRPr="00831752">
        <w:rPr>
          <w:rFonts w:asciiTheme="minorHAnsi" w:hAnsiTheme="minorHAnsi"/>
          <w:sz w:val="22"/>
        </w:rPr>
        <w:t xml:space="preserve">. </w:t>
      </w:r>
      <w:r w:rsidR="002B10DE" w:rsidRPr="00831752">
        <w:rPr>
          <w:rFonts w:asciiTheme="minorHAnsi" w:hAnsiTheme="minorHAnsi"/>
          <w:sz w:val="22"/>
        </w:rPr>
        <w:t>Here, we opted for a kinetic model</w:t>
      </w:r>
      <w:r w:rsidR="00E36D24" w:rsidRPr="00831752">
        <w:rPr>
          <w:rFonts w:asciiTheme="minorHAnsi" w:hAnsiTheme="minorHAnsi"/>
          <w:sz w:val="22"/>
        </w:rPr>
        <w:t xml:space="preserve"> instead of a metabolic model</w:t>
      </w:r>
      <w:r w:rsidR="00831752" w:rsidRPr="00831752">
        <w:rPr>
          <w:rFonts w:asciiTheme="minorHAnsi" w:hAnsiTheme="minorHAnsi"/>
          <w:sz w:val="22"/>
        </w:rPr>
        <w:t>. This choice was made to effectively capture pH response and phenotypic switches, as well as to investigate history-dependence and the stability landscape of the community.</w:t>
      </w:r>
      <w:r w:rsidR="00E36D24" w:rsidRPr="00831752">
        <w:rPr>
          <w:rFonts w:asciiTheme="minorHAnsi" w:hAnsiTheme="minorHAnsi"/>
          <w:sz w:val="22"/>
        </w:rPr>
        <w:t xml:space="preserve"> However,</w:t>
      </w:r>
      <w:r w:rsidR="002B10DE" w:rsidRPr="00831752">
        <w:rPr>
          <w:rFonts w:asciiTheme="minorHAnsi" w:hAnsiTheme="minorHAnsi"/>
          <w:sz w:val="22"/>
        </w:rPr>
        <w:t xml:space="preserve"> th</w:t>
      </w:r>
      <w:r w:rsidR="00E36D24" w:rsidRPr="00831752">
        <w:rPr>
          <w:rFonts w:asciiTheme="minorHAnsi" w:hAnsiTheme="minorHAnsi"/>
          <w:sz w:val="22"/>
        </w:rPr>
        <w:t>e kinetic</w:t>
      </w:r>
      <w:r w:rsidR="0009729D" w:rsidRPr="00831752">
        <w:rPr>
          <w:rFonts w:asciiTheme="minorHAnsi" w:hAnsiTheme="minorHAnsi"/>
          <w:sz w:val="22"/>
        </w:rPr>
        <w:t xml:space="preserve"> model</w:t>
      </w:r>
      <w:r w:rsidR="002B10DE" w:rsidRPr="00831752">
        <w:rPr>
          <w:rFonts w:asciiTheme="minorHAnsi" w:hAnsiTheme="minorHAnsi"/>
          <w:sz w:val="22"/>
        </w:rPr>
        <w:t xml:space="preserve"> </w:t>
      </w:r>
      <w:r w:rsidR="00E36D24" w:rsidRPr="00831752">
        <w:rPr>
          <w:rFonts w:asciiTheme="minorHAnsi" w:hAnsiTheme="minorHAnsi"/>
          <w:sz w:val="22"/>
        </w:rPr>
        <w:t xml:space="preserve">was </w:t>
      </w:r>
      <w:r w:rsidR="0009729D" w:rsidRPr="00831752">
        <w:rPr>
          <w:rFonts w:asciiTheme="minorHAnsi" w:hAnsiTheme="minorHAnsi"/>
          <w:sz w:val="22"/>
        </w:rPr>
        <w:t>designed based on</w:t>
      </w:r>
      <w:r w:rsidR="00E36D24" w:rsidRPr="00831752">
        <w:rPr>
          <w:rFonts w:asciiTheme="minorHAnsi" w:hAnsiTheme="minorHAnsi"/>
          <w:sz w:val="22"/>
        </w:rPr>
        <w:t xml:space="preserve"> </w:t>
      </w:r>
      <w:r w:rsidR="0009729D" w:rsidRPr="00831752">
        <w:rPr>
          <w:rFonts w:asciiTheme="minorHAnsi" w:hAnsiTheme="minorHAnsi"/>
          <w:sz w:val="22"/>
        </w:rPr>
        <w:t xml:space="preserve">insights manually derived from </w:t>
      </w:r>
      <w:r w:rsidR="00E36D24" w:rsidRPr="00831752">
        <w:rPr>
          <w:rFonts w:asciiTheme="minorHAnsi" w:hAnsiTheme="minorHAnsi"/>
          <w:sz w:val="22"/>
        </w:rPr>
        <w:t xml:space="preserve">metabolic reconstructions. </w:t>
      </w:r>
      <w:r w:rsidR="003A0F2E" w:rsidRPr="00831752">
        <w:rPr>
          <w:rFonts w:asciiTheme="minorHAnsi" w:hAnsiTheme="minorHAnsi"/>
          <w:sz w:val="22"/>
        </w:rPr>
        <w:t>It</w:t>
      </w:r>
      <w:r w:rsidR="0009729D" w:rsidRPr="00831752">
        <w:rPr>
          <w:rFonts w:asciiTheme="minorHAnsi" w:hAnsiTheme="minorHAnsi"/>
          <w:sz w:val="22"/>
        </w:rPr>
        <w:t xml:space="preserve"> may be possible to construct </w:t>
      </w:r>
      <w:r w:rsidR="00E36D24" w:rsidRPr="00831752">
        <w:rPr>
          <w:rFonts w:asciiTheme="minorHAnsi" w:hAnsiTheme="minorHAnsi"/>
          <w:sz w:val="22"/>
        </w:rPr>
        <w:t xml:space="preserve">such kinetic models </w:t>
      </w:r>
      <w:r w:rsidR="0009729D" w:rsidRPr="00831752">
        <w:rPr>
          <w:rFonts w:asciiTheme="minorHAnsi" w:hAnsiTheme="minorHAnsi"/>
          <w:sz w:val="22"/>
        </w:rPr>
        <w:t>automatically</w:t>
      </w:r>
      <w:r w:rsidR="00E36D24" w:rsidRPr="00831752">
        <w:rPr>
          <w:rFonts w:asciiTheme="minorHAnsi" w:hAnsiTheme="minorHAnsi"/>
          <w:sz w:val="22"/>
        </w:rPr>
        <w:t xml:space="preserve"> from metabolic models</w:t>
      </w:r>
      <w:r w:rsidR="003A0F2E" w:rsidRPr="00831752">
        <w:rPr>
          <w:rFonts w:asciiTheme="minorHAnsi" w:hAnsiTheme="minorHAnsi"/>
          <w:sz w:val="22"/>
        </w:rPr>
        <w:t xml:space="preserve"> in the future</w:t>
      </w:r>
      <w:r w:rsidR="00E36D24" w:rsidRPr="00831752">
        <w:rPr>
          <w:rFonts w:asciiTheme="minorHAnsi" w:hAnsiTheme="minorHAnsi"/>
          <w:sz w:val="22"/>
        </w:rPr>
        <w:t>.</w:t>
      </w:r>
    </w:p>
    <w:p w14:paraId="56E3E4C9" w14:textId="215DDD99" w:rsidR="00067BC1" w:rsidRPr="00831752" w:rsidRDefault="00A622D6" w:rsidP="002344B6">
      <w:pPr>
        <w:jc w:val="both"/>
        <w:rPr>
          <w:rFonts w:asciiTheme="minorHAnsi" w:hAnsiTheme="minorHAnsi"/>
          <w:sz w:val="22"/>
        </w:rPr>
      </w:pPr>
      <w:r w:rsidRPr="00831752">
        <w:rPr>
          <w:rFonts w:asciiTheme="minorHAnsi" w:hAnsiTheme="minorHAnsi"/>
          <w:sz w:val="22"/>
        </w:rPr>
        <w:lastRenderedPageBreak/>
        <w:t xml:space="preserve">In summary, we have shown that flexible microbial strategies impact the composition of gut microbial communities. In </w:t>
      </w:r>
      <w:r w:rsidR="0043701D" w:rsidRPr="00831752">
        <w:rPr>
          <w:rFonts w:asciiTheme="minorHAnsi" w:hAnsiTheme="minorHAnsi"/>
          <w:sz w:val="22"/>
        </w:rPr>
        <w:t xml:space="preserve">the </w:t>
      </w:r>
      <w:r w:rsidRPr="00831752">
        <w:rPr>
          <w:rFonts w:asciiTheme="minorHAnsi" w:hAnsiTheme="minorHAnsi"/>
          <w:sz w:val="22"/>
        </w:rPr>
        <w:t>future, we need to systematically elucidate these strategies in other gut microorganisms to better understand and efficiently modulate gut microbial communities.</w:t>
      </w:r>
    </w:p>
    <w:bookmarkEnd w:id="128"/>
    <w:bookmarkEnd w:id="129"/>
    <w:p w14:paraId="2F52F18B" w14:textId="77777777" w:rsidR="00EF73A5" w:rsidRDefault="00EF73A5" w:rsidP="002344B6">
      <w:pPr>
        <w:jc w:val="both"/>
      </w:pPr>
    </w:p>
    <w:p w14:paraId="2F2CA752" w14:textId="2224394A" w:rsidR="000203BF" w:rsidRDefault="000203BF" w:rsidP="000203BF">
      <w:pPr>
        <w:pStyle w:val="Title"/>
        <w:spacing w:line="480" w:lineRule="auto"/>
        <w:rPr>
          <w:rFonts w:ascii="Arial" w:hAnsi="Arial" w:cs="Arial"/>
        </w:rPr>
      </w:pPr>
      <w:r>
        <w:rPr>
          <w:rFonts w:ascii="Arial" w:hAnsi="Arial" w:cs="Arial"/>
        </w:rPr>
        <w:t>Methods</w:t>
      </w:r>
    </w:p>
    <w:p w14:paraId="5F1BCA5B" w14:textId="77777777" w:rsidR="000203BF" w:rsidRDefault="000203BF" w:rsidP="000203BF">
      <w:pPr>
        <w:pStyle w:val="NoSpacing"/>
        <w:spacing w:line="480" w:lineRule="auto"/>
      </w:pPr>
      <w:r>
        <w:t>Microbial strains</w:t>
      </w:r>
    </w:p>
    <w:p w14:paraId="482EEF88" w14:textId="77777777" w:rsidR="000203BF" w:rsidRPr="00907AF6" w:rsidRDefault="000203BF" w:rsidP="00907AF6">
      <w:pPr>
        <w:jc w:val="both"/>
        <w:rPr>
          <w:rFonts w:asciiTheme="minorHAnsi" w:hAnsiTheme="minorHAnsi" w:cstheme="minorHAnsi"/>
          <w:sz w:val="22"/>
        </w:rPr>
      </w:pPr>
      <w:r w:rsidRPr="00907AF6">
        <w:rPr>
          <w:rFonts w:asciiTheme="minorHAnsi" w:hAnsiTheme="minorHAnsi" w:cstheme="minorHAnsi"/>
          <w:sz w:val="22"/>
        </w:rPr>
        <w:t xml:space="preserve">Human gut bacterial strains of </w:t>
      </w:r>
      <w:r w:rsidRPr="00907AF6">
        <w:rPr>
          <w:rFonts w:asciiTheme="minorHAnsi" w:hAnsiTheme="minorHAnsi" w:cstheme="minorHAnsi"/>
          <w:i/>
          <w:iCs/>
          <w:sz w:val="22"/>
        </w:rPr>
        <w:t>Blautia hydrogenotrophica</w:t>
      </w:r>
      <w:r w:rsidRPr="00907AF6">
        <w:rPr>
          <w:rFonts w:asciiTheme="minorHAnsi" w:hAnsiTheme="minorHAnsi" w:cstheme="minorHAnsi"/>
          <w:sz w:val="22"/>
        </w:rPr>
        <w:t xml:space="preserve"> S5a33 (DSM 10507</w:t>
      </w:r>
      <w:r w:rsidRPr="00907AF6">
        <w:rPr>
          <w:rFonts w:asciiTheme="minorHAnsi" w:hAnsiTheme="minorHAnsi" w:cstheme="minorHAnsi"/>
          <w:sz w:val="22"/>
          <w:vertAlign w:val="superscript"/>
        </w:rPr>
        <w:t>T</w:t>
      </w:r>
      <w:r w:rsidRPr="00907AF6">
        <w:rPr>
          <w:rFonts w:asciiTheme="minorHAnsi" w:hAnsiTheme="minorHAnsi" w:cstheme="minorHAnsi"/>
          <w:sz w:val="22"/>
        </w:rPr>
        <w:t xml:space="preserve">), </w:t>
      </w:r>
      <w:r w:rsidRPr="00907AF6">
        <w:rPr>
          <w:rFonts w:asciiTheme="minorHAnsi" w:hAnsiTheme="minorHAnsi" w:cstheme="minorHAnsi"/>
          <w:i/>
          <w:iCs/>
          <w:sz w:val="22"/>
        </w:rPr>
        <w:t xml:space="preserve">Bacteroides </w:t>
      </w:r>
      <w:proofErr w:type="spellStart"/>
      <w:r w:rsidRPr="00907AF6">
        <w:rPr>
          <w:rFonts w:asciiTheme="minorHAnsi" w:hAnsiTheme="minorHAnsi" w:cstheme="minorHAnsi"/>
          <w:i/>
          <w:iCs/>
          <w:sz w:val="22"/>
        </w:rPr>
        <w:t>thetaiotaomicron</w:t>
      </w:r>
      <w:proofErr w:type="spellEnd"/>
      <w:r w:rsidRPr="00907AF6">
        <w:rPr>
          <w:rFonts w:asciiTheme="minorHAnsi" w:hAnsiTheme="minorHAnsi" w:cstheme="minorHAnsi"/>
          <w:sz w:val="22"/>
        </w:rPr>
        <w:t xml:space="preserve"> VPI-5482 (DSM 2079</w:t>
      </w:r>
      <w:r w:rsidRPr="00907AF6">
        <w:rPr>
          <w:rFonts w:asciiTheme="minorHAnsi" w:hAnsiTheme="minorHAnsi" w:cstheme="minorHAnsi"/>
          <w:sz w:val="22"/>
          <w:vertAlign w:val="superscript"/>
        </w:rPr>
        <w:t>T</w:t>
      </w:r>
      <w:r w:rsidRPr="00907AF6">
        <w:rPr>
          <w:rFonts w:asciiTheme="minorHAnsi" w:hAnsiTheme="minorHAnsi" w:cstheme="minorHAnsi"/>
          <w:sz w:val="22"/>
        </w:rPr>
        <w:t xml:space="preserve">) and </w:t>
      </w:r>
      <w:proofErr w:type="spellStart"/>
      <w:r w:rsidRPr="00907AF6">
        <w:rPr>
          <w:rFonts w:asciiTheme="minorHAnsi" w:hAnsiTheme="minorHAnsi" w:cstheme="minorHAnsi"/>
          <w:i/>
          <w:iCs/>
          <w:sz w:val="22"/>
        </w:rPr>
        <w:t>Roseburia</w:t>
      </w:r>
      <w:proofErr w:type="spellEnd"/>
      <w:r w:rsidRPr="00907AF6">
        <w:rPr>
          <w:rFonts w:asciiTheme="minorHAnsi" w:hAnsiTheme="minorHAnsi" w:cstheme="minorHAnsi"/>
          <w:i/>
          <w:iCs/>
          <w:sz w:val="22"/>
        </w:rPr>
        <w:t xml:space="preserve"> intestinalis </w:t>
      </w:r>
      <w:r w:rsidRPr="00907AF6">
        <w:rPr>
          <w:rFonts w:asciiTheme="minorHAnsi" w:hAnsiTheme="minorHAnsi" w:cstheme="minorHAnsi"/>
          <w:sz w:val="22"/>
        </w:rPr>
        <w:t>L1-82 (DSM 14610</w:t>
      </w:r>
      <w:r w:rsidRPr="00907AF6">
        <w:rPr>
          <w:rFonts w:asciiTheme="minorHAnsi" w:hAnsiTheme="minorHAnsi" w:cstheme="minorHAnsi"/>
          <w:sz w:val="22"/>
          <w:vertAlign w:val="superscript"/>
        </w:rPr>
        <w:t>T</w:t>
      </w:r>
      <w:r w:rsidRPr="00907AF6">
        <w:rPr>
          <w:rFonts w:asciiTheme="minorHAnsi" w:hAnsiTheme="minorHAnsi" w:cstheme="minorHAnsi"/>
          <w:sz w:val="22"/>
        </w:rPr>
        <w:t xml:space="preserve">) were obtained from the Deutsche </w:t>
      </w:r>
      <w:proofErr w:type="spellStart"/>
      <w:r w:rsidRPr="00907AF6">
        <w:rPr>
          <w:rFonts w:asciiTheme="minorHAnsi" w:hAnsiTheme="minorHAnsi" w:cstheme="minorHAnsi"/>
          <w:sz w:val="22"/>
        </w:rPr>
        <w:t>Sammlung</w:t>
      </w:r>
      <w:proofErr w:type="spellEnd"/>
      <w:r w:rsidRPr="00907AF6">
        <w:rPr>
          <w:rFonts w:asciiTheme="minorHAnsi" w:hAnsiTheme="minorHAnsi" w:cstheme="minorHAnsi"/>
          <w:sz w:val="22"/>
        </w:rPr>
        <w:t xml:space="preserve"> von </w:t>
      </w:r>
      <w:proofErr w:type="spellStart"/>
      <w:r w:rsidRPr="00907AF6">
        <w:rPr>
          <w:rFonts w:asciiTheme="minorHAnsi" w:hAnsiTheme="minorHAnsi" w:cstheme="minorHAnsi"/>
          <w:sz w:val="22"/>
        </w:rPr>
        <w:t>Mikroorganismen</w:t>
      </w:r>
      <w:proofErr w:type="spellEnd"/>
      <w:r w:rsidRPr="00907AF6">
        <w:rPr>
          <w:rFonts w:asciiTheme="minorHAnsi" w:hAnsiTheme="minorHAnsi" w:cstheme="minorHAnsi"/>
          <w:sz w:val="22"/>
        </w:rPr>
        <w:t xml:space="preserve"> und </w:t>
      </w:r>
      <w:proofErr w:type="spellStart"/>
      <w:r w:rsidRPr="00907AF6">
        <w:rPr>
          <w:rFonts w:asciiTheme="minorHAnsi" w:hAnsiTheme="minorHAnsi" w:cstheme="minorHAnsi"/>
          <w:sz w:val="22"/>
        </w:rPr>
        <w:t>Zellkulturen</w:t>
      </w:r>
      <w:proofErr w:type="spellEnd"/>
      <w:r w:rsidRPr="00907AF6">
        <w:rPr>
          <w:rFonts w:asciiTheme="minorHAnsi" w:hAnsiTheme="minorHAnsi" w:cstheme="minorHAnsi"/>
          <w:sz w:val="22"/>
        </w:rPr>
        <w:t xml:space="preserve"> (DSMZ, Germany). The strains were frozen in Wilkins-</w:t>
      </w:r>
      <w:proofErr w:type="spellStart"/>
      <w:r w:rsidRPr="00907AF6">
        <w:rPr>
          <w:rFonts w:asciiTheme="minorHAnsi" w:hAnsiTheme="minorHAnsi" w:cstheme="minorHAnsi"/>
          <w:sz w:val="22"/>
        </w:rPr>
        <w:t>Chalgren</w:t>
      </w:r>
      <w:proofErr w:type="spellEnd"/>
      <w:r w:rsidRPr="00907AF6">
        <w:rPr>
          <w:rFonts w:asciiTheme="minorHAnsi" w:hAnsiTheme="minorHAnsi" w:cstheme="minorHAnsi"/>
          <w:sz w:val="22"/>
        </w:rPr>
        <w:t xml:space="preserve"> Anaerobe Broth (WC; </w:t>
      </w:r>
      <w:proofErr w:type="spellStart"/>
      <w:r w:rsidRPr="00907AF6">
        <w:rPr>
          <w:rFonts w:asciiTheme="minorHAnsi" w:hAnsiTheme="minorHAnsi" w:cstheme="minorHAnsi"/>
          <w:sz w:val="22"/>
        </w:rPr>
        <w:t>Oxoid</w:t>
      </w:r>
      <w:proofErr w:type="spellEnd"/>
      <w:r w:rsidRPr="00907AF6">
        <w:rPr>
          <w:rFonts w:asciiTheme="minorHAnsi" w:hAnsiTheme="minorHAnsi" w:cstheme="minorHAnsi"/>
          <w:sz w:val="22"/>
        </w:rPr>
        <w:t xml:space="preserve"> Ltd., Basingstoke, United Kingdom) plus 20% glycerol and maintained at </w:t>
      </w:r>
      <w:r w:rsidRPr="00907AF6">
        <w:rPr>
          <w:rFonts w:asciiTheme="minorHAnsi" w:hAnsiTheme="minorHAnsi" w:cstheme="minorHAnsi"/>
          <w:sz w:val="22"/>
        </w:rPr>
        <w:softHyphen/>
        <w:t>-80°C until use.</w:t>
      </w:r>
    </w:p>
    <w:p w14:paraId="16ED9526" w14:textId="77777777" w:rsidR="00EA09F6" w:rsidRDefault="00EA09F6" w:rsidP="000203BF">
      <w:pPr>
        <w:pStyle w:val="NoSpacing"/>
        <w:spacing w:line="480" w:lineRule="auto"/>
      </w:pPr>
    </w:p>
    <w:p w14:paraId="09DB3131" w14:textId="480F8852" w:rsidR="000203BF" w:rsidRDefault="000203BF" w:rsidP="000203BF">
      <w:pPr>
        <w:pStyle w:val="NoSpacing"/>
        <w:spacing w:line="480" w:lineRule="auto"/>
      </w:pPr>
      <w:r>
        <w:t>Batch cultivation and sample collection</w:t>
      </w:r>
    </w:p>
    <w:p w14:paraId="38FAD31B" w14:textId="040BEF96" w:rsidR="000203BF" w:rsidRPr="008257B9" w:rsidRDefault="000203BF" w:rsidP="008257B9">
      <w:pPr>
        <w:jc w:val="both"/>
        <w:rPr>
          <w:rFonts w:asciiTheme="minorHAnsi" w:hAnsiTheme="minorHAnsi" w:cstheme="minorHAnsi"/>
          <w:sz w:val="22"/>
        </w:rPr>
      </w:pPr>
      <w:r w:rsidRPr="008257B9">
        <w:rPr>
          <w:rFonts w:asciiTheme="minorHAnsi" w:hAnsiTheme="minorHAnsi" w:cstheme="minorHAnsi"/>
          <w:sz w:val="22"/>
        </w:rPr>
        <w:t xml:space="preserve">Batch cultivations of monoculture, bi-culture and tri-culture were followed for 120 h in 120-ml serum bottles containing 60 ml </w:t>
      </w:r>
      <w:r w:rsidR="008257B9" w:rsidRPr="008257B9">
        <w:rPr>
          <w:rFonts w:asciiTheme="minorHAnsi" w:hAnsiTheme="minorHAnsi" w:cstheme="minorHAnsi"/>
          <w:sz w:val="22"/>
        </w:rPr>
        <w:t xml:space="preserve">of </w:t>
      </w:r>
      <w:r w:rsidRPr="008257B9">
        <w:rPr>
          <w:rFonts w:asciiTheme="minorHAnsi" w:hAnsiTheme="minorHAnsi" w:cstheme="minorHAnsi"/>
          <w:sz w:val="22"/>
        </w:rPr>
        <w:t xml:space="preserve">WC medium. The serum bottles were prepared in a same way as </w:t>
      </w:r>
      <w:r w:rsidR="00864806" w:rsidRPr="008257B9">
        <w:rPr>
          <w:rFonts w:asciiTheme="minorHAnsi" w:hAnsiTheme="minorHAnsi" w:cstheme="minorHAnsi"/>
          <w:sz w:val="22"/>
        </w:rPr>
        <w:t xml:space="preserve">previously </w:t>
      </w:r>
      <w:r w:rsidRPr="008257B9">
        <w:rPr>
          <w:rFonts w:asciiTheme="minorHAnsi" w:hAnsiTheme="minorHAnsi" w:cstheme="minorHAnsi"/>
          <w:sz w:val="22"/>
        </w:rPr>
        <w:t>described</w:t>
      </w:r>
      <w:r w:rsidR="00864806" w:rsidRPr="008257B9">
        <w:rPr>
          <w:rFonts w:asciiTheme="minorHAnsi" w:hAnsiTheme="minorHAnsi" w:cstheme="minorHAnsi"/>
          <w:sz w:val="22"/>
        </w:rPr>
        <w:t xml:space="preserve"> [</w:t>
      </w:r>
      <w:r w:rsidR="00864806" w:rsidRPr="008257B9">
        <w:rPr>
          <w:rFonts w:asciiTheme="minorHAnsi" w:hAnsiTheme="minorHAnsi" w:cstheme="minorHAnsi"/>
          <w:color w:val="000000"/>
          <w:sz w:val="22"/>
          <w:shd w:val="clear" w:color="auto" w:fill="FFFFFF"/>
        </w:rPr>
        <w:t>37670028</w:t>
      </w:r>
      <w:r w:rsidR="00864806" w:rsidRPr="008257B9">
        <w:rPr>
          <w:rFonts w:asciiTheme="minorHAnsi" w:hAnsiTheme="minorHAnsi" w:cstheme="minorHAnsi"/>
          <w:sz w:val="22"/>
        </w:rPr>
        <w:t>]</w:t>
      </w:r>
      <w:r w:rsidRPr="008257B9">
        <w:rPr>
          <w:rFonts w:asciiTheme="minorHAnsi" w:hAnsiTheme="minorHAnsi" w:cstheme="minorHAnsi"/>
          <w:sz w:val="22"/>
        </w:rPr>
        <w:t xml:space="preserve">, and were inoculated with 1 ml of the diluted preculture to an OD600 of 0.1 (either a single species or the mixture of them). The bottles were incubated at 37 °C and at a constant stirring rate of 170 rpm (shaker KS 4000 </w:t>
      </w:r>
      <w:proofErr w:type="spellStart"/>
      <w:r w:rsidRPr="008257B9">
        <w:rPr>
          <w:rFonts w:asciiTheme="minorHAnsi" w:hAnsiTheme="minorHAnsi" w:cstheme="minorHAnsi"/>
          <w:sz w:val="22"/>
        </w:rPr>
        <w:t>i</w:t>
      </w:r>
      <w:proofErr w:type="spellEnd"/>
      <w:r w:rsidRPr="008257B9">
        <w:rPr>
          <w:rFonts w:asciiTheme="minorHAnsi" w:hAnsiTheme="minorHAnsi" w:cstheme="minorHAnsi"/>
          <w:sz w:val="22"/>
        </w:rPr>
        <w:t xml:space="preserve">; IKA, </w:t>
      </w:r>
      <w:proofErr w:type="spellStart"/>
      <w:r w:rsidRPr="008257B9">
        <w:rPr>
          <w:rFonts w:asciiTheme="minorHAnsi" w:hAnsiTheme="minorHAnsi" w:cstheme="minorHAnsi"/>
          <w:sz w:val="22"/>
        </w:rPr>
        <w:t>Staufen</w:t>
      </w:r>
      <w:proofErr w:type="spellEnd"/>
      <w:r w:rsidRPr="008257B9">
        <w:rPr>
          <w:rFonts w:asciiTheme="minorHAnsi" w:hAnsiTheme="minorHAnsi" w:cstheme="minorHAnsi"/>
          <w:sz w:val="22"/>
        </w:rPr>
        <w:t>, Germany). Samples were taken from the liquid broth every four hours for the first 48 h and every 12 h afterwards. Three biological replicates were designed for testing the monocultures in three independent batch experiments. All bi-culture and tri-culture experiments were performed in six biological replicates and always had a negative control bottle without inoculation but with sampling for each time, to verify its sterility.</w:t>
      </w:r>
    </w:p>
    <w:p w14:paraId="09819664" w14:textId="33485E9A" w:rsidR="000203BF" w:rsidRPr="00EA09F6" w:rsidRDefault="000203BF" w:rsidP="008257B9">
      <w:pPr>
        <w:jc w:val="both"/>
        <w:rPr>
          <w:rFonts w:asciiTheme="minorHAnsi" w:hAnsiTheme="minorHAnsi" w:cstheme="minorHAnsi"/>
          <w:sz w:val="22"/>
        </w:rPr>
      </w:pPr>
      <w:r w:rsidRPr="00EA09F6">
        <w:rPr>
          <w:rFonts w:asciiTheme="minorHAnsi" w:hAnsiTheme="minorHAnsi" w:cstheme="minorHAnsi"/>
          <w:sz w:val="22"/>
        </w:rPr>
        <w:t>Sterile syringes were used for each timepoint to collect 1 ml of the fermentation broth into 2-ml tubes (Eppendorf) under anoxic conditions. Subsequently, these tubes were used to measure OD600, pH, metabolites and to count bacterial cells by live/dead staining followed by flow cytometry.</w:t>
      </w:r>
    </w:p>
    <w:p w14:paraId="4B733D2A" w14:textId="77777777" w:rsidR="000203BF" w:rsidRDefault="000203BF" w:rsidP="000203BF">
      <w:pPr>
        <w:pStyle w:val="NoSpacing"/>
        <w:spacing w:line="480" w:lineRule="auto"/>
      </w:pPr>
    </w:p>
    <w:p w14:paraId="1EFE4F00" w14:textId="77777777" w:rsidR="000203BF" w:rsidRDefault="000203BF" w:rsidP="000203BF">
      <w:pPr>
        <w:pStyle w:val="NoSpacing"/>
        <w:spacing w:line="480" w:lineRule="auto"/>
      </w:pPr>
      <w:commentRangeStart w:id="138"/>
      <w:r>
        <w:t xml:space="preserve">Chemostat experiment with </w:t>
      </w:r>
      <w:proofErr w:type="spellStart"/>
      <w:r>
        <w:t>ambr</w:t>
      </w:r>
      <w:proofErr w:type="spellEnd"/>
      <w:r>
        <w:t xml:space="preserve"> 15</w:t>
      </w:r>
      <w:commentRangeEnd w:id="138"/>
      <w:r w:rsidR="00EA09F6">
        <w:rPr>
          <w:rStyle w:val="CommentReference"/>
          <w:b w:val="0"/>
        </w:rPr>
        <w:commentReference w:id="138"/>
      </w:r>
    </w:p>
    <w:p w14:paraId="1D296534" w14:textId="4A3B0934" w:rsidR="000203BF" w:rsidRDefault="000203BF" w:rsidP="000203BF">
      <w:pPr>
        <w:pStyle w:val="NoSpacing"/>
        <w:spacing w:line="480" w:lineRule="auto"/>
      </w:pPr>
    </w:p>
    <w:p w14:paraId="1D7A2802" w14:textId="3F44ECB9" w:rsidR="00864806" w:rsidRDefault="00864806" w:rsidP="00864806">
      <w:pPr>
        <w:pStyle w:val="Heading3"/>
        <w:shd w:val="clear" w:color="auto" w:fill="FFFFFF"/>
        <w:spacing w:line="300" w:lineRule="atLeast"/>
        <w:textAlignment w:val="baseline"/>
        <w:rPr>
          <w:rFonts w:ascii="Source Sans Pro" w:hAnsi="Source Sans Pro"/>
          <w:color w:val="2A2A2A"/>
        </w:rPr>
      </w:pPr>
      <w:r>
        <w:rPr>
          <w:rFonts w:ascii="Source Sans Pro" w:hAnsi="Source Sans Pro"/>
          <w:color w:val="2A2A2A"/>
        </w:rPr>
        <w:t xml:space="preserve">Quantification of </w:t>
      </w:r>
      <w:r w:rsidR="007C64EE">
        <w:rPr>
          <w:rFonts w:ascii="Source Sans Pro" w:hAnsi="Source Sans Pro"/>
          <w:color w:val="2A2A2A"/>
        </w:rPr>
        <w:t>live</w:t>
      </w:r>
      <w:r>
        <w:rPr>
          <w:rFonts w:ascii="Source Sans Pro" w:hAnsi="Source Sans Pro"/>
          <w:color w:val="2A2A2A"/>
        </w:rPr>
        <w:t xml:space="preserve"> cell</w:t>
      </w:r>
      <w:r w:rsidR="007C64EE">
        <w:rPr>
          <w:rFonts w:ascii="Source Sans Pro" w:hAnsi="Source Sans Pro"/>
          <w:color w:val="2A2A2A"/>
        </w:rPr>
        <w:t>s</w:t>
      </w:r>
      <w:r>
        <w:rPr>
          <w:rFonts w:ascii="Source Sans Pro" w:hAnsi="Source Sans Pro"/>
          <w:color w:val="2A2A2A"/>
        </w:rPr>
        <w:t xml:space="preserve"> </w:t>
      </w:r>
      <w:r w:rsidR="007C64EE">
        <w:rPr>
          <w:rFonts w:ascii="Source Sans Pro" w:hAnsi="Source Sans Pro"/>
          <w:color w:val="2A2A2A"/>
        </w:rPr>
        <w:t>with</w:t>
      </w:r>
      <w:r>
        <w:rPr>
          <w:rFonts w:ascii="Source Sans Pro" w:hAnsi="Source Sans Pro"/>
          <w:color w:val="2A2A2A"/>
        </w:rPr>
        <w:t xml:space="preserve"> flow cytometry</w:t>
      </w:r>
    </w:p>
    <w:p w14:paraId="047F0618" w14:textId="58D0318C" w:rsidR="00132312" w:rsidRPr="00132312" w:rsidRDefault="007C64EE" w:rsidP="00132312">
      <w:pPr>
        <w:jc w:val="both"/>
        <w:rPr>
          <w:rFonts w:asciiTheme="minorHAnsi" w:hAnsiTheme="minorHAnsi" w:cstheme="minorHAnsi"/>
          <w:sz w:val="22"/>
        </w:rPr>
      </w:pPr>
      <w:r w:rsidRPr="00EA09F6">
        <w:rPr>
          <w:rFonts w:asciiTheme="minorHAnsi" w:hAnsiTheme="minorHAnsi" w:cstheme="minorHAnsi"/>
          <w:sz w:val="22"/>
        </w:rPr>
        <w:t xml:space="preserve">We used a combination of the </w:t>
      </w:r>
      <w:r w:rsidR="00864806" w:rsidRPr="00EA09F6">
        <w:rPr>
          <w:rFonts w:asciiTheme="minorHAnsi" w:hAnsiTheme="minorHAnsi" w:cstheme="minorHAnsi"/>
          <w:sz w:val="22"/>
        </w:rPr>
        <w:t>DNA-based stain</w:t>
      </w:r>
      <w:r w:rsidRPr="00EA09F6">
        <w:rPr>
          <w:rFonts w:asciiTheme="minorHAnsi" w:hAnsiTheme="minorHAnsi" w:cstheme="minorHAnsi"/>
          <w:sz w:val="22"/>
        </w:rPr>
        <w:t>s</w:t>
      </w:r>
      <w:r w:rsidR="00864806" w:rsidRPr="00EA09F6">
        <w:rPr>
          <w:rFonts w:asciiTheme="minorHAnsi" w:hAnsiTheme="minorHAnsi" w:cstheme="minorHAnsi"/>
          <w:sz w:val="22"/>
        </w:rPr>
        <w:t xml:space="preserve"> SYBR Green I (SG; Invitrogen) </w:t>
      </w:r>
      <w:r w:rsidR="009F24DA" w:rsidRPr="00EA09F6">
        <w:rPr>
          <w:rFonts w:asciiTheme="minorHAnsi" w:hAnsiTheme="minorHAnsi" w:cstheme="minorHAnsi"/>
          <w:sz w:val="22"/>
        </w:rPr>
        <w:t>and</w:t>
      </w:r>
      <w:r w:rsidR="00864806" w:rsidRPr="00EA09F6">
        <w:rPr>
          <w:rFonts w:asciiTheme="minorHAnsi" w:hAnsiTheme="minorHAnsi" w:cstheme="minorHAnsi"/>
          <w:sz w:val="22"/>
        </w:rPr>
        <w:t xml:space="preserve"> propidium iodide (PI; Invitrogen) to </w:t>
      </w:r>
      <w:r w:rsidR="009F24DA" w:rsidRPr="00EA09F6">
        <w:rPr>
          <w:rFonts w:asciiTheme="minorHAnsi" w:hAnsiTheme="minorHAnsi" w:cstheme="minorHAnsi"/>
          <w:sz w:val="22"/>
        </w:rPr>
        <w:t>stain</w:t>
      </w:r>
      <w:r w:rsidR="00864806" w:rsidRPr="00EA09F6">
        <w:rPr>
          <w:rFonts w:asciiTheme="minorHAnsi" w:hAnsiTheme="minorHAnsi" w:cstheme="minorHAnsi"/>
          <w:sz w:val="22"/>
        </w:rPr>
        <w:t xml:space="preserve"> bacterial cells with intact and damaged cytoplasmic membranes </w:t>
      </w:r>
      <w:r w:rsidR="009F24DA" w:rsidRPr="00EA09F6">
        <w:rPr>
          <w:rFonts w:asciiTheme="minorHAnsi" w:hAnsiTheme="minorHAnsi" w:cstheme="minorHAnsi"/>
          <w:sz w:val="22"/>
        </w:rPr>
        <w:t>[5461333]</w:t>
      </w:r>
      <w:r w:rsidR="00864806" w:rsidRPr="00EA09F6">
        <w:rPr>
          <w:rFonts w:asciiTheme="minorHAnsi" w:hAnsiTheme="minorHAnsi" w:cstheme="minorHAnsi"/>
          <w:sz w:val="22"/>
        </w:rPr>
        <w:t xml:space="preserve">. </w:t>
      </w:r>
      <w:r w:rsidR="009F24DA" w:rsidRPr="00EA09F6">
        <w:rPr>
          <w:rFonts w:asciiTheme="minorHAnsi" w:hAnsiTheme="minorHAnsi" w:cstheme="minorHAnsi"/>
          <w:sz w:val="22"/>
        </w:rPr>
        <w:t>Under anoxic conditions, c</w:t>
      </w:r>
      <w:r w:rsidR="00864806" w:rsidRPr="00EA09F6">
        <w:rPr>
          <w:rFonts w:asciiTheme="minorHAnsi" w:hAnsiTheme="minorHAnsi" w:cstheme="minorHAnsi"/>
          <w:sz w:val="22"/>
        </w:rPr>
        <w:t xml:space="preserve">ells were diluted </w:t>
      </w:r>
      <w:r w:rsidR="009F24DA" w:rsidRPr="00EA09F6">
        <w:rPr>
          <w:rFonts w:asciiTheme="minorHAnsi" w:hAnsiTheme="minorHAnsi" w:cstheme="minorHAnsi"/>
          <w:sz w:val="22"/>
        </w:rPr>
        <w:t>in filter-sterilized PBS buffer</w:t>
      </w:r>
      <w:r w:rsidR="00E51686" w:rsidRPr="00EA09F6">
        <w:rPr>
          <w:rFonts w:asciiTheme="minorHAnsi" w:hAnsiTheme="minorHAnsi" w:cstheme="minorHAnsi"/>
          <w:sz w:val="22"/>
        </w:rPr>
        <w:t>.</w:t>
      </w:r>
      <w:r w:rsidR="009F24DA" w:rsidRPr="00EA09F6">
        <w:rPr>
          <w:rFonts w:asciiTheme="minorHAnsi" w:hAnsiTheme="minorHAnsi" w:cstheme="minorHAnsi"/>
          <w:sz w:val="22"/>
        </w:rPr>
        <w:t xml:space="preserve"> 1:10 for the first two time points (0 and 4 h) and 1:200 for the next points</w:t>
      </w:r>
      <w:r w:rsidR="00864806" w:rsidRPr="00EA09F6">
        <w:rPr>
          <w:rFonts w:asciiTheme="minorHAnsi" w:hAnsiTheme="minorHAnsi" w:cstheme="minorHAnsi"/>
          <w:sz w:val="22"/>
        </w:rPr>
        <w:t xml:space="preserve"> and stained with </w:t>
      </w:r>
      <w:r w:rsidR="00E51686" w:rsidRPr="00EA09F6">
        <w:rPr>
          <w:rFonts w:asciiTheme="minorHAnsi" w:hAnsiTheme="minorHAnsi" w:cstheme="minorHAnsi"/>
          <w:sz w:val="22"/>
        </w:rPr>
        <w:t>a saturating solution of</w:t>
      </w:r>
      <w:r w:rsidR="00864806" w:rsidRPr="00EA09F6">
        <w:rPr>
          <w:rFonts w:asciiTheme="minorHAnsi" w:hAnsiTheme="minorHAnsi" w:cstheme="minorHAnsi"/>
          <w:sz w:val="22"/>
        </w:rPr>
        <w:t xml:space="preserve"> SG/PI, </w:t>
      </w:r>
      <w:r w:rsidR="00864806" w:rsidRPr="00EA09F6">
        <w:rPr>
          <w:rFonts w:asciiTheme="minorHAnsi" w:hAnsiTheme="minorHAnsi" w:cstheme="minorHAnsi"/>
          <w:sz w:val="22"/>
        </w:rPr>
        <w:lastRenderedPageBreak/>
        <w:t xml:space="preserve">incubated for 20 min in the dark at 37 °C right </w:t>
      </w:r>
      <w:r w:rsidR="00E51686" w:rsidRPr="00EA09F6">
        <w:rPr>
          <w:rFonts w:asciiTheme="minorHAnsi" w:hAnsiTheme="minorHAnsi" w:cstheme="minorHAnsi"/>
          <w:sz w:val="22"/>
        </w:rPr>
        <w:t>and immediately measured by flow cytometry</w:t>
      </w:r>
      <w:r w:rsidR="00864806" w:rsidRPr="00EA09F6">
        <w:rPr>
          <w:rFonts w:asciiTheme="minorHAnsi" w:hAnsiTheme="minorHAnsi" w:cstheme="minorHAnsi"/>
          <w:sz w:val="22"/>
        </w:rPr>
        <w:t xml:space="preserve"> using </w:t>
      </w:r>
      <w:r w:rsidR="00E51686" w:rsidRPr="00EA09F6">
        <w:rPr>
          <w:rFonts w:asciiTheme="minorHAnsi" w:hAnsiTheme="minorHAnsi" w:cstheme="minorHAnsi"/>
          <w:sz w:val="22"/>
        </w:rPr>
        <w:t>the</w:t>
      </w:r>
      <w:r w:rsidR="00864806" w:rsidRPr="00EA09F6">
        <w:rPr>
          <w:rFonts w:asciiTheme="minorHAnsi" w:hAnsiTheme="minorHAnsi" w:cstheme="minorHAnsi"/>
          <w:sz w:val="22"/>
        </w:rPr>
        <w:t xml:space="preserve"> benchtop </w:t>
      </w:r>
      <w:proofErr w:type="spellStart"/>
      <w:r w:rsidR="00864806" w:rsidRPr="00EA09F6">
        <w:rPr>
          <w:rFonts w:asciiTheme="minorHAnsi" w:hAnsiTheme="minorHAnsi" w:cstheme="minorHAnsi"/>
          <w:sz w:val="22"/>
        </w:rPr>
        <w:t>CytoFLEX</w:t>
      </w:r>
      <w:proofErr w:type="spellEnd"/>
      <w:r w:rsidR="00864806" w:rsidRPr="00EA09F6">
        <w:rPr>
          <w:rFonts w:asciiTheme="minorHAnsi" w:hAnsiTheme="minorHAnsi" w:cstheme="minorHAnsi"/>
          <w:sz w:val="22"/>
        </w:rPr>
        <w:t xml:space="preserve"> S flow cytometer (Beckman Coulter, Brea, USA)</w:t>
      </w:r>
      <w:r w:rsidR="00E51686" w:rsidRPr="00EA09F6">
        <w:rPr>
          <w:rFonts w:asciiTheme="minorHAnsi" w:hAnsiTheme="minorHAnsi" w:cstheme="minorHAnsi"/>
          <w:sz w:val="22"/>
        </w:rPr>
        <w:t xml:space="preserve"> instrument. E</w:t>
      </w:r>
      <w:r w:rsidR="00864806" w:rsidRPr="00EA09F6">
        <w:rPr>
          <w:rFonts w:asciiTheme="minorHAnsi" w:hAnsiTheme="minorHAnsi" w:cstheme="minorHAnsi"/>
          <w:sz w:val="22"/>
        </w:rPr>
        <w:t xml:space="preserve">vents were recorded for </w:t>
      </w:r>
      <w:r w:rsidR="00E51686" w:rsidRPr="00EA09F6">
        <w:rPr>
          <w:rFonts w:asciiTheme="minorHAnsi" w:hAnsiTheme="minorHAnsi" w:cstheme="minorHAnsi"/>
          <w:sz w:val="22"/>
        </w:rPr>
        <w:t xml:space="preserve">exactly </w:t>
      </w:r>
      <w:r w:rsidR="00864806" w:rsidRPr="00EA09F6">
        <w:rPr>
          <w:rFonts w:asciiTheme="minorHAnsi" w:hAnsiTheme="minorHAnsi" w:cstheme="minorHAnsi"/>
          <w:sz w:val="22"/>
        </w:rPr>
        <w:t>1 min at a sample flow rate of 10 </w:t>
      </w:r>
      <w:proofErr w:type="spellStart"/>
      <w:r w:rsidR="00864806" w:rsidRPr="00EA09F6">
        <w:rPr>
          <w:rFonts w:asciiTheme="minorHAnsi" w:hAnsiTheme="minorHAnsi" w:cstheme="minorHAnsi"/>
          <w:sz w:val="22"/>
        </w:rPr>
        <w:t>μl</w:t>
      </w:r>
      <w:proofErr w:type="spellEnd"/>
      <w:r w:rsidR="00864806" w:rsidRPr="00EA09F6">
        <w:rPr>
          <w:rFonts w:asciiTheme="minorHAnsi" w:hAnsiTheme="minorHAnsi" w:cstheme="minorHAnsi"/>
          <w:sz w:val="22"/>
        </w:rPr>
        <w:t xml:space="preserve">/min, </w:t>
      </w:r>
      <w:r w:rsidR="00E51686" w:rsidRPr="00EA09F6">
        <w:rPr>
          <w:rFonts w:asciiTheme="minorHAnsi" w:hAnsiTheme="minorHAnsi" w:cstheme="minorHAnsi"/>
          <w:sz w:val="22"/>
        </w:rPr>
        <w:t>applying</w:t>
      </w:r>
      <w:r w:rsidR="00864806" w:rsidRPr="00EA09F6">
        <w:rPr>
          <w:rFonts w:asciiTheme="minorHAnsi" w:hAnsiTheme="minorHAnsi" w:cstheme="minorHAnsi"/>
          <w:sz w:val="22"/>
        </w:rPr>
        <w:t xml:space="preserve"> </w:t>
      </w:r>
      <w:r w:rsidR="00E51686" w:rsidRPr="00EA09F6">
        <w:rPr>
          <w:rFonts w:asciiTheme="minorHAnsi" w:hAnsiTheme="minorHAnsi" w:cstheme="minorHAnsi"/>
          <w:sz w:val="22"/>
        </w:rPr>
        <w:t>t</w:t>
      </w:r>
      <w:r w:rsidR="00864806" w:rsidRPr="00EA09F6">
        <w:rPr>
          <w:rFonts w:asciiTheme="minorHAnsi" w:hAnsiTheme="minorHAnsi" w:cstheme="minorHAnsi"/>
          <w:sz w:val="22"/>
        </w:rPr>
        <w:t xml:space="preserve">hreshold values of 3000 and 2000 </w:t>
      </w:r>
      <w:r w:rsidR="00E51686" w:rsidRPr="00EA09F6">
        <w:rPr>
          <w:rFonts w:asciiTheme="minorHAnsi" w:hAnsiTheme="minorHAnsi" w:cstheme="minorHAnsi"/>
          <w:sz w:val="22"/>
        </w:rPr>
        <w:t>for the</w:t>
      </w:r>
      <w:r w:rsidR="00864806" w:rsidRPr="00EA09F6">
        <w:rPr>
          <w:rFonts w:asciiTheme="minorHAnsi" w:hAnsiTheme="minorHAnsi" w:cstheme="minorHAnsi"/>
          <w:sz w:val="22"/>
        </w:rPr>
        <w:t xml:space="preserve"> forward and side scatter, respectively</w:t>
      </w:r>
      <w:r w:rsidR="00E51686" w:rsidRPr="00EA09F6">
        <w:rPr>
          <w:rFonts w:asciiTheme="minorHAnsi" w:hAnsiTheme="minorHAnsi" w:cstheme="minorHAnsi"/>
          <w:sz w:val="22"/>
        </w:rPr>
        <w:t xml:space="preserve">, </w:t>
      </w:r>
      <w:r w:rsidR="003D4B53" w:rsidRPr="00EA09F6">
        <w:rPr>
          <w:rFonts w:asciiTheme="minorHAnsi" w:hAnsiTheme="minorHAnsi" w:cstheme="minorHAnsi"/>
          <w:sz w:val="22"/>
        </w:rPr>
        <w:t>values that</w:t>
      </w:r>
      <w:r w:rsidR="00E51686" w:rsidRPr="00EA09F6">
        <w:rPr>
          <w:rFonts w:asciiTheme="minorHAnsi" w:hAnsiTheme="minorHAnsi" w:cstheme="minorHAnsi"/>
          <w:sz w:val="22"/>
        </w:rPr>
        <w:t xml:space="preserve"> we </w:t>
      </w:r>
      <w:r w:rsidR="003D4B53" w:rsidRPr="00EA09F6">
        <w:rPr>
          <w:rFonts w:asciiTheme="minorHAnsi" w:hAnsiTheme="minorHAnsi" w:cstheme="minorHAnsi"/>
          <w:sz w:val="22"/>
        </w:rPr>
        <w:t xml:space="preserve">have </w:t>
      </w:r>
      <w:r w:rsidR="00E51686" w:rsidRPr="00EA09F6">
        <w:rPr>
          <w:rFonts w:asciiTheme="minorHAnsi" w:hAnsiTheme="minorHAnsi" w:cstheme="minorHAnsi"/>
          <w:sz w:val="22"/>
        </w:rPr>
        <w:t>previously validate</w:t>
      </w:r>
      <w:r w:rsidR="003D4B53" w:rsidRPr="00EA09F6">
        <w:rPr>
          <w:rFonts w:asciiTheme="minorHAnsi" w:hAnsiTheme="minorHAnsi" w:cstheme="minorHAnsi"/>
          <w:sz w:val="22"/>
        </w:rPr>
        <w:t>d [5461333]</w:t>
      </w:r>
      <w:r w:rsidR="00864806" w:rsidRPr="00EA09F6">
        <w:rPr>
          <w:rFonts w:asciiTheme="minorHAnsi" w:hAnsiTheme="minorHAnsi" w:cstheme="minorHAnsi"/>
          <w:sz w:val="22"/>
        </w:rPr>
        <w:t xml:space="preserve">. </w:t>
      </w:r>
      <w:r w:rsidR="003D4B53" w:rsidRPr="00EA09F6">
        <w:rPr>
          <w:rFonts w:asciiTheme="minorHAnsi" w:hAnsiTheme="minorHAnsi" w:cstheme="minorHAnsi"/>
          <w:sz w:val="22"/>
        </w:rPr>
        <w:t>We also used</w:t>
      </w:r>
      <w:r w:rsidR="00864806" w:rsidRPr="00EA09F6">
        <w:rPr>
          <w:rFonts w:asciiTheme="minorHAnsi" w:hAnsiTheme="minorHAnsi" w:cstheme="minorHAnsi"/>
          <w:sz w:val="22"/>
        </w:rPr>
        <w:t xml:space="preserve"> 0.5 </w:t>
      </w:r>
      <w:proofErr w:type="spellStart"/>
      <w:r w:rsidR="00864806" w:rsidRPr="00EA09F6">
        <w:rPr>
          <w:rFonts w:asciiTheme="minorHAnsi" w:hAnsiTheme="minorHAnsi" w:cstheme="minorHAnsi"/>
          <w:sz w:val="22"/>
        </w:rPr>
        <w:t>μm</w:t>
      </w:r>
      <w:proofErr w:type="spellEnd"/>
      <w:r w:rsidR="00864806" w:rsidRPr="00EA09F6">
        <w:rPr>
          <w:rFonts w:asciiTheme="minorHAnsi" w:hAnsiTheme="minorHAnsi" w:cstheme="minorHAnsi"/>
          <w:sz w:val="22"/>
        </w:rPr>
        <w:t xml:space="preserve"> and 1 </w:t>
      </w:r>
      <w:proofErr w:type="spellStart"/>
      <w:r w:rsidR="00864806" w:rsidRPr="00EA09F6">
        <w:rPr>
          <w:rFonts w:asciiTheme="minorHAnsi" w:hAnsiTheme="minorHAnsi" w:cstheme="minorHAnsi"/>
          <w:sz w:val="22"/>
        </w:rPr>
        <w:t>μm</w:t>
      </w:r>
      <w:proofErr w:type="spellEnd"/>
      <w:r w:rsidR="00864806" w:rsidRPr="00EA09F6">
        <w:rPr>
          <w:rFonts w:asciiTheme="minorHAnsi" w:hAnsiTheme="minorHAnsi" w:cstheme="minorHAnsi"/>
          <w:sz w:val="22"/>
        </w:rPr>
        <w:t xml:space="preserve"> green fluorescent</w:t>
      </w:r>
      <w:r w:rsidR="00864806" w:rsidRPr="00132312">
        <w:rPr>
          <w:rFonts w:asciiTheme="minorHAnsi" w:hAnsiTheme="minorHAnsi" w:cstheme="minorHAnsi"/>
          <w:sz w:val="22"/>
        </w:rPr>
        <w:t xml:space="preserve"> beads (Thermo Fisher Scientific, USA) </w:t>
      </w:r>
      <w:r w:rsidR="003D4B53" w:rsidRPr="00132312">
        <w:rPr>
          <w:rFonts w:asciiTheme="minorHAnsi" w:hAnsiTheme="minorHAnsi" w:cstheme="minorHAnsi"/>
          <w:sz w:val="22"/>
        </w:rPr>
        <w:t>as internal standards</w:t>
      </w:r>
      <w:r w:rsidR="00864806" w:rsidRPr="00132312">
        <w:rPr>
          <w:rFonts w:asciiTheme="minorHAnsi" w:hAnsiTheme="minorHAnsi" w:cstheme="minorHAnsi"/>
          <w:sz w:val="22"/>
        </w:rPr>
        <w:t>.</w:t>
      </w:r>
      <w:r w:rsidR="00132312" w:rsidRPr="00132312">
        <w:rPr>
          <w:rFonts w:asciiTheme="minorHAnsi" w:hAnsiTheme="minorHAnsi" w:cstheme="minorHAnsi"/>
          <w:color w:val="222222"/>
          <w:sz w:val="22"/>
        </w:rPr>
        <w:t xml:space="preserve"> Raw flow cytometry data is deposited in </w:t>
      </w:r>
      <w:commentRangeStart w:id="139"/>
      <w:r w:rsidR="00132312" w:rsidRPr="00132312">
        <w:rPr>
          <w:rFonts w:asciiTheme="minorHAnsi" w:hAnsiTheme="minorHAnsi" w:cstheme="minorHAnsi"/>
          <w:color w:val="222222"/>
          <w:sz w:val="22"/>
        </w:rPr>
        <w:fldChar w:fldCharType="begin"/>
      </w:r>
      <w:r w:rsidR="00132312" w:rsidRPr="00132312">
        <w:rPr>
          <w:rFonts w:asciiTheme="minorHAnsi" w:hAnsiTheme="minorHAnsi" w:cstheme="minorHAnsi"/>
          <w:color w:val="222222"/>
          <w:sz w:val="22"/>
        </w:rPr>
        <w:instrText xml:space="preserve"> HYPERLINK "http://flowrepository.org/" \t "_blank" </w:instrText>
      </w:r>
      <w:r w:rsidR="00132312" w:rsidRPr="00132312">
        <w:rPr>
          <w:rFonts w:asciiTheme="minorHAnsi" w:hAnsiTheme="minorHAnsi" w:cstheme="minorHAnsi"/>
          <w:color w:val="222222"/>
          <w:sz w:val="22"/>
        </w:rPr>
        <w:fldChar w:fldCharType="separate"/>
      </w:r>
      <w:r w:rsidR="00132312" w:rsidRPr="00132312">
        <w:rPr>
          <w:rStyle w:val="Hyperlink"/>
          <w:rFonts w:asciiTheme="minorHAnsi" w:hAnsiTheme="minorHAnsi" w:cstheme="minorHAnsi"/>
          <w:color w:val="1155CC"/>
          <w:sz w:val="22"/>
        </w:rPr>
        <w:t>flowrepository.org</w:t>
      </w:r>
      <w:r w:rsidR="00132312" w:rsidRPr="00132312">
        <w:rPr>
          <w:rFonts w:asciiTheme="minorHAnsi" w:hAnsiTheme="minorHAnsi" w:cstheme="minorHAnsi"/>
          <w:color w:val="222222"/>
          <w:sz w:val="22"/>
        </w:rPr>
        <w:fldChar w:fldCharType="end"/>
      </w:r>
      <w:r w:rsidR="00132312" w:rsidRPr="00132312">
        <w:rPr>
          <w:rFonts w:asciiTheme="minorHAnsi" w:hAnsiTheme="minorHAnsi" w:cstheme="minorHAnsi"/>
          <w:color w:val="222222"/>
          <w:sz w:val="22"/>
        </w:rPr>
        <w:t xml:space="preserve"> (IDs FR-FCM-Z74P, FR-FCM-Z753 and FR-FCM-Z754)</w:t>
      </w:r>
      <w:r w:rsidR="00132312">
        <w:rPr>
          <w:rFonts w:cs="Arial"/>
          <w:color w:val="222222"/>
        </w:rPr>
        <w:t>.</w:t>
      </w:r>
      <w:commentRangeEnd w:id="139"/>
      <w:r w:rsidR="008257B9">
        <w:rPr>
          <w:rStyle w:val="CommentReference"/>
        </w:rPr>
        <w:commentReference w:id="139"/>
      </w:r>
    </w:p>
    <w:p w14:paraId="0BE5660C" w14:textId="608638E3" w:rsidR="00864806" w:rsidRPr="00EA09F6" w:rsidRDefault="00864806" w:rsidP="00EA09F6">
      <w:pPr>
        <w:jc w:val="both"/>
        <w:rPr>
          <w:rFonts w:asciiTheme="minorHAnsi" w:hAnsiTheme="minorHAnsi" w:cstheme="minorHAnsi"/>
          <w:sz w:val="22"/>
        </w:rPr>
      </w:pPr>
    </w:p>
    <w:p w14:paraId="7A88800C" w14:textId="256DE1BF" w:rsidR="00864806" w:rsidRDefault="00864806" w:rsidP="00864806">
      <w:pPr>
        <w:pStyle w:val="Heading3"/>
        <w:shd w:val="clear" w:color="auto" w:fill="FFFFFF"/>
        <w:spacing w:line="300" w:lineRule="atLeast"/>
        <w:textAlignment w:val="baseline"/>
        <w:rPr>
          <w:rFonts w:ascii="Source Sans Pro" w:hAnsi="Source Sans Pro"/>
          <w:color w:val="2A2A2A"/>
        </w:rPr>
      </w:pPr>
      <w:r>
        <w:rPr>
          <w:rFonts w:ascii="Source Sans Pro" w:hAnsi="Source Sans Pro"/>
          <w:color w:val="2A2A2A"/>
        </w:rPr>
        <w:t xml:space="preserve">Flow cytometry data </w:t>
      </w:r>
      <w:r w:rsidR="00907AF6">
        <w:rPr>
          <w:rFonts w:ascii="Source Sans Pro" w:hAnsi="Source Sans Pro"/>
          <w:color w:val="2A2A2A"/>
        </w:rPr>
        <w:t>analysis</w:t>
      </w:r>
    </w:p>
    <w:p w14:paraId="6EF82D3E" w14:textId="62DACE02" w:rsidR="00907AF6" w:rsidRPr="00907AF6" w:rsidRDefault="00907AF6" w:rsidP="00907AF6">
      <w:pPr>
        <w:jc w:val="both"/>
        <w:rPr>
          <w:rFonts w:asciiTheme="minorHAnsi" w:hAnsiTheme="minorHAnsi" w:cstheme="minorHAnsi"/>
          <w:sz w:val="22"/>
        </w:rPr>
      </w:pPr>
      <w:r>
        <w:rPr>
          <w:rFonts w:asciiTheme="minorHAnsi" w:hAnsiTheme="minorHAnsi" w:cstheme="minorHAnsi"/>
          <w:sz w:val="22"/>
        </w:rPr>
        <w:t>We</w:t>
      </w:r>
      <w:r w:rsidRPr="00907AF6">
        <w:rPr>
          <w:rFonts w:asciiTheme="minorHAnsi" w:hAnsiTheme="minorHAnsi" w:cstheme="minorHAnsi"/>
          <w:sz w:val="22"/>
        </w:rPr>
        <w:t xml:space="preserve"> u</w:t>
      </w:r>
      <w:r>
        <w:rPr>
          <w:rFonts w:asciiTheme="minorHAnsi" w:hAnsiTheme="minorHAnsi" w:cstheme="minorHAnsi"/>
          <w:sz w:val="22"/>
        </w:rPr>
        <w:t>sed</w:t>
      </w:r>
      <w:r w:rsidRPr="00907AF6">
        <w:rPr>
          <w:rFonts w:asciiTheme="minorHAnsi" w:hAnsiTheme="minorHAnsi" w:cstheme="minorHAnsi"/>
          <w:sz w:val="22"/>
        </w:rPr>
        <w:t xml:space="preserve"> an in-house developed pipeline to accurately quantify the absolute abundance of live </w:t>
      </w:r>
      <w:r w:rsidRPr="00907AF6">
        <w:rPr>
          <w:rFonts w:asciiTheme="minorHAnsi" w:hAnsiTheme="minorHAnsi" w:cstheme="minorHAnsi"/>
          <w:i/>
          <w:sz w:val="22"/>
        </w:rPr>
        <w:t>Blautia hydrogenotrophica</w:t>
      </w:r>
      <w:r w:rsidRPr="00907AF6">
        <w:rPr>
          <w:rFonts w:asciiTheme="minorHAnsi" w:hAnsiTheme="minorHAnsi" w:cstheme="minorHAnsi"/>
          <w:sz w:val="22"/>
        </w:rPr>
        <w:t xml:space="preserve">, </w:t>
      </w:r>
      <w:r w:rsidRPr="00907AF6">
        <w:rPr>
          <w:rFonts w:asciiTheme="minorHAnsi" w:hAnsiTheme="minorHAnsi" w:cstheme="minorHAnsi"/>
          <w:i/>
          <w:sz w:val="22"/>
        </w:rPr>
        <w:t xml:space="preserve">Bacteroides </w:t>
      </w:r>
      <w:proofErr w:type="spellStart"/>
      <w:r w:rsidRPr="00907AF6">
        <w:rPr>
          <w:rFonts w:asciiTheme="minorHAnsi" w:hAnsiTheme="minorHAnsi" w:cstheme="minorHAnsi"/>
          <w:i/>
          <w:sz w:val="22"/>
        </w:rPr>
        <w:t>thetaiotaomicron</w:t>
      </w:r>
      <w:proofErr w:type="spellEnd"/>
      <w:r w:rsidRPr="00907AF6">
        <w:rPr>
          <w:rFonts w:asciiTheme="minorHAnsi" w:hAnsiTheme="minorHAnsi" w:cstheme="minorHAnsi"/>
          <w:sz w:val="22"/>
        </w:rPr>
        <w:t xml:space="preserve">, and </w:t>
      </w:r>
      <w:proofErr w:type="spellStart"/>
      <w:r w:rsidRPr="00907AF6">
        <w:rPr>
          <w:rFonts w:asciiTheme="minorHAnsi" w:hAnsiTheme="minorHAnsi" w:cstheme="minorHAnsi"/>
          <w:i/>
          <w:sz w:val="22"/>
        </w:rPr>
        <w:t>Roseburia</w:t>
      </w:r>
      <w:proofErr w:type="spellEnd"/>
      <w:r w:rsidRPr="00907AF6">
        <w:rPr>
          <w:rFonts w:asciiTheme="minorHAnsi" w:hAnsiTheme="minorHAnsi" w:cstheme="minorHAnsi"/>
          <w:i/>
          <w:sz w:val="22"/>
        </w:rPr>
        <w:t xml:space="preserve"> intestinalis</w:t>
      </w:r>
      <w:r w:rsidRPr="00907AF6">
        <w:rPr>
          <w:rFonts w:asciiTheme="minorHAnsi" w:hAnsiTheme="minorHAnsi" w:cstheme="minorHAnsi"/>
          <w:sz w:val="22"/>
        </w:rPr>
        <w:t xml:space="preserve"> cells. We clustered flow cytometr</w:t>
      </w:r>
      <w:r>
        <w:rPr>
          <w:rFonts w:asciiTheme="minorHAnsi" w:hAnsiTheme="minorHAnsi" w:cstheme="minorHAnsi"/>
          <w:sz w:val="22"/>
        </w:rPr>
        <w:t>y</w:t>
      </w:r>
      <w:r w:rsidRPr="00907AF6">
        <w:rPr>
          <w:rFonts w:asciiTheme="minorHAnsi" w:hAnsiTheme="minorHAnsi" w:cstheme="minorHAnsi"/>
          <w:sz w:val="22"/>
        </w:rPr>
        <w:t xml:space="preserve"> events in a UMAP space, following a detailed protocol available at: bit.ly/3WNrslL. Raw flow cytometry data were normalized, scaled, and transformed using the </w:t>
      </w:r>
      <w:proofErr w:type="spellStart"/>
      <w:r w:rsidRPr="00907AF6">
        <w:rPr>
          <w:rFonts w:asciiTheme="minorHAnsi" w:hAnsiTheme="minorHAnsi" w:cstheme="minorHAnsi"/>
          <w:sz w:val="22"/>
        </w:rPr>
        <w:t>arcsin</w:t>
      </w:r>
      <w:proofErr w:type="spellEnd"/>
      <w:r w:rsidRPr="00907AF6">
        <w:rPr>
          <w:rFonts w:asciiTheme="minorHAnsi" w:hAnsiTheme="minorHAnsi" w:cstheme="minorHAnsi"/>
          <w:sz w:val="22"/>
        </w:rPr>
        <w:t xml:space="preserve"> function. The data was then projected into three-dimensional UMAP space, allowing us to classify cell populations into four categories: “live,” “inviable,” “debris,” and “blank.” This classification was based on empirically determined thresholds for propidium iodide (PI) and </w:t>
      </w:r>
      <w:r>
        <w:rPr>
          <w:rFonts w:asciiTheme="minorHAnsi" w:hAnsiTheme="minorHAnsi" w:cstheme="minorHAnsi"/>
          <w:sz w:val="22"/>
        </w:rPr>
        <w:t>SYBR</w:t>
      </w:r>
      <w:r w:rsidRPr="00907AF6">
        <w:rPr>
          <w:rFonts w:asciiTheme="minorHAnsi" w:hAnsiTheme="minorHAnsi" w:cstheme="minorHAnsi"/>
          <w:sz w:val="22"/>
        </w:rPr>
        <w:t xml:space="preserve"> green (SG) signals and by distinguishing from blank control runs.</w:t>
      </w:r>
    </w:p>
    <w:p w14:paraId="0A993780" w14:textId="39A59FFF" w:rsidR="00907AF6" w:rsidRPr="00907AF6" w:rsidRDefault="00907AF6" w:rsidP="00907AF6">
      <w:pPr>
        <w:jc w:val="both"/>
        <w:rPr>
          <w:rFonts w:asciiTheme="minorHAnsi" w:hAnsiTheme="minorHAnsi" w:cstheme="minorHAnsi"/>
          <w:sz w:val="22"/>
        </w:rPr>
      </w:pPr>
      <w:r w:rsidRPr="00907AF6">
        <w:rPr>
          <w:rFonts w:asciiTheme="minorHAnsi" w:hAnsiTheme="minorHAnsi" w:cstheme="minorHAnsi"/>
          <w:sz w:val="22"/>
        </w:rPr>
        <w:t xml:space="preserve">Further analysis involved using monoculture samples for species classification in co-culture samples. We created a training space with labeled UMAP projections of random events from each monoculture replicate. Supervised UMAP and the K-nearest neighbors vote classifier (parameters: </w:t>
      </w:r>
      <w:proofErr w:type="spellStart"/>
      <w:r w:rsidRPr="00907AF6">
        <w:rPr>
          <w:rFonts w:asciiTheme="minorHAnsi" w:hAnsiTheme="minorHAnsi" w:cstheme="minorHAnsi"/>
          <w:sz w:val="22"/>
        </w:rPr>
        <w:t>n_neighbors</w:t>
      </w:r>
      <w:proofErr w:type="spellEnd"/>
      <w:r w:rsidRPr="00907AF6">
        <w:rPr>
          <w:rFonts w:asciiTheme="minorHAnsi" w:hAnsiTheme="minorHAnsi" w:cstheme="minorHAnsi"/>
          <w:sz w:val="22"/>
        </w:rPr>
        <w:t xml:space="preserve"> = 50, weights = distance, and metric = </w:t>
      </w:r>
      <w:proofErr w:type="spellStart"/>
      <w:r w:rsidRPr="00907AF6">
        <w:rPr>
          <w:rFonts w:asciiTheme="minorHAnsi" w:hAnsiTheme="minorHAnsi" w:cstheme="minorHAnsi"/>
          <w:sz w:val="22"/>
        </w:rPr>
        <w:t>Mahalanobis</w:t>
      </w:r>
      <w:proofErr w:type="spellEnd"/>
      <w:r w:rsidRPr="00907AF6">
        <w:rPr>
          <w:rFonts w:asciiTheme="minorHAnsi" w:hAnsiTheme="minorHAnsi" w:cstheme="minorHAnsi"/>
          <w:sz w:val="22"/>
        </w:rPr>
        <w:t>) were employed to assign species labels to co-culture events. Prior to finalizing classifications, each sample was overlaid with corresponding blank runs for manual verification using clickable three-dimensional scatter plots, ensuring accurate separation of cell populations from blanks. This process also validated our parameter choices for UMAP and the classifier. Additional details and scatter plot examples are available a</w:t>
      </w:r>
      <w:r>
        <w:rPr>
          <w:rFonts w:asciiTheme="minorHAnsi" w:hAnsiTheme="minorHAnsi" w:cstheme="minorHAnsi"/>
          <w:sz w:val="22"/>
        </w:rPr>
        <w:t xml:space="preserve">t: </w:t>
      </w:r>
      <w:r w:rsidRPr="00907AF6">
        <w:rPr>
          <w:rFonts w:asciiTheme="minorHAnsi" w:hAnsiTheme="minorHAnsi" w:cstheme="minorHAnsi"/>
          <w:sz w:val="22"/>
        </w:rPr>
        <w:t>bit.ly/3WNrslL.</w:t>
      </w:r>
    </w:p>
    <w:p w14:paraId="36883889" w14:textId="77777777" w:rsidR="000203BF" w:rsidRDefault="000203BF" w:rsidP="000203BF">
      <w:pPr>
        <w:pStyle w:val="NoSpacing"/>
        <w:spacing w:line="480" w:lineRule="auto"/>
      </w:pPr>
    </w:p>
    <w:p w14:paraId="22EDC107" w14:textId="77777777" w:rsidR="000203BF" w:rsidRDefault="000203BF" w:rsidP="000203BF">
      <w:pPr>
        <w:pStyle w:val="NoSpacing"/>
        <w:spacing w:line="480" w:lineRule="auto"/>
      </w:pPr>
      <w:commentRangeStart w:id="140"/>
      <w:r>
        <w:t>Contamination check and confirmation of abundance profiles with 16S rRNA genes</w:t>
      </w:r>
      <w:commentRangeEnd w:id="140"/>
      <w:r w:rsidR="00EA09F6">
        <w:rPr>
          <w:rStyle w:val="CommentReference"/>
          <w:b w:val="0"/>
        </w:rPr>
        <w:commentReference w:id="140"/>
      </w:r>
    </w:p>
    <w:p w14:paraId="1612FA8B" w14:textId="77777777" w:rsidR="000203BF" w:rsidRDefault="000203BF" w:rsidP="000203BF">
      <w:pPr>
        <w:pStyle w:val="NoSpacing"/>
        <w:spacing w:line="480" w:lineRule="auto"/>
      </w:pPr>
    </w:p>
    <w:p w14:paraId="71226788" w14:textId="77777777" w:rsidR="000203BF" w:rsidRDefault="000203BF" w:rsidP="000203BF">
      <w:pPr>
        <w:pStyle w:val="NoSpacing"/>
        <w:spacing w:line="480" w:lineRule="auto"/>
      </w:pPr>
      <w:r>
        <w:t>Metabolite profiling</w:t>
      </w:r>
    </w:p>
    <w:p w14:paraId="4FEABFB8" w14:textId="67197C3E" w:rsidR="000203BF" w:rsidRPr="00B02F8D" w:rsidRDefault="000203BF" w:rsidP="00B02F8D">
      <w:pPr>
        <w:jc w:val="both"/>
        <w:rPr>
          <w:rFonts w:asciiTheme="minorHAnsi" w:hAnsiTheme="minorHAnsi" w:cstheme="minorHAnsi"/>
          <w:sz w:val="22"/>
        </w:rPr>
      </w:pPr>
      <w:r w:rsidRPr="00B02F8D">
        <w:rPr>
          <w:rFonts w:asciiTheme="minorHAnsi" w:hAnsiTheme="minorHAnsi" w:cstheme="minorHAnsi"/>
          <w:sz w:val="22"/>
        </w:rPr>
        <w:t xml:space="preserve">After centrifuging the liquid broth for 20 min at 21,130 × </w:t>
      </w:r>
      <w:r w:rsidRPr="00B02F8D">
        <w:rPr>
          <w:rFonts w:asciiTheme="minorHAnsi" w:hAnsiTheme="minorHAnsi" w:cstheme="minorHAnsi"/>
          <w:i/>
          <w:iCs/>
          <w:sz w:val="22"/>
        </w:rPr>
        <w:t>g</w:t>
      </w:r>
      <w:r w:rsidRPr="00B02F8D">
        <w:rPr>
          <w:rFonts w:asciiTheme="minorHAnsi" w:hAnsiTheme="minorHAnsi" w:cstheme="minorHAnsi"/>
          <w:sz w:val="22"/>
        </w:rPr>
        <w:t xml:space="preserve"> at 4 °C (Centrifuge 5424R; Eppendorf, Hamburg, Germany), the supernatants were used for measuring the concentrations of </w:t>
      </w:r>
      <w:commentRangeStart w:id="141"/>
      <w:r w:rsidRPr="00B02F8D">
        <w:rPr>
          <w:rFonts w:asciiTheme="minorHAnsi" w:hAnsiTheme="minorHAnsi" w:cstheme="minorHAnsi"/>
          <w:sz w:val="22"/>
        </w:rPr>
        <w:t xml:space="preserve">trehalose, glucose, pyruvate, succinate, </w:t>
      </w:r>
      <w:proofErr w:type="spellStart"/>
      <w:r w:rsidRPr="00B02F8D">
        <w:rPr>
          <w:rFonts w:asciiTheme="minorHAnsi" w:hAnsiTheme="minorHAnsi" w:cstheme="minorHAnsi"/>
          <w:sz w:val="22"/>
        </w:rPr>
        <w:t>formate</w:t>
      </w:r>
      <w:proofErr w:type="spellEnd"/>
      <w:r w:rsidRPr="00B02F8D">
        <w:rPr>
          <w:rFonts w:asciiTheme="minorHAnsi" w:hAnsiTheme="minorHAnsi" w:cstheme="minorHAnsi"/>
          <w:sz w:val="22"/>
        </w:rPr>
        <w:t xml:space="preserve">, acetate, lactate and </w:t>
      </w:r>
      <w:r w:rsidRPr="00B02F8D">
        <w:rPr>
          <w:rFonts w:asciiTheme="minorHAnsi" w:hAnsiTheme="minorHAnsi" w:cstheme="minorHAnsi"/>
          <w:i/>
          <w:iCs/>
          <w:sz w:val="22"/>
        </w:rPr>
        <w:t>n</w:t>
      </w:r>
      <w:r w:rsidRPr="00B02F8D">
        <w:rPr>
          <w:rFonts w:asciiTheme="minorHAnsi" w:hAnsiTheme="minorHAnsi" w:cstheme="minorHAnsi"/>
          <w:sz w:val="22"/>
        </w:rPr>
        <w:t>-butyrate,</w:t>
      </w:r>
      <w:commentRangeEnd w:id="141"/>
      <w:r w:rsidR="00EA09F6" w:rsidRPr="00B02F8D">
        <w:rPr>
          <w:rStyle w:val="CommentReference"/>
          <w:rFonts w:asciiTheme="minorHAnsi" w:hAnsiTheme="minorHAnsi" w:cstheme="minorHAnsi"/>
          <w:sz w:val="22"/>
          <w:szCs w:val="22"/>
        </w:rPr>
        <w:commentReference w:id="141"/>
      </w:r>
      <w:r w:rsidRPr="00B02F8D">
        <w:rPr>
          <w:rFonts w:asciiTheme="minorHAnsi" w:hAnsiTheme="minorHAnsi" w:cstheme="minorHAnsi"/>
          <w:sz w:val="22"/>
        </w:rPr>
        <w:t xml:space="preserve"> which were determined in triplicate by high-performance liquid chromatography (HPLC) as previously reported </w:t>
      </w:r>
      <w:r w:rsidR="00EA09F6" w:rsidRPr="00B02F8D">
        <w:rPr>
          <w:rFonts w:asciiTheme="minorHAnsi" w:hAnsiTheme="minorHAnsi" w:cstheme="minorHAnsi"/>
          <w:sz w:val="22"/>
        </w:rPr>
        <w:t>[5461333]</w:t>
      </w:r>
      <w:r w:rsidRPr="00B02F8D">
        <w:rPr>
          <w:rFonts w:asciiTheme="minorHAnsi" w:hAnsiTheme="minorHAnsi" w:cstheme="minorHAnsi"/>
          <w:sz w:val="22"/>
        </w:rPr>
        <w:t xml:space="preserve">. </w:t>
      </w:r>
      <w:r w:rsidR="00EA09F6" w:rsidRPr="00B02F8D">
        <w:rPr>
          <w:rFonts w:asciiTheme="minorHAnsi" w:hAnsiTheme="minorHAnsi" w:cstheme="minorHAnsi"/>
          <w:sz w:val="22"/>
        </w:rPr>
        <w:t>We also measured the first and end time points of the blank controls</w:t>
      </w:r>
      <w:r w:rsidR="00B02F8D" w:rsidRPr="00B02F8D">
        <w:rPr>
          <w:rFonts w:asciiTheme="minorHAnsi" w:hAnsiTheme="minorHAnsi" w:cstheme="minorHAnsi"/>
          <w:sz w:val="22"/>
        </w:rPr>
        <w:t>.</w:t>
      </w:r>
      <w:r w:rsidR="00EA09F6" w:rsidRPr="00B02F8D">
        <w:rPr>
          <w:rFonts w:asciiTheme="minorHAnsi" w:hAnsiTheme="minorHAnsi" w:cstheme="minorHAnsi"/>
          <w:sz w:val="22"/>
        </w:rPr>
        <w:t xml:space="preserve"> Metabolites xxx, xxx,</w:t>
      </w:r>
      <w:r w:rsidR="00B02F8D" w:rsidRPr="00B02F8D">
        <w:rPr>
          <w:rFonts w:asciiTheme="minorHAnsi" w:hAnsiTheme="minorHAnsi" w:cstheme="minorHAnsi"/>
          <w:sz w:val="22"/>
        </w:rPr>
        <w:t xml:space="preserve"> </w:t>
      </w:r>
      <w:r w:rsidR="00EA09F6" w:rsidRPr="00B02F8D">
        <w:rPr>
          <w:rFonts w:asciiTheme="minorHAnsi" w:hAnsiTheme="minorHAnsi" w:cstheme="minorHAnsi"/>
          <w:sz w:val="22"/>
        </w:rPr>
        <w:t xml:space="preserve">xx were measured but </w:t>
      </w:r>
      <w:r w:rsidR="008257B9">
        <w:rPr>
          <w:rFonts w:asciiTheme="minorHAnsi" w:hAnsiTheme="minorHAnsi" w:cstheme="minorHAnsi"/>
          <w:sz w:val="22"/>
        </w:rPr>
        <w:t xml:space="preserve">their concentrations </w:t>
      </w:r>
      <w:r w:rsidR="00EA09F6" w:rsidRPr="00B02F8D">
        <w:rPr>
          <w:rFonts w:asciiTheme="minorHAnsi" w:hAnsiTheme="minorHAnsi" w:cstheme="minorHAnsi"/>
          <w:sz w:val="22"/>
        </w:rPr>
        <w:t xml:space="preserve">were not </w:t>
      </w:r>
      <w:r w:rsidR="00B02F8D" w:rsidRPr="00B02F8D">
        <w:rPr>
          <w:rFonts w:asciiTheme="minorHAnsi" w:hAnsiTheme="minorHAnsi" w:cstheme="minorHAnsi"/>
          <w:sz w:val="22"/>
        </w:rPr>
        <w:t>consistently different from the blank WC control.</w:t>
      </w:r>
    </w:p>
    <w:p w14:paraId="7BC9E4A9" w14:textId="77777777" w:rsidR="000203BF" w:rsidRDefault="000203BF" w:rsidP="000203BF">
      <w:pPr>
        <w:pStyle w:val="NoSpacing"/>
        <w:spacing w:line="480" w:lineRule="auto"/>
        <w:rPr>
          <w:b w:val="0"/>
          <w:bCs/>
          <w:sz w:val="24"/>
          <w:szCs w:val="20"/>
        </w:rPr>
      </w:pPr>
    </w:p>
    <w:p w14:paraId="0B561A0A" w14:textId="77777777" w:rsidR="000203BF" w:rsidRDefault="000203BF" w:rsidP="000203BF">
      <w:pPr>
        <w:pStyle w:val="NoSpacing"/>
        <w:spacing w:line="480" w:lineRule="auto"/>
      </w:pPr>
      <w:r>
        <w:lastRenderedPageBreak/>
        <w:t>RNA extraction and sequencing</w:t>
      </w:r>
    </w:p>
    <w:p w14:paraId="1CF82261" w14:textId="6627A1AF" w:rsidR="00132312" w:rsidRPr="00132312" w:rsidRDefault="000203BF" w:rsidP="00132312">
      <w:pPr>
        <w:jc w:val="both"/>
        <w:rPr>
          <w:rFonts w:asciiTheme="minorHAnsi" w:hAnsiTheme="minorHAnsi" w:cstheme="minorHAnsi"/>
          <w:sz w:val="22"/>
        </w:rPr>
      </w:pPr>
      <w:r w:rsidRPr="00132312">
        <w:rPr>
          <w:rFonts w:asciiTheme="minorHAnsi" w:hAnsiTheme="minorHAnsi" w:cstheme="minorHAnsi"/>
          <w:sz w:val="22"/>
        </w:rPr>
        <w:t xml:space="preserve">A total of 27 samples representing the different growth phases of monocultures </w:t>
      </w:r>
      <w:proofErr w:type="spellStart"/>
      <w:r w:rsidRPr="00132312">
        <w:rPr>
          <w:rFonts w:asciiTheme="minorHAnsi" w:hAnsiTheme="minorHAnsi" w:cstheme="minorHAnsi"/>
          <w:sz w:val="22"/>
        </w:rPr>
        <w:t>Bh</w:t>
      </w:r>
      <w:proofErr w:type="spellEnd"/>
      <w:r w:rsidRPr="00132312">
        <w:rPr>
          <w:rFonts w:asciiTheme="minorHAnsi" w:hAnsiTheme="minorHAnsi" w:cstheme="minorHAnsi"/>
          <w:sz w:val="22"/>
        </w:rPr>
        <w:t xml:space="preserve">, </w:t>
      </w:r>
      <w:proofErr w:type="spellStart"/>
      <w:r w:rsidRPr="00132312">
        <w:rPr>
          <w:rFonts w:asciiTheme="minorHAnsi" w:hAnsiTheme="minorHAnsi" w:cstheme="minorHAnsi"/>
          <w:sz w:val="22"/>
        </w:rPr>
        <w:t>Bt</w:t>
      </w:r>
      <w:proofErr w:type="spellEnd"/>
      <w:r w:rsidRPr="00132312">
        <w:rPr>
          <w:rFonts w:asciiTheme="minorHAnsi" w:hAnsiTheme="minorHAnsi" w:cstheme="minorHAnsi"/>
          <w:sz w:val="22"/>
        </w:rPr>
        <w:t xml:space="preserve"> and Ri in three biological replicates were selected for RNA sequencing, including these timepoints of three independent experiments: monoculture </w:t>
      </w:r>
      <w:proofErr w:type="spellStart"/>
      <w:r w:rsidRPr="00132312">
        <w:rPr>
          <w:rFonts w:asciiTheme="minorHAnsi" w:hAnsiTheme="minorHAnsi" w:cstheme="minorHAnsi"/>
          <w:sz w:val="22"/>
        </w:rPr>
        <w:t>Bh</w:t>
      </w:r>
      <w:proofErr w:type="spellEnd"/>
      <w:r w:rsidRPr="00132312">
        <w:rPr>
          <w:rFonts w:asciiTheme="minorHAnsi" w:hAnsiTheme="minorHAnsi" w:cstheme="minorHAnsi"/>
          <w:sz w:val="22"/>
        </w:rPr>
        <w:t xml:space="preserve"> in WC (14h, 32h and 72h), monoculture </w:t>
      </w:r>
      <w:proofErr w:type="spellStart"/>
      <w:r w:rsidRPr="00132312">
        <w:rPr>
          <w:rFonts w:asciiTheme="minorHAnsi" w:hAnsiTheme="minorHAnsi" w:cstheme="minorHAnsi"/>
          <w:sz w:val="22"/>
        </w:rPr>
        <w:t>Bt</w:t>
      </w:r>
      <w:proofErr w:type="spellEnd"/>
      <w:r w:rsidRPr="00132312">
        <w:rPr>
          <w:rFonts w:asciiTheme="minorHAnsi" w:hAnsiTheme="minorHAnsi" w:cstheme="minorHAnsi"/>
          <w:sz w:val="22"/>
        </w:rPr>
        <w:t xml:space="preserve"> in WC (4 h, 12 h and 36 h) and monoculture Ri in WC (4 h, 12 h and 48 h). </w:t>
      </w:r>
      <w:commentRangeStart w:id="142"/>
      <w:commentRangeStart w:id="143"/>
      <w:r w:rsidRPr="00132312">
        <w:rPr>
          <w:rFonts w:asciiTheme="minorHAnsi" w:hAnsiTheme="minorHAnsi" w:cstheme="minorHAnsi"/>
          <w:sz w:val="22"/>
        </w:rPr>
        <w:t xml:space="preserve">Details of the extraction and purification of total RNA, evaluation of RNA integrity and yield, as well as library preparation and sequencing can be found in our recent paper </w:t>
      </w:r>
      <w:r w:rsidR="00864806" w:rsidRPr="00132312">
        <w:rPr>
          <w:rFonts w:asciiTheme="minorHAnsi" w:hAnsiTheme="minorHAnsi" w:cstheme="minorHAnsi"/>
          <w:sz w:val="22"/>
        </w:rPr>
        <w:t>[</w:t>
      </w:r>
      <w:r w:rsidR="00864806" w:rsidRPr="00132312">
        <w:rPr>
          <w:rFonts w:asciiTheme="minorHAnsi" w:hAnsiTheme="minorHAnsi" w:cstheme="minorHAnsi"/>
          <w:color w:val="000000"/>
          <w:sz w:val="22"/>
          <w:shd w:val="clear" w:color="auto" w:fill="FFFFFF"/>
        </w:rPr>
        <w:t>37670028</w:t>
      </w:r>
      <w:r w:rsidR="00864806" w:rsidRPr="00132312">
        <w:rPr>
          <w:rFonts w:asciiTheme="minorHAnsi" w:hAnsiTheme="minorHAnsi" w:cstheme="minorHAnsi"/>
          <w:sz w:val="22"/>
        </w:rPr>
        <w:t>]</w:t>
      </w:r>
      <w:r w:rsidRPr="00132312">
        <w:rPr>
          <w:rFonts w:asciiTheme="minorHAnsi" w:hAnsiTheme="minorHAnsi" w:cstheme="minorHAnsi"/>
          <w:sz w:val="22"/>
        </w:rPr>
        <w:t>.</w:t>
      </w:r>
      <w:commentRangeEnd w:id="142"/>
      <w:r w:rsidR="002E7C5D" w:rsidRPr="00132312">
        <w:rPr>
          <w:rFonts w:asciiTheme="minorHAnsi" w:hAnsiTheme="minorHAnsi" w:cstheme="minorHAnsi"/>
          <w:sz w:val="22"/>
        </w:rPr>
        <w:t xml:space="preserve"> </w:t>
      </w:r>
      <w:r w:rsidR="00EF73A5" w:rsidRPr="00132312">
        <w:rPr>
          <w:rStyle w:val="CommentReference"/>
          <w:rFonts w:asciiTheme="minorHAnsi" w:hAnsiTheme="minorHAnsi" w:cstheme="minorHAnsi"/>
          <w:sz w:val="22"/>
          <w:szCs w:val="22"/>
        </w:rPr>
        <w:commentReference w:id="142"/>
      </w:r>
      <w:commentRangeEnd w:id="143"/>
      <w:r w:rsidR="00132312" w:rsidRPr="00132312">
        <w:rPr>
          <w:rFonts w:asciiTheme="minorHAnsi" w:hAnsiTheme="minorHAnsi" w:cstheme="minorHAnsi"/>
          <w:sz w:val="22"/>
        </w:rPr>
        <w:t xml:space="preserve">Although we used the same methodology, the RNA sequencing data of </w:t>
      </w:r>
      <w:r w:rsidR="00132312" w:rsidRPr="00132312">
        <w:rPr>
          <w:rFonts w:asciiTheme="minorHAnsi" w:hAnsiTheme="minorHAnsi" w:cstheme="minorHAnsi"/>
          <w:i/>
          <w:sz w:val="22"/>
        </w:rPr>
        <w:t>Blautia hydrogenotrophica</w:t>
      </w:r>
      <w:r w:rsidR="00132312" w:rsidRPr="00132312">
        <w:rPr>
          <w:rFonts w:asciiTheme="minorHAnsi" w:hAnsiTheme="minorHAnsi" w:cstheme="minorHAnsi"/>
          <w:sz w:val="22"/>
        </w:rPr>
        <w:t xml:space="preserve"> is unique to the current study.</w:t>
      </w:r>
      <w:r w:rsidR="00386637" w:rsidRPr="00132312">
        <w:rPr>
          <w:rFonts w:asciiTheme="minorHAnsi" w:hAnsiTheme="minorHAnsi" w:cstheme="minorHAnsi"/>
          <w:sz w:val="22"/>
        </w:rPr>
        <w:commentReference w:id="143"/>
      </w:r>
      <w:r w:rsidR="00132312" w:rsidRPr="00132312">
        <w:rPr>
          <w:rFonts w:asciiTheme="minorHAnsi" w:hAnsiTheme="minorHAnsi" w:cstheme="minorHAnsi"/>
          <w:sz w:val="22"/>
        </w:rPr>
        <w:t xml:space="preserve"> The </w:t>
      </w:r>
      <w:r w:rsidR="00132312" w:rsidRPr="00132312">
        <w:rPr>
          <w:rFonts w:asciiTheme="minorHAnsi" w:hAnsiTheme="minorHAnsi" w:cstheme="minorHAnsi"/>
          <w:color w:val="222222"/>
          <w:sz w:val="22"/>
        </w:rPr>
        <w:t>raw RNA-seq was deposited in the Sequence Read Archive (SAMN39333017-19 -</w:t>
      </w:r>
      <w:hyperlink r:id="rId13" w:history="1">
        <w:r w:rsidR="00132312" w:rsidRPr="00132312">
          <w:rPr>
            <w:rStyle w:val="Hyperlink"/>
            <w:rFonts w:asciiTheme="minorHAnsi" w:hAnsiTheme="minorHAnsi" w:cstheme="minorHAnsi"/>
            <w:sz w:val="22"/>
          </w:rPr>
          <w:t>https://www.ncbi.nlm.nih.gov/bioproject/PRJNA1063153/</w:t>
        </w:r>
      </w:hyperlink>
      <w:r w:rsidR="00132312" w:rsidRPr="00132312">
        <w:rPr>
          <w:rFonts w:asciiTheme="minorHAnsi" w:hAnsiTheme="minorHAnsi" w:cstheme="minorHAnsi"/>
          <w:color w:val="222222"/>
          <w:sz w:val="22"/>
        </w:rPr>
        <w:t xml:space="preserve">); </w:t>
      </w:r>
    </w:p>
    <w:p w14:paraId="764B97AF" w14:textId="77777777" w:rsidR="00132312" w:rsidRDefault="00132312" w:rsidP="00132312">
      <w:pPr>
        <w:shd w:val="clear" w:color="auto" w:fill="FFFFFF"/>
        <w:rPr>
          <w:rFonts w:cs="Arial"/>
          <w:color w:val="222222"/>
        </w:rPr>
      </w:pPr>
      <w:r>
        <w:rPr>
          <w:rFonts w:cs="Arial"/>
          <w:color w:val="222222"/>
        </w:rPr>
        <w:t> </w:t>
      </w:r>
    </w:p>
    <w:p w14:paraId="68197A88" w14:textId="77777777" w:rsidR="000203BF" w:rsidRDefault="000203BF" w:rsidP="000203BF">
      <w:pPr>
        <w:spacing w:after="0" w:line="480" w:lineRule="auto"/>
      </w:pPr>
    </w:p>
    <w:p w14:paraId="347EA8AC" w14:textId="77777777" w:rsidR="000203BF" w:rsidRDefault="000203BF" w:rsidP="000203BF">
      <w:pPr>
        <w:pStyle w:val="NoSpacing"/>
        <w:spacing w:line="480" w:lineRule="auto"/>
      </w:pPr>
      <w:r>
        <w:t>RNA-seq data processing</w:t>
      </w:r>
    </w:p>
    <w:p w14:paraId="6E333B0F" w14:textId="3430F035" w:rsidR="008A39C1" w:rsidRPr="008257B9" w:rsidRDefault="008A39C1" w:rsidP="008257B9">
      <w:pPr>
        <w:jc w:val="both"/>
        <w:rPr>
          <w:rFonts w:asciiTheme="minorHAnsi" w:hAnsiTheme="minorHAnsi" w:cstheme="minorHAnsi"/>
          <w:color w:val="1F2328"/>
          <w:sz w:val="22"/>
        </w:rPr>
      </w:pPr>
      <w:r w:rsidRPr="008257B9">
        <w:rPr>
          <w:rFonts w:asciiTheme="minorHAnsi" w:hAnsiTheme="minorHAnsi" w:cstheme="minorHAnsi"/>
          <w:sz w:val="22"/>
        </w:rPr>
        <w:t>I</w:t>
      </w:r>
      <w:r w:rsidR="00132312" w:rsidRPr="008257B9">
        <w:rPr>
          <w:rFonts w:asciiTheme="minorHAnsi" w:hAnsiTheme="minorHAnsi" w:cstheme="minorHAnsi"/>
          <w:sz w:val="22"/>
        </w:rPr>
        <w:t xml:space="preserve">nitially, low-quality reads and adapters were removed using </w:t>
      </w:r>
      <w:proofErr w:type="spellStart"/>
      <w:r w:rsidR="00132312" w:rsidRPr="008257B9">
        <w:rPr>
          <w:rFonts w:asciiTheme="minorHAnsi" w:hAnsiTheme="minorHAnsi" w:cstheme="minorHAnsi"/>
          <w:sz w:val="22"/>
        </w:rPr>
        <w:t>fastp</w:t>
      </w:r>
      <w:proofErr w:type="spellEnd"/>
      <w:r w:rsidR="00132312" w:rsidRPr="008257B9">
        <w:rPr>
          <w:rFonts w:asciiTheme="minorHAnsi" w:hAnsiTheme="minorHAnsi" w:cstheme="minorHAnsi"/>
          <w:sz w:val="22"/>
        </w:rPr>
        <w:t xml:space="preserve">. We then mapped high-quality RNA reads to reference transcripts using Salmon in selective alignment mode, employing a decoy-aware index constructed from each organism’s genome. We used the latest reference genomes and transcripts from the BV-BRC database. </w:t>
      </w:r>
      <w:r w:rsidRPr="008257B9">
        <w:rPr>
          <w:rFonts w:asciiTheme="minorHAnsi" w:hAnsiTheme="minorHAnsi" w:cstheme="minorHAnsi"/>
          <w:sz w:val="22"/>
        </w:rPr>
        <w:t>f</w:t>
      </w:r>
      <w:r w:rsidRPr="008257B9">
        <w:rPr>
          <w:rFonts w:asciiTheme="minorHAnsi" w:hAnsiTheme="minorHAnsi" w:cstheme="minorHAnsi"/>
          <w:color w:val="1F2328"/>
          <w:sz w:val="22"/>
        </w:rPr>
        <w:t>rom the counts files we used</w:t>
      </w:r>
      <w:r w:rsidR="008257B9">
        <w:rPr>
          <w:rFonts w:asciiTheme="minorHAnsi" w:hAnsiTheme="minorHAnsi" w:cstheme="minorHAnsi"/>
          <w:color w:val="1F2328"/>
          <w:sz w:val="22"/>
        </w:rPr>
        <w:t xml:space="preserve"> the R package DESeq2 </w:t>
      </w:r>
      <w:proofErr w:type="gramStart"/>
      <w:r w:rsidR="008257B9">
        <w:rPr>
          <w:rFonts w:asciiTheme="minorHAnsi" w:hAnsiTheme="minorHAnsi" w:cstheme="minorHAnsi"/>
          <w:color w:val="1F2328"/>
          <w:sz w:val="22"/>
        </w:rPr>
        <w:t>(</w:t>
      </w:r>
      <w:r w:rsidRPr="008257B9">
        <w:rPr>
          <w:rFonts w:asciiTheme="minorHAnsi" w:hAnsiTheme="minorHAnsi" w:cstheme="minorHAnsi"/>
          <w:color w:val="1F2328"/>
          <w:sz w:val="22"/>
        </w:rPr>
        <w:t> </w:t>
      </w:r>
      <w:r w:rsidR="008257B9" w:rsidRPr="008257B9">
        <w:rPr>
          <w:rFonts w:asciiTheme="minorHAnsi" w:hAnsiTheme="minorHAnsi" w:cstheme="minorHAnsi"/>
          <w:color w:val="1F2328"/>
          <w:sz w:val="22"/>
        </w:rPr>
        <w:t>https://bioconductor.org/packages/release/bioc/html/DESeq2.html</w:t>
      </w:r>
      <w:proofErr w:type="gramEnd"/>
      <w:r w:rsidR="008257B9">
        <w:rPr>
          <w:rFonts w:asciiTheme="minorHAnsi" w:hAnsiTheme="minorHAnsi" w:cstheme="minorHAnsi"/>
          <w:color w:val="1F2328"/>
          <w:sz w:val="22"/>
        </w:rPr>
        <w:t>)</w:t>
      </w:r>
      <w:r w:rsidR="008257B9" w:rsidRPr="008257B9">
        <w:rPr>
          <w:rFonts w:asciiTheme="minorHAnsi" w:hAnsiTheme="minorHAnsi" w:cstheme="minorHAnsi"/>
          <w:color w:val="1F2328"/>
          <w:sz w:val="22"/>
        </w:rPr>
        <w:t xml:space="preserve"> </w:t>
      </w:r>
      <w:r w:rsidRPr="008257B9">
        <w:rPr>
          <w:rFonts w:asciiTheme="minorHAnsi" w:hAnsiTheme="minorHAnsi" w:cstheme="minorHAnsi"/>
          <w:color w:val="1F2328"/>
          <w:sz w:val="22"/>
        </w:rPr>
        <w:t xml:space="preserve">to estimate the p-values between pairs of conditions. The R scripts for these analyses can be found here: https://github.com/danielriosgarza/hungerGamesModel/blob/main/scripts/R/ </w:t>
      </w:r>
    </w:p>
    <w:p w14:paraId="72D2971E" w14:textId="085FA493" w:rsidR="008A39C1" w:rsidRPr="008257B9" w:rsidRDefault="008A39C1" w:rsidP="008257B9">
      <w:pPr>
        <w:jc w:val="both"/>
        <w:rPr>
          <w:rFonts w:asciiTheme="minorHAnsi" w:hAnsiTheme="minorHAnsi" w:cstheme="minorHAnsi"/>
          <w:color w:val="1F2328"/>
          <w:sz w:val="22"/>
        </w:rPr>
      </w:pPr>
      <w:r w:rsidRPr="008257B9">
        <w:rPr>
          <w:rFonts w:asciiTheme="minorHAnsi" w:hAnsiTheme="minorHAnsi" w:cstheme="minorHAnsi"/>
          <w:color w:val="1F2328"/>
          <w:sz w:val="22"/>
        </w:rPr>
        <w:t xml:space="preserve">To integrate the gene expression data with genome annotations and metabolic information from the genome-scale metabolic models we wrote a Python class, which is available here:  </w:t>
      </w:r>
      <w:hyperlink r:id="rId14" w:history="1">
        <w:r w:rsidRPr="008257B9">
          <w:rPr>
            <w:rStyle w:val="Hyperlink"/>
            <w:rFonts w:asciiTheme="minorHAnsi" w:hAnsiTheme="minorHAnsi" w:cstheme="minorHAnsi"/>
            <w:sz w:val="22"/>
          </w:rPr>
          <w:t>https://github.com/danielriosgarza/hungerGamesModel/blob/main/scripts/geneExpression/parseGenExpData.py</w:t>
        </w:r>
      </w:hyperlink>
      <w:r w:rsidRPr="008257B9">
        <w:rPr>
          <w:rFonts w:asciiTheme="minorHAnsi" w:hAnsiTheme="minorHAnsi" w:cstheme="minorHAnsi"/>
          <w:color w:val="1F2328"/>
          <w:sz w:val="22"/>
        </w:rPr>
        <w:t>. With this class</w:t>
      </w:r>
      <w:r w:rsidR="008257B9">
        <w:rPr>
          <w:rFonts w:asciiTheme="minorHAnsi" w:hAnsiTheme="minorHAnsi" w:cstheme="minorHAnsi"/>
          <w:color w:val="1F2328"/>
          <w:sz w:val="22"/>
        </w:rPr>
        <w:t xml:space="preserve"> one</w:t>
      </w:r>
      <w:r w:rsidRPr="008257B9">
        <w:rPr>
          <w:rFonts w:asciiTheme="minorHAnsi" w:hAnsiTheme="minorHAnsi" w:cstheme="minorHAnsi"/>
          <w:color w:val="1F2328"/>
          <w:sz w:val="22"/>
        </w:rPr>
        <w:t xml:space="preserve"> can, for example, </w:t>
      </w:r>
      <w:r w:rsidR="008257B9">
        <w:rPr>
          <w:rFonts w:asciiTheme="minorHAnsi" w:hAnsiTheme="minorHAnsi" w:cstheme="minorHAnsi"/>
          <w:color w:val="1F2328"/>
          <w:sz w:val="22"/>
        </w:rPr>
        <w:t>draw</w:t>
      </w:r>
      <w:r w:rsidRPr="008257B9">
        <w:rPr>
          <w:rFonts w:asciiTheme="minorHAnsi" w:hAnsiTheme="minorHAnsi" w:cstheme="minorHAnsi"/>
          <w:color w:val="1F2328"/>
          <w:sz w:val="22"/>
        </w:rPr>
        <w:t xml:space="preserve"> the bar charts of Figure 1A,</w:t>
      </w:r>
      <w:r w:rsidR="008257B9">
        <w:rPr>
          <w:rFonts w:asciiTheme="minorHAnsi" w:hAnsiTheme="minorHAnsi" w:cstheme="minorHAnsi"/>
          <w:color w:val="1F2328"/>
          <w:sz w:val="22"/>
        </w:rPr>
        <w:t xml:space="preserve"> </w:t>
      </w:r>
      <w:r w:rsidRPr="008257B9">
        <w:rPr>
          <w:rFonts w:asciiTheme="minorHAnsi" w:hAnsiTheme="minorHAnsi" w:cstheme="minorHAnsi"/>
          <w:color w:val="1F2328"/>
          <w:sz w:val="22"/>
        </w:rPr>
        <w:t>B, and</w:t>
      </w:r>
      <w:r w:rsidR="008257B9">
        <w:rPr>
          <w:rFonts w:asciiTheme="minorHAnsi" w:hAnsiTheme="minorHAnsi" w:cstheme="minorHAnsi"/>
          <w:color w:val="1F2328"/>
          <w:sz w:val="22"/>
        </w:rPr>
        <w:t xml:space="preserve"> </w:t>
      </w:r>
      <w:r w:rsidRPr="008257B9">
        <w:rPr>
          <w:rFonts w:asciiTheme="minorHAnsi" w:hAnsiTheme="minorHAnsi" w:cstheme="minorHAnsi"/>
          <w:color w:val="1F2328"/>
          <w:sz w:val="22"/>
        </w:rPr>
        <w:t>C.</w:t>
      </w:r>
    </w:p>
    <w:p w14:paraId="391C2951" w14:textId="06DCE5D6" w:rsidR="000203BF" w:rsidRDefault="000203BF" w:rsidP="008257B9">
      <w:pPr>
        <w:pStyle w:val="NoSpacing"/>
        <w:spacing w:line="480" w:lineRule="auto"/>
        <w:jc w:val="both"/>
      </w:pPr>
    </w:p>
    <w:p w14:paraId="0869D036" w14:textId="77777777" w:rsidR="000203BF" w:rsidRDefault="000203BF" w:rsidP="000203BF">
      <w:pPr>
        <w:pStyle w:val="NoSpacing"/>
        <w:spacing w:line="480" w:lineRule="auto"/>
      </w:pPr>
      <w:r>
        <w:t>Modeling</w:t>
      </w:r>
    </w:p>
    <w:p w14:paraId="5E655B8A" w14:textId="0A5AAD1E" w:rsidR="000203BF" w:rsidRPr="00B22F70" w:rsidRDefault="008A39C1" w:rsidP="00B22F70">
      <w:pPr>
        <w:jc w:val="both"/>
        <w:rPr>
          <w:rFonts w:asciiTheme="minorHAnsi" w:hAnsiTheme="minorHAnsi" w:cstheme="minorHAnsi"/>
          <w:sz w:val="22"/>
        </w:rPr>
      </w:pPr>
      <w:r w:rsidRPr="00B22F70">
        <w:rPr>
          <w:rFonts w:asciiTheme="minorHAnsi" w:hAnsiTheme="minorHAnsi" w:cstheme="minorHAnsi"/>
          <w:sz w:val="22"/>
        </w:rPr>
        <w:t>In this manuscript we built two computational models based on ordinary differential equation</w:t>
      </w:r>
      <w:r w:rsidR="00B22F70" w:rsidRPr="00B22F70">
        <w:rPr>
          <w:rFonts w:asciiTheme="minorHAnsi" w:hAnsiTheme="minorHAnsi" w:cstheme="minorHAnsi"/>
          <w:sz w:val="22"/>
        </w:rPr>
        <w:t>s</w:t>
      </w:r>
      <w:r w:rsidRPr="00B22F70">
        <w:rPr>
          <w:rFonts w:asciiTheme="minorHAnsi" w:hAnsiTheme="minorHAnsi" w:cstheme="minorHAnsi"/>
          <w:sz w:val="22"/>
        </w:rPr>
        <w:t>: a m</w:t>
      </w:r>
      <w:r w:rsidR="002E7C5D" w:rsidRPr="00B22F70">
        <w:rPr>
          <w:rFonts w:asciiTheme="minorHAnsi" w:hAnsiTheme="minorHAnsi" w:cstheme="minorHAnsi"/>
          <w:sz w:val="22"/>
        </w:rPr>
        <w:t>echanistic model</w:t>
      </w:r>
      <w:r w:rsidR="00B22F70" w:rsidRPr="00B22F70">
        <w:rPr>
          <w:rFonts w:asciiTheme="minorHAnsi" w:hAnsiTheme="minorHAnsi" w:cstheme="minorHAnsi"/>
          <w:sz w:val="22"/>
        </w:rPr>
        <w:t xml:space="preserve"> based on metabolite and cells kinetic equations</w:t>
      </w:r>
      <w:r w:rsidRPr="00B22F70">
        <w:rPr>
          <w:rFonts w:asciiTheme="minorHAnsi" w:hAnsiTheme="minorHAnsi" w:cstheme="minorHAnsi"/>
          <w:sz w:val="22"/>
        </w:rPr>
        <w:t xml:space="preserve"> (depicted in Figure 2A) and a phenomenological model </w:t>
      </w:r>
      <w:r w:rsidR="00B22F70" w:rsidRPr="00B22F70">
        <w:rPr>
          <w:rFonts w:asciiTheme="minorHAnsi" w:hAnsiTheme="minorHAnsi" w:cstheme="minorHAnsi"/>
          <w:sz w:val="22"/>
        </w:rPr>
        <w:t xml:space="preserve">based on the generalized </w:t>
      </w:r>
      <w:proofErr w:type="spellStart"/>
      <w:r w:rsidR="00B22F70" w:rsidRPr="00B22F70">
        <w:rPr>
          <w:rFonts w:asciiTheme="minorHAnsi" w:hAnsiTheme="minorHAnsi" w:cstheme="minorHAnsi"/>
          <w:sz w:val="22"/>
        </w:rPr>
        <w:t>Lotka</w:t>
      </w:r>
      <w:proofErr w:type="spellEnd"/>
      <w:r w:rsidR="00B22F70" w:rsidRPr="00B22F70">
        <w:rPr>
          <w:rFonts w:asciiTheme="minorHAnsi" w:hAnsiTheme="minorHAnsi" w:cstheme="minorHAnsi"/>
          <w:sz w:val="22"/>
        </w:rPr>
        <w:t xml:space="preserve"> Volterra dynamics </w:t>
      </w:r>
      <w:r w:rsidRPr="00B22F70">
        <w:rPr>
          <w:rFonts w:asciiTheme="minorHAnsi" w:hAnsiTheme="minorHAnsi" w:cstheme="minorHAnsi"/>
          <w:sz w:val="22"/>
        </w:rPr>
        <w:t>(depicted in Figure</w:t>
      </w:r>
      <w:r w:rsidR="00B22F70" w:rsidRPr="00B22F70">
        <w:rPr>
          <w:rFonts w:asciiTheme="minorHAnsi" w:hAnsiTheme="minorHAnsi" w:cstheme="minorHAnsi"/>
          <w:sz w:val="22"/>
        </w:rPr>
        <w:t xml:space="preserve"> 4A). A detailed description of the</w:t>
      </w:r>
      <w:r w:rsidRPr="00B22F70">
        <w:rPr>
          <w:rFonts w:asciiTheme="minorHAnsi" w:hAnsiTheme="minorHAnsi" w:cstheme="minorHAnsi"/>
          <w:sz w:val="22"/>
        </w:rPr>
        <w:t xml:space="preserve"> </w:t>
      </w:r>
      <w:r w:rsidR="00B22F70" w:rsidRPr="00B22F70">
        <w:rPr>
          <w:rFonts w:asciiTheme="minorHAnsi" w:hAnsiTheme="minorHAnsi" w:cstheme="minorHAnsi"/>
          <w:sz w:val="22"/>
        </w:rPr>
        <w:t xml:space="preserve">model parameters, rationale, and experimental validation is available in the Supplementary Texts S1 and S2. A detailed implementation of the reported simulation and code to reproduce all of our computation analysis is available at the </w:t>
      </w:r>
      <w:proofErr w:type="spellStart"/>
      <w:r w:rsidR="00B22F70" w:rsidRPr="00B22F70">
        <w:rPr>
          <w:rFonts w:asciiTheme="minorHAnsi" w:hAnsiTheme="minorHAnsi" w:cstheme="minorHAnsi"/>
          <w:sz w:val="22"/>
        </w:rPr>
        <w:t>projects’s</w:t>
      </w:r>
      <w:proofErr w:type="spellEnd"/>
      <w:r w:rsidR="00B22F70" w:rsidRPr="00B22F70">
        <w:rPr>
          <w:rFonts w:asciiTheme="minorHAnsi" w:hAnsiTheme="minorHAnsi" w:cstheme="minorHAnsi"/>
          <w:sz w:val="22"/>
        </w:rPr>
        <w:t xml:space="preserve"> </w:t>
      </w:r>
      <w:proofErr w:type="spellStart"/>
      <w:r w:rsidR="00B22F70" w:rsidRPr="00B22F70">
        <w:rPr>
          <w:rFonts w:asciiTheme="minorHAnsi" w:hAnsiTheme="minorHAnsi" w:cstheme="minorHAnsi"/>
          <w:sz w:val="22"/>
        </w:rPr>
        <w:t>Github</w:t>
      </w:r>
      <w:proofErr w:type="spellEnd"/>
      <w:r w:rsidR="00B22F70" w:rsidRPr="00B22F70">
        <w:rPr>
          <w:rFonts w:asciiTheme="minorHAnsi" w:hAnsiTheme="minorHAnsi" w:cstheme="minorHAnsi"/>
          <w:sz w:val="22"/>
        </w:rPr>
        <w:t xml:space="preserve"> repository: https://github.com/danielriosgarza/hungerGamesModel, which also contains a comprehensive Wiki to help users reproduce our analysis.</w:t>
      </w:r>
    </w:p>
    <w:sectPr w:rsidR="000203BF" w:rsidRPr="00B22F70">
      <w:pgSz w:w="11906" w:h="16838"/>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Daniel-Rios Garza" w:date="2024-01-16T07:10:00Z" w:initials="DG">
    <w:p w14:paraId="7FC353C1" w14:textId="77777777" w:rsidR="00232FEB" w:rsidRDefault="00DB60B4" w:rsidP="00232FEB">
      <w:r>
        <w:rPr>
          <w:rStyle w:val="CommentReference"/>
        </w:rPr>
        <w:annotationRef/>
      </w:r>
      <w:r w:rsidR="00232FEB">
        <w:rPr>
          <w:sz w:val="20"/>
          <w:szCs w:val="20"/>
        </w:rPr>
        <w:t>Abstracts of Research Articles should explain to the general reader why the research was done, what was found and why the results are important. They should start with some brief BACKGROUND information: a sentence giving a broad introduction to the field comprehensible to the general reader, and then a sentence of more detailed background specific to your study. This should be followed by an explanation of the OBJECTIVES/METHODS and then the RESULTS. The final sentence should outline the main CONCLUSIONS of the study, in terms that will be comprehensible to all readers. The Abstract is distinct from the main body of the text and thus should not be the only source of background information critical to understanding the manuscript. Please do not include citations or abbreviations in the Abstract. The abstract should be 125 words or less. For Perspectives and Policy Forums, please include a one-sentence abstract. [https://www.science.org/content/page/instructions-preparing-initial-manuscript]</w:t>
      </w:r>
    </w:p>
    <w:p w14:paraId="1FBB3CA6" w14:textId="6D126C24" w:rsidR="00DB60B4" w:rsidRDefault="00DB60B4">
      <w:pPr>
        <w:pStyle w:val="CommentText"/>
      </w:pPr>
    </w:p>
  </w:comment>
  <w:comment w:id="20" w:author="Daniel-Rios Garza" w:date="2024-01-16T11:52:00Z" w:initials="DG">
    <w:p w14:paraId="4E523AAA" w14:textId="37A8FDC7" w:rsidR="00A03203" w:rsidRDefault="00A03203">
      <w:pPr>
        <w:pStyle w:val="CommentText"/>
      </w:pPr>
      <w:r>
        <w:rPr>
          <w:rStyle w:val="CommentReference"/>
        </w:rPr>
        <w:annotationRef/>
      </w:r>
      <w:r>
        <w:t xml:space="preserve">We need to cut 14 words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1" w:author="Karoline Faust" w:date="2024-01-18T15:51:00Z" w:initials="KF">
    <w:p w14:paraId="3A3F9E95" w14:textId="77777777" w:rsidR="003C05F7" w:rsidRDefault="00A66973" w:rsidP="003C05F7">
      <w:r>
        <w:rPr>
          <w:rStyle w:val="CommentReference"/>
        </w:rPr>
        <w:annotationRef/>
      </w:r>
      <w:r w:rsidR="003C05F7">
        <w:rPr>
          <w:sz w:val="20"/>
          <w:szCs w:val="20"/>
        </w:rPr>
        <w:t>I cut it down to 125. Whoever adjusts it now has to keep it within that limit</w:t>
      </w:r>
    </w:p>
  </w:comment>
  <w:comment w:id="46" w:author="Kristel Bernaerts" w:date="2024-01-26T12:37:00Z" w:initials="KB">
    <w:p w14:paraId="39ECC002" w14:textId="77777777" w:rsidR="00C9180C" w:rsidRDefault="00C9180C" w:rsidP="00EB4363">
      <w:pPr>
        <w:pStyle w:val="CommentText"/>
      </w:pPr>
      <w:r>
        <w:rPr>
          <w:rStyle w:val="CommentReference"/>
        </w:rPr>
        <w:annotationRef/>
      </w:r>
      <w:r>
        <w:rPr>
          <w:lang w:val="nl-BE"/>
        </w:rPr>
        <w:t>Co-</w:t>
      </w:r>
      <w:proofErr w:type="spellStart"/>
      <w:r>
        <w:rPr>
          <w:lang w:val="nl-BE"/>
        </w:rPr>
        <w:t>metabolizes</w:t>
      </w:r>
      <w:proofErr w:type="spellEnd"/>
      <w:r>
        <w:rPr>
          <w:lang w:val="nl-BE"/>
        </w:rPr>
        <w:t xml:space="preserve"> trehalose </w:t>
      </w:r>
      <w:proofErr w:type="spellStart"/>
      <w:r>
        <w:rPr>
          <w:lang w:val="nl-BE"/>
        </w:rPr>
        <w:t>and</w:t>
      </w:r>
      <w:proofErr w:type="spellEnd"/>
      <w:r>
        <w:rPr>
          <w:lang w:val="nl-BE"/>
        </w:rPr>
        <w:t xml:space="preserve"> </w:t>
      </w:r>
      <w:proofErr w:type="spellStart"/>
      <w:r>
        <w:rPr>
          <w:lang w:val="nl-BE"/>
        </w:rPr>
        <w:t>pyruvic</w:t>
      </w:r>
      <w:proofErr w:type="spellEnd"/>
      <w:r>
        <w:rPr>
          <w:lang w:val="nl-BE"/>
        </w:rPr>
        <w:t xml:space="preserve"> acid (</w:t>
      </w:r>
      <w:proofErr w:type="spellStart"/>
      <w:r>
        <w:rPr>
          <w:lang w:val="nl-BE"/>
        </w:rPr>
        <w:t>the</w:t>
      </w:r>
      <w:proofErr w:type="spellEnd"/>
      <w:r>
        <w:rPr>
          <w:lang w:val="nl-BE"/>
        </w:rPr>
        <w:t xml:space="preserve"> </w:t>
      </w:r>
      <w:proofErr w:type="spellStart"/>
      <w:r>
        <w:rPr>
          <w:lang w:val="nl-BE"/>
        </w:rPr>
        <w:t>uptake</w:t>
      </w:r>
      <w:proofErr w:type="spellEnd"/>
      <w:r>
        <w:rPr>
          <w:lang w:val="nl-BE"/>
        </w:rPr>
        <w:t xml:space="preserve"> of </w:t>
      </w:r>
      <w:proofErr w:type="spellStart"/>
      <w:r>
        <w:rPr>
          <w:lang w:val="nl-BE"/>
        </w:rPr>
        <w:t>the</w:t>
      </w:r>
      <w:proofErr w:type="spellEnd"/>
      <w:r>
        <w:rPr>
          <w:lang w:val="nl-BE"/>
        </w:rPr>
        <w:t xml:space="preserve"> </w:t>
      </w:r>
      <w:proofErr w:type="spellStart"/>
      <w:r>
        <w:rPr>
          <w:lang w:val="nl-BE"/>
        </w:rPr>
        <w:t>latter</w:t>
      </w:r>
      <w:proofErr w:type="spellEnd"/>
      <w:r>
        <w:rPr>
          <w:lang w:val="nl-BE"/>
        </w:rPr>
        <w:t xml:space="preserve"> is </w:t>
      </w:r>
      <w:proofErr w:type="spellStart"/>
      <w:r>
        <w:rPr>
          <w:lang w:val="nl-BE"/>
        </w:rPr>
        <w:t>not</w:t>
      </w:r>
      <w:proofErr w:type="spellEnd"/>
      <w:r>
        <w:rPr>
          <w:lang w:val="nl-BE"/>
        </w:rPr>
        <w:t xml:space="preserve"> zero </w:t>
      </w:r>
      <w:proofErr w:type="spellStart"/>
      <w:r>
        <w:rPr>
          <w:lang w:val="nl-BE"/>
        </w:rPr>
        <w:t>during</w:t>
      </w:r>
      <w:proofErr w:type="spellEnd"/>
      <w:r>
        <w:rPr>
          <w:lang w:val="nl-BE"/>
        </w:rPr>
        <w:t xml:space="preserve"> </w:t>
      </w:r>
      <w:proofErr w:type="spellStart"/>
      <w:r>
        <w:rPr>
          <w:lang w:val="nl-BE"/>
        </w:rPr>
        <w:t>the</w:t>
      </w:r>
      <w:proofErr w:type="spellEnd"/>
      <w:r>
        <w:rPr>
          <w:lang w:val="nl-BE"/>
        </w:rPr>
        <w:t xml:space="preserve"> </w:t>
      </w:r>
      <w:proofErr w:type="spellStart"/>
      <w:r>
        <w:rPr>
          <w:lang w:val="nl-BE"/>
        </w:rPr>
        <w:t>initial</w:t>
      </w:r>
      <w:proofErr w:type="spellEnd"/>
      <w:r>
        <w:rPr>
          <w:lang w:val="nl-BE"/>
        </w:rPr>
        <w:t xml:space="preserve"> </w:t>
      </w:r>
      <w:proofErr w:type="spellStart"/>
      <w:r>
        <w:rPr>
          <w:lang w:val="nl-BE"/>
        </w:rPr>
        <w:t>phase</w:t>
      </w:r>
      <w:proofErr w:type="spellEnd"/>
      <w:r>
        <w:rPr>
          <w:lang w:val="nl-BE"/>
        </w:rPr>
        <w:t xml:space="preserve"> but </w:t>
      </w:r>
      <w:proofErr w:type="spellStart"/>
      <w:r>
        <w:rPr>
          <w:lang w:val="nl-BE"/>
        </w:rPr>
        <w:t>you</w:t>
      </w:r>
      <w:proofErr w:type="spellEnd"/>
      <w:r>
        <w:rPr>
          <w:lang w:val="nl-BE"/>
        </w:rPr>
        <w:t xml:space="preserve"> start at </w:t>
      </w:r>
      <w:proofErr w:type="spellStart"/>
      <w:r>
        <w:rPr>
          <w:lang w:val="nl-BE"/>
        </w:rPr>
        <w:t>higher</w:t>
      </w:r>
      <w:proofErr w:type="spellEnd"/>
      <w:r>
        <w:rPr>
          <w:lang w:val="nl-BE"/>
        </w:rPr>
        <w:t xml:space="preserve"> </w:t>
      </w:r>
      <w:proofErr w:type="spellStart"/>
      <w:r>
        <w:rPr>
          <w:lang w:val="nl-BE"/>
        </w:rPr>
        <w:t>initial</w:t>
      </w:r>
      <w:proofErr w:type="spellEnd"/>
      <w:r>
        <w:rPr>
          <w:lang w:val="nl-BE"/>
        </w:rPr>
        <w:t xml:space="preserve"> </w:t>
      </w:r>
      <w:proofErr w:type="spellStart"/>
      <w:r>
        <w:rPr>
          <w:lang w:val="nl-BE"/>
        </w:rPr>
        <w:t>values</w:t>
      </w:r>
      <w:proofErr w:type="spellEnd"/>
      <w:r>
        <w:rPr>
          <w:lang w:val="nl-BE"/>
        </w:rPr>
        <w:t xml:space="preserve"> </w:t>
      </w:r>
      <w:proofErr w:type="spellStart"/>
      <w:r>
        <w:rPr>
          <w:lang w:val="nl-BE"/>
        </w:rPr>
        <w:t>such</w:t>
      </w:r>
      <w:proofErr w:type="spellEnd"/>
      <w:r>
        <w:rPr>
          <w:lang w:val="nl-BE"/>
        </w:rPr>
        <w:t xml:space="preserve"> </w:t>
      </w:r>
      <w:proofErr w:type="spellStart"/>
      <w:r>
        <w:rPr>
          <w:lang w:val="nl-BE"/>
        </w:rPr>
        <w:t>that</w:t>
      </w:r>
      <w:proofErr w:type="spellEnd"/>
      <w:r>
        <w:rPr>
          <w:lang w:val="nl-BE"/>
        </w:rPr>
        <w:t xml:space="preserve"> </w:t>
      </w:r>
      <w:proofErr w:type="spellStart"/>
      <w:r>
        <w:rPr>
          <w:lang w:val="nl-BE"/>
        </w:rPr>
        <w:t>the</w:t>
      </w:r>
      <w:proofErr w:type="spellEnd"/>
      <w:r>
        <w:rPr>
          <w:lang w:val="nl-BE"/>
        </w:rPr>
        <w:t xml:space="preserve"> </w:t>
      </w:r>
      <w:proofErr w:type="spellStart"/>
      <w:r>
        <w:rPr>
          <w:lang w:val="nl-BE"/>
        </w:rPr>
        <w:t>decrease</w:t>
      </w:r>
      <w:proofErr w:type="spellEnd"/>
      <w:r>
        <w:rPr>
          <w:lang w:val="nl-BE"/>
        </w:rPr>
        <w:t xml:space="preserve"> is </w:t>
      </w:r>
      <w:proofErr w:type="spellStart"/>
      <w:r>
        <w:rPr>
          <w:lang w:val="nl-BE"/>
        </w:rPr>
        <w:t>not</w:t>
      </w:r>
      <w:proofErr w:type="spellEnd"/>
      <w:r>
        <w:rPr>
          <w:lang w:val="nl-BE"/>
        </w:rPr>
        <w:t xml:space="preserve"> as </w:t>
      </w:r>
      <w:proofErr w:type="spellStart"/>
      <w:r>
        <w:rPr>
          <w:lang w:val="nl-BE"/>
        </w:rPr>
        <w:t>clear</w:t>
      </w:r>
      <w:proofErr w:type="spellEnd"/>
      <w:r>
        <w:rPr>
          <w:lang w:val="nl-BE"/>
        </w:rPr>
        <w:t xml:space="preserve"> as </w:t>
      </w:r>
      <w:proofErr w:type="spellStart"/>
      <w:r>
        <w:rPr>
          <w:lang w:val="nl-BE"/>
        </w:rPr>
        <w:t>for</w:t>
      </w:r>
      <w:proofErr w:type="spellEnd"/>
      <w:r>
        <w:rPr>
          <w:lang w:val="nl-BE"/>
        </w:rPr>
        <w:t xml:space="preserve"> trehalose.</w:t>
      </w:r>
    </w:p>
  </w:comment>
  <w:comment w:id="47" w:author="Kristel Bernaerts" w:date="2024-01-26T13:01:00Z" w:initials="KB">
    <w:p w14:paraId="2EDA8784" w14:textId="77777777" w:rsidR="0067469A" w:rsidRDefault="009A1790" w:rsidP="00A82D1F">
      <w:pPr>
        <w:pStyle w:val="CommentText"/>
      </w:pPr>
      <w:r>
        <w:rPr>
          <w:rStyle w:val="CommentReference"/>
        </w:rPr>
        <w:annotationRef/>
      </w:r>
      <w:proofErr w:type="spellStart"/>
      <w:r w:rsidR="0067469A">
        <w:rPr>
          <w:lang w:val="nl-BE"/>
        </w:rPr>
        <w:t>Looking</w:t>
      </w:r>
      <w:proofErr w:type="spellEnd"/>
      <w:r w:rsidR="0067469A">
        <w:rPr>
          <w:lang w:val="nl-BE"/>
        </w:rPr>
        <w:t xml:space="preserve"> </w:t>
      </w:r>
      <w:proofErr w:type="spellStart"/>
      <w:r w:rsidR="0067469A">
        <w:rPr>
          <w:lang w:val="nl-BE"/>
        </w:rPr>
        <w:t>deeper</w:t>
      </w:r>
      <w:proofErr w:type="spellEnd"/>
      <w:r w:rsidR="0067469A">
        <w:rPr>
          <w:lang w:val="nl-BE"/>
        </w:rPr>
        <w:t xml:space="preserve"> </w:t>
      </w:r>
      <w:proofErr w:type="spellStart"/>
      <w:r w:rsidR="0067469A">
        <w:rPr>
          <w:lang w:val="nl-BE"/>
        </w:rPr>
        <w:t>into</w:t>
      </w:r>
      <w:proofErr w:type="spellEnd"/>
      <w:r w:rsidR="0067469A">
        <w:rPr>
          <w:lang w:val="nl-BE"/>
        </w:rPr>
        <w:t xml:space="preserve"> </w:t>
      </w:r>
      <w:proofErr w:type="spellStart"/>
      <w:r w:rsidR="0067469A">
        <w:rPr>
          <w:lang w:val="nl-BE"/>
        </w:rPr>
        <w:t>the</w:t>
      </w:r>
      <w:proofErr w:type="spellEnd"/>
      <w:r w:rsidR="0067469A">
        <w:rPr>
          <w:lang w:val="nl-BE"/>
        </w:rPr>
        <w:t xml:space="preserve"> data … </w:t>
      </w:r>
      <w:proofErr w:type="spellStart"/>
      <w:r w:rsidR="0067469A">
        <w:rPr>
          <w:lang w:val="nl-BE"/>
        </w:rPr>
        <w:t>the</w:t>
      </w:r>
      <w:proofErr w:type="spellEnd"/>
      <w:r w:rsidR="0067469A">
        <w:rPr>
          <w:lang w:val="nl-BE"/>
        </w:rPr>
        <w:t xml:space="preserve"> </w:t>
      </w:r>
      <w:proofErr w:type="spellStart"/>
      <w:r w:rsidR="0067469A">
        <w:rPr>
          <w:lang w:val="nl-BE"/>
        </w:rPr>
        <w:t>depletion</w:t>
      </w:r>
      <w:proofErr w:type="spellEnd"/>
      <w:r w:rsidR="0067469A">
        <w:rPr>
          <w:lang w:val="nl-BE"/>
        </w:rPr>
        <w:t xml:space="preserve"> of </w:t>
      </w:r>
      <w:proofErr w:type="spellStart"/>
      <w:r w:rsidR="0067469A">
        <w:rPr>
          <w:lang w:val="nl-BE"/>
        </w:rPr>
        <w:t>pyruvic</w:t>
      </w:r>
      <w:proofErr w:type="spellEnd"/>
      <w:r w:rsidR="0067469A">
        <w:rPr>
          <w:lang w:val="nl-BE"/>
        </w:rPr>
        <w:t xml:space="preserve"> acid </w:t>
      </w:r>
      <w:proofErr w:type="spellStart"/>
      <w:r w:rsidR="0067469A">
        <w:rPr>
          <w:lang w:val="nl-BE"/>
        </w:rPr>
        <w:t>seems</w:t>
      </w:r>
      <w:proofErr w:type="spellEnd"/>
      <w:r w:rsidR="0067469A">
        <w:rPr>
          <w:lang w:val="nl-BE"/>
        </w:rPr>
        <w:t xml:space="preserve"> even </w:t>
      </w:r>
      <w:proofErr w:type="spellStart"/>
      <w:r w:rsidR="0067469A">
        <w:rPr>
          <w:lang w:val="nl-BE"/>
        </w:rPr>
        <w:t>to</w:t>
      </w:r>
      <w:proofErr w:type="spellEnd"/>
      <w:r w:rsidR="0067469A">
        <w:rPr>
          <w:lang w:val="nl-BE"/>
        </w:rPr>
        <w:t xml:space="preserve"> arrest </w:t>
      </w:r>
      <w:proofErr w:type="spellStart"/>
      <w:r w:rsidR="0067469A">
        <w:rPr>
          <w:lang w:val="nl-BE"/>
        </w:rPr>
        <w:t>the</w:t>
      </w:r>
      <w:proofErr w:type="spellEnd"/>
      <w:r w:rsidR="0067469A">
        <w:rPr>
          <w:lang w:val="nl-BE"/>
        </w:rPr>
        <w:t xml:space="preserve"> </w:t>
      </w:r>
      <w:proofErr w:type="spellStart"/>
      <w:r w:rsidR="0067469A">
        <w:rPr>
          <w:lang w:val="nl-BE"/>
        </w:rPr>
        <w:t>uptake</w:t>
      </w:r>
      <w:proofErr w:type="spellEnd"/>
      <w:r w:rsidR="0067469A">
        <w:rPr>
          <w:lang w:val="nl-BE"/>
        </w:rPr>
        <w:t xml:space="preserve"> of trehalose. I </w:t>
      </w:r>
      <w:proofErr w:type="spellStart"/>
      <w:r w:rsidR="0067469A">
        <w:rPr>
          <w:lang w:val="nl-BE"/>
        </w:rPr>
        <w:t>could</w:t>
      </w:r>
      <w:proofErr w:type="spellEnd"/>
      <w:r w:rsidR="0067469A">
        <w:rPr>
          <w:lang w:val="nl-BE"/>
        </w:rPr>
        <w:t xml:space="preserve"> </w:t>
      </w:r>
      <w:proofErr w:type="spellStart"/>
      <w:r w:rsidR="0067469A">
        <w:rPr>
          <w:lang w:val="nl-BE"/>
        </w:rPr>
        <w:t>not</w:t>
      </w:r>
      <w:proofErr w:type="spellEnd"/>
      <w:r w:rsidR="0067469A">
        <w:rPr>
          <w:lang w:val="nl-BE"/>
        </w:rPr>
        <w:t xml:space="preserve"> </w:t>
      </w:r>
      <w:proofErr w:type="spellStart"/>
      <w:r w:rsidR="0067469A">
        <w:rPr>
          <w:lang w:val="nl-BE"/>
        </w:rPr>
        <w:t>find</w:t>
      </w:r>
      <w:proofErr w:type="spellEnd"/>
      <w:r w:rsidR="0067469A">
        <w:rPr>
          <w:lang w:val="nl-BE"/>
        </w:rPr>
        <w:t xml:space="preserve"> </w:t>
      </w:r>
      <w:proofErr w:type="spellStart"/>
      <w:r w:rsidR="0067469A">
        <w:rPr>
          <w:lang w:val="nl-BE"/>
        </w:rPr>
        <w:t>any</w:t>
      </w:r>
      <w:proofErr w:type="spellEnd"/>
      <w:r w:rsidR="0067469A">
        <w:rPr>
          <w:lang w:val="nl-BE"/>
        </w:rPr>
        <w:t xml:space="preserve"> </w:t>
      </w:r>
      <w:proofErr w:type="spellStart"/>
      <w:r w:rsidR="0067469A">
        <w:rPr>
          <w:lang w:val="nl-BE"/>
        </w:rPr>
        <w:t>explanation</w:t>
      </w:r>
      <w:proofErr w:type="spellEnd"/>
      <w:r w:rsidR="0067469A">
        <w:rPr>
          <w:lang w:val="nl-BE"/>
        </w:rPr>
        <w:t xml:space="preserve"> </w:t>
      </w:r>
      <w:proofErr w:type="spellStart"/>
      <w:r w:rsidR="0067469A">
        <w:rPr>
          <w:lang w:val="nl-BE"/>
        </w:rPr>
        <w:t>for</w:t>
      </w:r>
      <w:proofErr w:type="spellEnd"/>
      <w:r w:rsidR="0067469A">
        <w:rPr>
          <w:lang w:val="nl-BE"/>
        </w:rPr>
        <w:t xml:space="preserve"> </w:t>
      </w:r>
      <w:proofErr w:type="spellStart"/>
      <w:r w:rsidR="0067469A">
        <w:rPr>
          <w:lang w:val="nl-BE"/>
        </w:rPr>
        <w:t>this</w:t>
      </w:r>
      <w:proofErr w:type="spellEnd"/>
      <w:r w:rsidR="0067469A">
        <w:rPr>
          <w:lang w:val="nl-BE"/>
        </w:rPr>
        <w:t xml:space="preserve"> link.  </w:t>
      </w:r>
    </w:p>
  </w:comment>
  <w:comment w:id="51" w:author="Kristel Bernaerts" w:date="2024-01-26T12:37:00Z" w:initials="KB">
    <w:p w14:paraId="5A52D101" w14:textId="77777777" w:rsidR="0067469A" w:rsidRDefault="00A85046" w:rsidP="00AB1AF3">
      <w:pPr>
        <w:pStyle w:val="CommentText"/>
      </w:pPr>
      <w:r>
        <w:rPr>
          <w:rStyle w:val="CommentReference"/>
        </w:rPr>
        <w:annotationRef/>
      </w:r>
      <w:r w:rsidR="0067469A">
        <w:rPr>
          <w:lang w:val="nl-BE"/>
        </w:rPr>
        <w:t>"</w:t>
      </w:r>
      <w:proofErr w:type="spellStart"/>
      <w:r w:rsidR="0067469A">
        <w:rPr>
          <w:lang w:val="nl-BE"/>
        </w:rPr>
        <w:t>overpressed</w:t>
      </w:r>
      <w:proofErr w:type="spellEnd"/>
      <w:r w:rsidR="0067469A">
        <w:rPr>
          <w:lang w:val="nl-BE"/>
        </w:rPr>
        <w:t xml:space="preserve">" … in </w:t>
      </w:r>
      <w:proofErr w:type="spellStart"/>
      <w:r w:rsidR="0067469A">
        <w:rPr>
          <w:lang w:val="nl-BE"/>
        </w:rPr>
        <w:t>this</w:t>
      </w:r>
      <w:proofErr w:type="spellEnd"/>
      <w:r w:rsidR="0067469A">
        <w:rPr>
          <w:lang w:val="nl-BE"/>
        </w:rPr>
        <w:t xml:space="preserve"> </w:t>
      </w:r>
      <w:proofErr w:type="spellStart"/>
      <w:r w:rsidR="0067469A">
        <w:rPr>
          <w:lang w:val="nl-BE"/>
        </w:rPr>
        <w:t>sentence</w:t>
      </w:r>
      <w:proofErr w:type="spellEnd"/>
      <w:r w:rsidR="0067469A">
        <w:rPr>
          <w:lang w:val="nl-BE"/>
        </w:rPr>
        <w:t xml:space="preserve"> </w:t>
      </w:r>
      <w:proofErr w:type="spellStart"/>
      <w:r w:rsidR="0067469A">
        <w:rPr>
          <w:lang w:val="nl-BE"/>
        </w:rPr>
        <w:t>it</w:t>
      </w:r>
      <w:proofErr w:type="spellEnd"/>
      <w:r w:rsidR="0067469A">
        <w:rPr>
          <w:lang w:val="nl-BE"/>
        </w:rPr>
        <w:t xml:space="preserve"> is </w:t>
      </w:r>
      <w:proofErr w:type="spellStart"/>
      <w:r w:rsidR="0067469A">
        <w:rPr>
          <w:lang w:val="nl-BE"/>
        </w:rPr>
        <w:t>not</w:t>
      </w:r>
      <w:proofErr w:type="spellEnd"/>
      <w:r w:rsidR="0067469A">
        <w:rPr>
          <w:lang w:val="nl-BE"/>
        </w:rPr>
        <w:t xml:space="preserve"> </w:t>
      </w:r>
      <w:proofErr w:type="spellStart"/>
      <w:r w:rsidR="0067469A">
        <w:rPr>
          <w:lang w:val="nl-BE"/>
        </w:rPr>
        <w:t>clear</w:t>
      </w:r>
      <w:proofErr w:type="spellEnd"/>
      <w:r w:rsidR="0067469A">
        <w:rPr>
          <w:lang w:val="nl-BE"/>
        </w:rPr>
        <w:t xml:space="preserve"> </w:t>
      </w:r>
      <w:proofErr w:type="spellStart"/>
      <w:r w:rsidR="0067469A">
        <w:rPr>
          <w:lang w:val="nl-BE"/>
        </w:rPr>
        <w:t>what</w:t>
      </w:r>
      <w:proofErr w:type="spellEnd"/>
      <w:r w:rsidR="0067469A">
        <w:rPr>
          <w:lang w:val="nl-BE"/>
        </w:rPr>
        <w:t xml:space="preserve"> is </w:t>
      </w:r>
      <w:proofErr w:type="spellStart"/>
      <w:r w:rsidR="0067469A">
        <w:rPr>
          <w:lang w:val="nl-BE"/>
        </w:rPr>
        <w:t>the</w:t>
      </w:r>
      <w:proofErr w:type="spellEnd"/>
      <w:r w:rsidR="0067469A">
        <w:rPr>
          <w:lang w:val="nl-BE"/>
        </w:rPr>
        <w:t xml:space="preserve"> </w:t>
      </w:r>
      <w:proofErr w:type="spellStart"/>
      <w:r w:rsidR="0067469A">
        <w:rPr>
          <w:lang w:val="nl-BE"/>
        </w:rPr>
        <w:t>reference</w:t>
      </w:r>
      <w:proofErr w:type="spellEnd"/>
      <w:r w:rsidR="0067469A">
        <w:rPr>
          <w:lang w:val="nl-BE"/>
        </w:rPr>
        <w:t xml:space="preserve">, in </w:t>
      </w:r>
      <w:proofErr w:type="spellStart"/>
      <w:r w:rsidR="0067469A">
        <w:rPr>
          <w:lang w:val="nl-BE"/>
        </w:rPr>
        <w:t>other</w:t>
      </w:r>
      <w:proofErr w:type="spellEnd"/>
      <w:r w:rsidR="0067469A">
        <w:rPr>
          <w:lang w:val="nl-BE"/>
        </w:rPr>
        <w:t xml:space="preserve"> </w:t>
      </w:r>
      <w:proofErr w:type="spellStart"/>
      <w:r w:rsidR="0067469A">
        <w:rPr>
          <w:lang w:val="nl-BE"/>
        </w:rPr>
        <w:t>words</w:t>
      </w:r>
      <w:proofErr w:type="spellEnd"/>
      <w:r w:rsidR="0067469A">
        <w:rPr>
          <w:lang w:val="nl-BE"/>
        </w:rPr>
        <w:t xml:space="preserve"> "</w:t>
      </w:r>
      <w:proofErr w:type="spellStart"/>
      <w:r w:rsidR="0067469A">
        <w:rPr>
          <w:lang w:val="nl-BE"/>
        </w:rPr>
        <w:t>overexpressed</w:t>
      </w:r>
      <w:proofErr w:type="spellEnd"/>
      <w:r w:rsidR="0067469A">
        <w:rPr>
          <w:lang w:val="nl-BE"/>
        </w:rPr>
        <w:t xml:space="preserve"> w.r.t. </w:t>
      </w:r>
      <w:proofErr w:type="spellStart"/>
      <w:r w:rsidR="0067469A">
        <w:rPr>
          <w:lang w:val="nl-BE"/>
        </w:rPr>
        <w:t>to</w:t>
      </w:r>
      <w:proofErr w:type="spellEnd"/>
      <w:r w:rsidR="0067469A">
        <w:rPr>
          <w:lang w:val="nl-BE"/>
        </w:rPr>
        <w:t xml:space="preserve"> …?"</w:t>
      </w:r>
    </w:p>
  </w:comment>
  <w:comment w:id="55" w:author="Kristel Bernaerts" w:date="2024-01-26T12:57:00Z" w:initials="KB">
    <w:p w14:paraId="6E6A1B66" w14:textId="7C3D3ED4" w:rsidR="002D7F75" w:rsidRDefault="002D7F75" w:rsidP="00875739">
      <w:pPr>
        <w:pStyle w:val="CommentText"/>
      </w:pPr>
      <w:r>
        <w:rPr>
          <w:rStyle w:val="CommentReference"/>
        </w:rPr>
        <w:annotationRef/>
      </w:r>
      <w:proofErr w:type="spellStart"/>
      <w:r>
        <w:rPr>
          <w:lang w:val="nl-BE"/>
        </w:rPr>
        <w:t>This</w:t>
      </w:r>
      <w:proofErr w:type="spellEnd"/>
      <w:r>
        <w:rPr>
          <w:lang w:val="nl-BE"/>
        </w:rPr>
        <w:t xml:space="preserve"> is a </w:t>
      </w:r>
      <w:proofErr w:type="spellStart"/>
      <w:r>
        <w:rPr>
          <w:lang w:val="nl-BE"/>
        </w:rPr>
        <w:t>very</w:t>
      </w:r>
      <w:proofErr w:type="spellEnd"/>
      <w:r>
        <w:rPr>
          <w:lang w:val="nl-BE"/>
        </w:rPr>
        <w:t xml:space="preserve"> </w:t>
      </w:r>
      <w:proofErr w:type="spellStart"/>
      <w:r>
        <w:rPr>
          <w:lang w:val="nl-BE"/>
        </w:rPr>
        <w:t>atypical</w:t>
      </w:r>
      <w:proofErr w:type="spellEnd"/>
      <w:r>
        <w:rPr>
          <w:lang w:val="nl-BE"/>
        </w:rPr>
        <w:t xml:space="preserve"> </w:t>
      </w:r>
      <w:proofErr w:type="spellStart"/>
      <w:r>
        <w:rPr>
          <w:lang w:val="nl-BE"/>
        </w:rPr>
        <w:t>observation</w:t>
      </w:r>
      <w:proofErr w:type="spellEnd"/>
      <w:r>
        <w:rPr>
          <w:lang w:val="nl-BE"/>
        </w:rPr>
        <w:t xml:space="preserve"> </w:t>
      </w:r>
      <w:proofErr w:type="spellStart"/>
      <w:r>
        <w:rPr>
          <w:lang w:val="nl-BE"/>
        </w:rPr>
        <w:t>because</w:t>
      </w:r>
      <w:proofErr w:type="spellEnd"/>
      <w:r>
        <w:rPr>
          <w:lang w:val="nl-BE"/>
        </w:rPr>
        <w:t xml:space="preserve"> </w:t>
      </w:r>
      <w:proofErr w:type="spellStart"/>
      <w:r>
        <w:rPr>
          <w:lang w:val="nl-BE"/>
        </w:rPr>
        <w:t>evolution</w:t>
      </w:r>
      <w:proofErr w:type="spellEnd"/>
      <w:r>
        <w:rPr>
          <w:lang w:val="nl-BE"/>
        </w:rPr>
        <w:t xml:space="preserve"> </w:t>
      </w:r>
      <w:proofErr w:type="spellStart"/>
      <w:r>
        <w:rPr>
          <w:lang w:val="nl-BE"/>
        </w:rPr>
        <w:t>usually</w:t>
      </w:r>
      <w:proofErr w:type="spellEnd"/>
      <w:r>
        <w:rPr>
          <w:lang w:val="nl-BE"/>
        </w:rPr>
        <w:t xml:space="preserve"> drives </w:t>
      </w:r>
      <w:proofErr w:type="spellStart"/>
      <w:r>
        <w:rPr>
          <w:lang w:val="nl-BE"/>
        </w:rPr>
        <w:t>bacteria</w:t>
      </w:r>
      <w:proofErr w:type="spellEnd"/>
      <w:r>
        <w:rPr>
          <w:lang w:val="nl-BE"/>
        </w:rPr>
        <w:t xml:space="preserve"> </w:t>
      </w:r>
      <w:proofErr w:type="spellStart"/>
      <w:r>
        <w:rPr>
          <w:lang w:val="nl-BE"/>
        </w:rPr>
        <w:t>to</w:t>
      </w:r>
      <w:proofErr w:type="spellEnd"/>
      <w:r>
        <w:rPr>
          <w:lang w:val="nl-BE"/>
        </w:rPr>
        <w:t xml:space="preserve"> first </w:t>
      </w:r>
      <w:proofErr w:type="spellStart"/>
      <w:r>
        <w:rPr>
          <w:lang w:val="nl-BE"/>
        </w:rPr>
        <w:t>grow</w:t>
      </w:r>
      <w:proofErr w:type="spellEnd"/>
      <w:r>
        <w:rPr>
          <w:lang w:val="nl-BE"/>
        </w:rPr>
        <w:t xml:space="preserve"> on </w:t>
      </w:r>
      <w:proofErr w:type="spellStart"/>
      <w:r>
        <w:rPr>
          <w:lang w:val="nl-BE"/>
        </w:rPr>
        <w:t>the</w:t>
      </w:r>
      <w:proofErr w:type="spellEnd"/>
      <w:r>
        <w:rPr>
          <w:lang w:val="nl-BE"/>
        </w:rPr>
        <w:t xml:space="preserve"> </w:t>
      </w:r>
      <w:proofErr w:type="spellStart"/>
      <w:r>
        <w:rPr>
          <w:lang w:val="nl-BE"/>
        </w:rPr>
        <w:t>substrate</w:t>
      </w:r>
      <w:proofErr w:type="spellEnd"/>
      <w:r>
        <w:rPr>
          <w:lang w:val="nl-BE"/>
        </w:rPr>
        <w:t xml:space="preserve"> </w:t>
      </w:r>
      <w:proofErr w:type="spellStart"/>
      <w:r>
        <w:rPr>
          <w:lang w:val="nl-BE"/>
        </w:rPr>
        <w:t>that</w:t>
      </w:r>
      <w:proofErr w:type="spellEnd"/>
      <w:r>
        <w:rPr>
          <w:lang w:val="nl-BE"/>
        </w:rPr>
        <w:t xml:space="preserve"> support </w:t>
      </w:r>
      <w:proofErr w:type="spellStart"/>
      <w:r>
        <w:rPr>
          <w:lang w:val="nl-BE"/>
        </w:rPr>
        <w:t>the</w:t>
      </w:r>
      <w:proofErr w:type="spellEnd"/>
      <w:r>
        <w:rPr>
          <w:lang w:val="nl-BE"/>
        </w:rPr>
        <w:t xml:space="preserve"> </w:t>
      </w:r>
      <w:proofErr w:type="spellStart"/>
      <w:r>
        <w:rPr>
          <w:lang w:val="nl-BE"/>
        </w:rPr>
        <w:t>fastest</w:t>
      </w:r>
      <w:proofErr w:type="spellEnd"/>
      <w:r>
        <w:rPr>
          <w:lang w:val="nl-BE"/>
        </w:rPr>
        <w:t xml:space="preserve"> </w:t>
      </w:r>
      <w:proofErr w:type="spellStart"/>
      <w:r>
        <w:rPr>
          <w:lang w:val="nl-BE"/>
        </w:rPr>
        <w:t>growth</w:t>
      </w:r>
      <w:proofErr w:type="spellEnd"/>
      <w:r>
        <w:rPr>
          <w:lang w:val="nl-BE"/>
        </w:rPr>
        <w:t xml:space="preserve">. In GSMN </w:t>
      </w:r>
      <w:proofErr w:type="spellStart"/>
      <w:r>
        <w:rPr>
          <w:lang w:val="nl-BE"/>
        </w:rPr>
        <w:t>modelling</w:t>
      </w:r>
      <w:proofErr w:type="spellEnd"/>
      <w:r>
        <w:rPr>
          <w:lang w:val="nl-BE"/>
        </w:rPr>
        <w:t xml:space="preserve">, </w:t>
      </w:r>
      <w:proofErr w:type="spellStart"/>
      <w:r>
        <w:rPr>
          <w:lang w:val="nl-BE"/>
        </w:rPr>
        <w:t>the</w:t>
      </w:r>
      <w:proofErr w:type="spellEnd"/>
      <w:r>
        <w:rPr>
          <w:lang w:val="nl-BE"/>
        </w:rPr>
        <w:t xml:space="preserve"> FBA </w:t>
      </w:r>
      <w:proofErr w:type="spellStart"/>
      <w:r>
        <w:rPr>
          <w:lang w:val="nl-BE"/>
        </w:rPr>
        <w:t>objectives</w:t>
      </w:r>
      <w:proofErr w:type="spellEnd"/>
      <w:r>
        <w:rPr>
          <w:lang w:val="nl-BE"/>
        </w:rPr>
        <w:t xml:space="preserve"> is </w:t>
      </w:r>
      <w:proofErr w:type="spellStart"/>
      <w:r>
        <w:rPr>
          <w:lang w:val="nl-BE"/>
        </w:rPr>
        <w:t>usually</w:t>
      </w:r>
      <w:proofErr w:type="spellEnd"/>
      <w:r>
        <w:rPr>
          <w:lang w:val="nl-BE"/>
        </w:rPr>
        <w:t xml:space="preserve"> max </w:t>
      </w:r>
      <w:proofErr w:type="spellStart"/>
      <w:r>
        <w:rPr>
          <w:lang w:val="nl-BE"/>
        </w:rPr>
        <w:t>specific</w:t>
      </w:r>
      <w:proofErr w:type="spellEnd"/>
      <w:r>
        <w:rPr>
          <w:lang w:val="nl-BE"/>
        </w:rPr>
        <w:t xml:space="preserve"> </w:t>
      </w:r>
      <w:proofErr w:type="spellStart"/>
      <w:r>
        <w:rPr>
          <w:lang w:val="nl-BE"/>
        </w:rPr>
        <w:t>biomass</w:t>
      </w:r>
      <w:proofErr w:type="spellEnd"/>
      <w:r>
        <w:rPr>
          <w:lang w:val="nl-BE"/>
        </w:rPr>
        <w:t xml:space="preserve"> </w:t>
      </w:r>
      <w:proofErr w:type="spellStart"/>
      <w:r>
        <w:rPr>
          <w:lang w:val="nl-BE"/>
        </w:rPr>
        <w:t>growth</w:t>
      </w:r>
      <w:proofErr w:type="spellEnd"/>
      <w:r>
        <w:rPr>
          <w:lang w:val="nl-BE"/>
        </w:rPr>
        <w:t xml:space="preserve"> </w:t>
      </w:r>
      <w:proofErr w:type="spellStart"/>
      <w:r>
        <w:rPr>
          <w:lang w:val="nl-BE"/>
        </w:rPr>
        <w:t>rate</w:t>
      </w:r>
      <w:proofErr w:type="spellEnd"/>
      <w:r>
        <w:rPr>
          <w:lang w:val="nl-BE"/>
        </w:rPr>
        <w:t xml:space="preserve">. Here, </w:t>
      </w:r>
      <w:proofErr w:type="spellStart"/>
      <w:r>
        <w:rPr>
          <w:lang w:val="nl-BE"/>
        </w:rPr>
        <w:t>the</w:t>
      </w:r>
      <w:proofErr w:type="spellEnd"/>
      <w:r>
        <w:rPr>
          <w:lang w:val="nl-BE"/>
        </w:rPr>
        <w:t xml:space="preserve"> </w:t>
      </w:r>
      <w:proofErr w:type="spellStart"/>
      <w:r>
        <w:rPr>
          <w:lang w:val="nl-BE"/>
        </w:rPr>
        <w:t>observation</w:t>
      </w:r>
      <w:proofErr w:type="spellEnd"/>
      <w:r>
        <w:rPr>
          <w:lang w:val="nl-BE"/>
        </w:rPr>
        <w:t xml:space="preserve"> </w:t>
      </w:r>
      <w:proofErr w:type="spellStart"/>
      <w:r>
        <w:rPr>
          <w:lang w:val="nl-BE"/>
        </w:rPr>
        <w:t>seems</w:t>
      </w:r>
      <w:proofErr w:type="spellEnd"/>
      <w:r>
        <w:rPr>
          <w:lang w:val="nl-BE"/>
        </w:rPr>
        <w:t xml:space="preserve"> different … </w:t>
      </w:r>
      <w:proofErr w:type="spellStart"/>
      <w:r>
        <w:rPr>
          <w:lang w:val="nl-BE"/>
        </w:rPr>
        <w:t>did</w:t>
      </w:r>
      <w:proofErr w:type="spellEnd"/>
      <w:r>
        <w:rPr>
          <w:lang w:val="nl-BE"/>
        </w:rPr>
        <w:t xml:space="preserve"> </w:t>
      </w:r>
      <w:proofErr w:type="spellStart"/>
      <w:r>
        <w:rPr>
          <w:lang w:val="nl-BE"/>
        </w:rPr>
        <w:t>you</w:t>
      </w:r>
      <w:proofErr w:type="spellEnd"/>
      <w:r>
        <w:rPr>
          <w:lang w:val="nl-BE"/>
        </w:rPr>
        <w:t xml:space="preserve"> </w:t>
      </w:r>
      <w:proofErr w:type="spellStart"/>
      <w:r>
        <w:rPr>
          <w:lang w:val="nl-BE"/>
        </w:rPr>
        <w:t>compare</w:t>
      </w:r>
      <w:proofErr w:type="spellEnd"/>
      <w:r>
        <w:rPr>
          <w:lang w:val="nl-BE"/>
        </w:rPr>
        <w:t xml:space="preserve"> "</w:t>
      </w:r>
      <w:proofErr w:type="spellStart"/>
      <w:r>
        <w:rPr>
          <w:lang w:val="nl-BE"/>
        </w:rPr>
        <w:t>growth</w:t>
      </w:r>
      <w:proofErr w:type="spellEnd"/>
      <w:r>
        <w:rPr>
          <w:lang w:val="nl-BE"/>
        </w:rPr>
        <w:t xml:space="preserve"> </w:t>
      </w:r>
      <w:proofErr w:type="spellStart"/>
      <w:r>
        <w:rPr>
          <w:lang w:val="nl-BE"/>
        </w:rPr>
        <w:t>rate</w:t>
      </w:r>
      <w:proofErr w:type="spellEnd"/>
      <w:r>
        <w:rPr>
          <w:lang w:val="nl-BE"/>
        </w:rPr>
        <w:t>" or "</w:t>
      </w:r>
      <w:proofErr w:type="spellStart"/>
      <w:r>
        <w:rPr>
          <w:lang w:val="nl-BE"/>
        </w:rPr>
        <w:t>specific</w:t>
      </w:r>
      <w:proofErr w:type="spellEnd"/>
      <w:r>
        <w:rPr>
          <w:lang w:val="nl-BE"/>
        </w:rPr>
        <w:t xml:space="preserve"> </w:t>
      </w:r>
      <w:proofErr w:type="spellStart"/>
      <w:r>
        <w:rPr>
          <w:lang w:val="nl-BE"/>
        </w:rPr>
        <w:t>growth</w:t>
      </w:r>
      <w:proofErr w:type="spellEnd"/>
      <w:r>
        <w:rPr>
          <w:lang w:val="nl-BE"/>
        </w:rPr>
        <w:t xml:space="preserve"> </w:t>
      </w:r>
      <w:proofErr w:type="spellStart"/>
      <w:r>
        <w:rPr>
          <w:lang w:val="nl-BE"/>
        </w:rPr>
        <w:t>rate</w:t>
      </w:r>
      <w:proofErr w:type="spellEnd"/>
      <w:r>
        <w:rPr>
          <w:lang w:val="nl-BE"/>
        </w:rPr>
        <w:t xml:space="preserve">". </w:t>
      </w:r>
      <w:proofErr w:type="spellStart"/>
      <w:r>
        <w:rPr>
          <w:lang w:val="nl-BE"/>
        </w:rPr>
        <w:t>Growth</w:t>
      </w:r>
      <w:proofErr w:type="spellEnd"/>
      <w:r>
        <w:rPr>
          <w:lang w:val="nl-BE"/>
        </w:rPr>
        <w:t xml:space="preserve"> </w:t>
      </w:r>
      <w:proofErr w:type="spellStart"/>
      <w:r>
        <w:rPr>
          <w:lang w:val="nl-BE"/>
        </w:rPr>
        <w:t>rate</w:t>
      </w:r>
      <w:proofErr w:type="spellEnd"/>
      <w:r>
        <w:rPr>
          <w:lang w:val="nl-BE"/>
        </w:rPr>
        <w:t xml:space="preserve"> is </w:t>
      </w:r>
      <w:proofErr w:type="spellStart"/>
      <w:r>
        <w:rPr>
          <w:lang w:val="nl-BE"/>
        </w:rPr>
        <w:t>not</w:t>
      </w:r>
      <w:proofErr w:type="spellEnd"/>
      <w:r>
        <w:rPr>
          <w:lang w:val="nl-BE"/>
        </w:rPr>
        <w:t xml:space="preserve"> </w:t>
      </w:r>
      <w:proofErr w:type="spellStart"/>
      <w:r>
        <w:rPr>
          <w:lang w:val="nl-BE"/>
        </w:rPr>
        <w:t>normalizing</w:t>
      </w:r>
      <w:proofErr w:type="spellEnd"/>
      <w:r>
        <w:rPr>
          <w:lang w:val="nl-BE"/>
        </w:rPr>
        <w:t xml:space="preserve"> </w:t>
      </w:r>
      <w:proofErr w:type="spellStart"/>
      <w:r>
        <w:rPr>
          <w:lang w:val="nl-BE"/>
        </w:rPr>
        <w:t>for</w:t>
      </w:r>
      <w:proofErr w:type="spellEnd"/>
      <w:r>
        <w:rPr>
          <w:lang w:val="nl-BE"/>
        </w:rPr>
        <w:t xml:space="preserve"> </w:t>
      </w:r>
      <w:proofErr w:type="spellStart"/>
      <w:r>
        <w:rPr>
          <w:lang w:val="nl-BE"/>
        </w:rPr>
        <w:t>differences</w:t>
      </w:r>
      <w:proofErr w:type="spellEnd"/>
      <w:r>
        <w:rPr>
          <w:lang w:val="nl-BE"/>
        </w:rPr>
        <w:t xml:space="preserve"> in </w:t>
      </w:r>
      <w:proofErr w:type="spellStart"/>
      <w:r>
        <w:rPr>
          <w:lang w:val="nl-BE"/>
        </w:rPr>
        <w:t>actual</w:t>
      </w:r>
      <w:proofErr w:type="spellEnd"/>
      <w:r>
        <w:rPr>
          <w:lang w:val="nl-BE"/>
        </w:rPr>
        <w:t xml:space="preserve"> </w:t>
      </w:r>
      <w:proofErr w:type="spellStart"/>
      <w:r>
        <w:rPr>
          <w:lang w:val="nl-BE"/>
        </w:rPr>
        <w:t>cell</w:t>
      </w:r>
      <w:proofErr w:type="spellEnd"/>
      <w:r>
        <w:rPr>
          <w:lang w:val="nl-BE"/>
        </w:rPr>
        <w:t xml:space="preserve"> </w:t>
      </w:r>
      <w:proofErr w:type="spellStart"/>
      <w:r>
        <w:rPr>
          <w:lang w:val="nl-BE"/>
        </w:rPr>
        <w:t>concentration</w:t>
      </w:r>
      <w:proofErr w:type="spellEnd"/>
      <w:r>
        <w:rPr>
          <w:lang w:val="nl-BE"/>
        </w:rPr>
        <w:t>.</w:t>
      </w:r>
    </w:p>
  </w:comment>
  <w:comment w:id="56" w:author="Kristel Bernaerts" w:date="2024-01-26T13:05:00Z" w:initials="KB">
    <w:p w14:paraId="2DDF130E" w14:textId="77777777" w:rsidR="001E6652" w:rsidRDefault="001E6652" w:rsidP="005B6D07">
      <w:pPr>
        <w:pStyle w:val="CommentText"/>
      </w:pPr>
      <w:r>
        <w:rPr>
          <w:rStyle w:val="CommentReference"/>
        </w:rPr>
        <w:annotationRef/>
      </w:r>
      <w:proofErr w:type="spellStart"/>
      <w:r>
        <w:rPr>
          <w:lang w:val="nl-BE"/>
        </w:rPr>
        <w:t>Since</w:t>
      </w:r>
      <w:proofErr w:type="spellEnd"/>
      <w:r>
        <w:rPr>
          <w:lang w:val="nl-BE"/>
        </w:rPr>
        <w:t xml:space="preserve"> </w:t>
      </w:r>
      <w:proofErr w:type="spellStart"/>
      <w:r>
        <w:rPr>
          <w:lang w:val="nl-BE"/>
        </w:rPr>
        <w:t>you</w:t>
      </w:r>
      <w:proofErr w:type="spellEnd"/>
      <w:r>
        <w:rPr>
          <w:lang w:val="nl-BE"/>
        </w:rPr>
        <w:t xml:space="preserve"> have </w:t>
      </w:r>
      <w:proofErr w:type="spellStart"/>
      <w:r>
        <w:rPr>
          <w:lang w:val="nl-BE"/>
        </w:rPr>
        <w:t>the</w:t>
      </w:r>
      <w:proofErr w:type="spellEnd"/>
      <w:r>
        <w:rPr>
          <w:lang w:val="nl-BE"/>
        </w:rPr>
        <w:t xml:space="preserve"> </w:t>
      </w:r>
      <w:proofErr w:type="spellStart"/>
      <w:r>
        <w:rPr>
          <w:lang w:val="nl-BE"/>
        </w:rPr>
        <w:t>simulations</w:t>
      </w:r>
      <w:proofErr w:type="spellEnd"/>
      <w:r>
        <w:rPr>
          <w:lang w:val="nl-BE"/>
        </w:rPr>
        <w:t xml:space="preserve">, </w:t>
      </w:r>
      <w:proofErr w:type="spellStart"/>
      <w:r>
        <w:rPr>
          <w:lang w:val="nl-BE"/>
        </w:rPr>
        <w:t>you</w:t>
      </w:r>
      <w:proofErr w:type="spellEnd"/>
      <w:r>
        <w:rPr>
          <w:lang w:val="nl-BE"/>
        </w:rPr>
        <w:t xml:space="preserve"> </w:t>
      </w:r>
      <w:proofErr w:type="spellStart"/>
      <w:r>
        <w:rPr>
          <w:lang w:val="nl-BE"/>
        </w:rPr>
        <w:t>can</w:t>
      </w:r>
      <w:proofErr w:type="spellEnd"/>
      <w:r>
        <w:rPr>
          <w:lang w:val="nl-BE"/>
        </w:rPr>
        <w:t xml:space="preserve"> </w:t>
      </w:r>
      <w:proofErr w:type="spellStart"/>
      <w:r>
        <w:rPr>
          <w:lang w:val="nl-BE"/>
        </w:rPr>
        <w:t>just</w:t>
      </w:r>
      <w:proofErr w:type="spellEnd"/>
      <w:r>
        <w:rPr>
          <w:lang w:val="nl-BE"/>
        </w:rPr>
        <w:t xml:space="preserve"> </w:t>
      </w:r>
      <w:proofErr w:type="spellStart"/>
      <w:r>
        <w:rPr>
          <w:lang w:val="nl-BE"/>
        </w:rPr>
        <w:t>compare</w:t>
      </w:r>
      <w:proofErr w:type="spellEnd"/>
      <w:r>
        <w:rPr>
          <w:lang w:val="nl-BE"/>
        </w:rPr>
        <w:t xml:space="preserve"> </w:t>
      </w:r>
      <w:proofErr w:type="spellStart"/>
      <w:r>
        <w:rPr>
          <w:lang w:val="nl-BE"/>
        </w:rPr>
        <w:t>the</w:t>
      </w:r>
      <w:proofErr w:type="spellEnd"/>
      <w:r>
        <w:rPr>
          <w:lang w:val="nl-BE"/>
        </w:rPr>
        <w:t xml:space="preserve"> </w:t>
      </w:r>
      <w:proofErr w:type="spellStart"/>
      <w:r>
        <w:rPr>
          <w:lang w:val="nl-BE"/>
        </w:rPr>
        <w:t>specific</w:t>
      </w:r>
      <w:proofErr w:type="spellEnd"/>
      <w:r>
        <w:rPr>
          <w:lang w:val="nl-BE"/>
        </w:rPr>
        <w:t xml:space="preserve"> </w:t>
      </w:r>
      <w:proofErr w:type="spellStart"/>
      <w:r>
        <w:rPr>
          <w:lang w:val="nl-BE"/>
        </w:rPr>
        <w:t>rates</w:t>
      </w:r>
      <w:proofErr w:type="spellEnd"/>
      <w:r>
        <w:rPr>
          <w:lang w:val="nl-BE"/>
        </w:rPr>
        <w:t xml:space="preserve"> in </w:t>
      </w:r>
      <w:proofErr w:type="spellStart"/>
      <w:r>
        <w:rPr>
          <w:lang w:val="nl-BE"/>
        </w:rPr>
        <w:t>your</w:t>
      </w:r>
      <w:proofErr w:type="spellEnd"/>
      <w:r>
        <w:rPr>
          <w:lang w:val="nl-BE"/>
        </w:rPr>
        <w:t xml:space="preserve"> model … </w:t>
      </w:r>
      <w:proofErr w:type="spellStart"/>
      <w:r>
        <w:rPr>
          <w:lang w:val="nl-BE"/>
        </w:rPr>
        <w:t>so</w:t>
      </w:r>
      <w:proofErr w:type="spellEnd"/>
      <w:r>
        <w:rPr>
          <w:lang w:val="nl-BE"/>
        </w:rPr>
        <w:t xml:space="preserve"> </w:t>
      </w:r>
      <w:proofErr w:type="spellStart"/>
      <w:r>
        <w:rPr>
          <w:lang w:val="nl-BE"/>
        </w:rPr>
        <w:t>why</w:t>
      </w:r>
      <w:proofErr w:type="spellEnd"/>
      <w:r>
        <w:rPr>
          <w:lang w:val="nl-BE"/>
        </w:rPr>
        <w:t xml:space="preserve"> </w:t>
      </w:r>
      <w:proofErr w:type="spellStart"/>
      <w:r>
        <w:rPr>
          <w:lang w:val="nl-BE"/>
        </w:rPr>
        <w:t>referring</w:t>
      </w:r>
      <w:proofErr w:type="spellEnd"/>
      <w:r>
        <w:rPr>
          <w:lang w:val="nl-BE"/>
        </w:rPr>
        <w:t xml:space="preserve"> </w:t>
      </w:r>
      <w:proofErr w:type="spellStart"/>
      <w:r>
        <w:rPr>
          <w:lang w:val="nl-BE"/>
        </w:rPr>
        <w:t>to</w:t>
      </w:r>
      <w:proofErr w:type="spellEnd"/>
      <w:r>
        <w:rPr>
          <w:lang w:val="nl-BE"/>
        </w:rPr>
        <w:t xml:space="preserve"> </w:t>
      </w:r>
      <w:proofErr w:type="spellStart"/>
      <w:r>
        <w:rPr>
          <w:lang w:val="nl-BE"/>
        </w:rPr>
        <w:t>the</w:t>
      </w:r>
      <w:proofErr w:type="spellEnd"/>
      <w:r>
        <w:rPr>
          <w:lang w:val="nl-BE"/>
        </w:rPr>
        <w:t xml:space="preserve"> </w:t>
      </w:r>
      <w:proofErr w:type="spellStart"/>
      <w:r>
        <w:rPr>
          <w:lang w:val="nl-BE"/>
        </w:rPr>
        <w:t>inflection</w:t>
      </w:r>
      <w:proofErr w:type="spellEnd"/>
      <w:r>
        <w:rPr>
          <w:lang w:val="nl-BE"/>
        </w:rPr>
        <w:t xml:space="preserve"> point … </w:t>
      </w:r>
    </w:p>
  </w:comment>
  <w:comment w:id="63" w:author="Kristel Bernaerts" w:date="2024-01-26T13:21:00Z" w:initials="KB">
    <w:p w14:paraId="2CBB211A" w14:textId="77777777" w:rsidR="00C45D5B" w:rsidRDefault="00EC0263" w:rsidP="00936CBF">
      <w:pPr>
        <w:pStyle w:val="CommentText"/>
      </w:pPr>
      <w:r>
        <w:rPr>
          <w:rStyle w:val="CommentReference"/>
        </w:rPr>
        <w:annotationRef/>
      </w:r>
      <w:r w:rsidR="00C45D5B">
        <w:rPr>
          <w:lang w:val="nl-BE"/>
        </w:rPr>
        <w:t>The "</w:t>
      </w:r>
      <w:proofErr w:type="spellStart"/>
      <w:r w:rsidR="00C45D5B">
        <w:rPr>
          <w:lang w:val="nl-BE"/>
        </w:rPr>
        <w:t>however</w:t>
      </w:r>
      <w:proofErr w:type="spellEnd"/>
      <w:r w:rsidR="00C45D5B">
        <w:rPr>
          <w:lang w:val="nl-BE"/>
        </w:rPr>
        <w:t xml:space="preserve">" is </w:t>
      </w:r>
      <w:proofErr w:type="spellStart"/>
      <w:r w:rsidR="00C45D5B">
        <w:rPr>
          <w:lang w:val="nl-BE"/>
        </w:rPr>
        <w:t>not</w:t>
      </w:r>
      <w:proofErr w:type="spellEnd"/>
      <w:r w:rsidR="00C45D5B">
        <w:rPr>
          <w:lang w:val="nl-BE"/>
        </w:rPr>
        <w:t xml:space="preserve"> at his </w:t>
      </w:r>
      <w:proofErr w:type="spellStart"/>
      <w:r w:rsidR="00C45D5B">
        <w:rPr>
          <w:lang w:val="nl-BE"/>
        </w:rPr>
        <w:t>place</w:t>
      </w:r>
      <w:proofErr w:type="spellEnd"/>
      <w:r w:rsidR="00C45D5B">
        <w:rPr>
          <w:lang w:val="nl-BE"/>
        </w:rPr>
        <w:t xml:space="preserve"> here </w:t>
      </w:r>
      <w:proofErr w:type="spellStart"/>
      <w:r w:rsidR="00C45D5B">
        <w:rPr>
          <w:lang w:val="nl-BE"/>
        </w:rPr>
        <w:t>because</w:t>
      </w:r>
      <w:proofErr w:type="spellEnd"/>
      <w:r w:rsidR="00C45D5B">
        <w:rPr>
          <w:lang w:val="nl-BE"/>
        </w:rPr>
        <w:t xml:space="preserve"> </w:t>
      </w:r>
      <w:proofErr w:type="spellStart"/>
      <w:r w:rsidR="00C45D5B">
        <w:rPr>
          <w:lang w:val="nl-BE"/>
        </w:rPr>
        <w:t>the</w:t>
      </w:r>
      <w:proofErr w:type="spellEnd"/>
      <w:r w:rsidR="00C45D5B">
        <w:rPr>
          <w:lang w:val="nl-BE"/>
        </w:rPr>
        <w:t xml:space="preserve"> </w:t>
      </w:r>
      <w:proofErr w:type="spellStart"/>
      <w:r w:rsidR="00C45D5B">
        <w:rPr>
          <w:lang w:val="nl-BE"/>
        </w:rPr>
        <w:t>growth</w:t>
      </w:r>
      <w:proofErr w:type="spellEnd"/>
      <w:r w:rsidR="00C45D5B">
        <w:rPr>
          <w:lang w:val="nl-BE"/>
        </w:rPr>
        <w:t xml:space="preserve"> kinetics in </w:t>
      </w:r>
      <w:proofErr w:type="spellStart"/>
      <w:r w:rsidR="00C45D5B">
        <w:rPr>
          <w:lang w:val="nl-BE"/>
        </w:rPr>
        <w:t>this</w:t>
      </w:r>
      <w:proofErr w:type="spellEnd"/>
      <w:r w:rsidR="00C45D5B">
        <w:rPr>
          <w:lang w:val="nl-BE"/>
        </w:rPr>
        <w:t xml:space="preserve"> experiment are </w:t>
      </w:r>
      <w:proofErr w:type="spellStart"/>
      <w:r w:rsidR="00C45D5B">
        <w:rPr>
          <w:lang w:val="nl-BE"/>
        </w:rPr>
        <w:t>determined</w:t>
      </w:r>
      <w:proofErr w:type="spellEnd"/>
      <w:r w:rsidR="00C45D5B">
        <w:rPr>
          <w:lang w:val="nl-BE"/>
        </w:rPr>
        <w:t xml:space="preserve"> </w:t>
      </w:r>
      <w:proofErr w:type="spellStart"/>
      <w:r w:rsidR="00C45D5B">
        <w:rPr>
          <w:lang w:val="nl-BE"/>
        </w:rPr>
        <w:t>the</w:t>
      </w:r>
      <w:proofErr w:type="spellEnd"/>
      <w:r w:rsidR="00C45D5B">
        <w:rPr>
          <w:lang w:val="nl-BE"/>
        </w:rPr>
        <w:t xml:space="preserve"> </w:t>
      </w:r>
      <w:proofErr w:type="spellStart"/>
      <w:r w:rsidR="00C45D5B">
        <w:rPr>
          <w:lang w:val="nl-BE"/>
        </w:rPr>
        <w:t>substrates</w:t>
      </w:r>
      <w:proofErr w:type="spellEnd"/>
      <w:r w:rsidR="00C45D5B">
        <w:rPr>
          <w:lang w:val="nl-BE"/>
        </w:rPr>
        <w:t xml:space="preserve"> </w:t>
      </w:r>
      <w:proofErr w:type="spellStart"/>
      <w:r w:rsidR="00C45D5B">
        <w:rPr>
          <w:lang w:val="nl-BE"/>
        </w:rPr>
        <w:t>and</w:t>
      </w:r>
      <w:proofErr w:type="spellEnd"/>
      <w:r w:rsidR="00C45D5B">
        <w:rPr>
          <w:lang w:val="nl-BE"/>
        </w:rPr>
        <w:t xml:space="preserve"> </w:t>
      </w:r>
      <w:proofErr w:type="spellStart"/>
      <w:r w:rsidR="00C45D5B">
        <w:rPr>
          <w:lang w:val="nl-BE"/>
        </w:rPr>
        <w:t>not</w:t>
      </w:r>
      <w:proofErr w:type="spellEnd"/>
      <w:r w:rsidR="00C45D5B">
        <w:rPr>
          <w:lang w:val="nl-BE"/>
        </w:rPr>
        <w:t xml:space="preserve"> </w:t>
      </w:r>
      <w:proofErr w:type="spellStart"/>
      <w:r w:rsidR="00C45D5B">
        <w:rPr>
          <w:lang w:val="nl-BE"/>
        </w:rPr>
        <w:t>limited</w:t>
      </w:r>
      <w:proofErr w:type="spellEnd"/>
      <w:r w:rsidR="00C45D5B">
        <w:rPr>
          <w:lang w:val="nl-BE"/>
        </w:rPr>
        <w:t xml:space="preserve"> </w:t>
      </w:r>
      <w:proofErr w:type="spellStart"/>
      <w:r w:rsidR="00C45D5B">
        <w:rPr>
          <w:lang w:val="nl-BE"/>
        </w:rPr>
        <w:t>by</w:t>
      </w:r>
      <w:proofErr w:type="spellEnd"/>
      <w:r w:rsidR="00C45D5B">
        <w:rPr>
          <w:lang w:val="nl-BE"/>
        </w:rPr>
        <w:t xml:space="preserve"> </w:t>
      </w:r>
      <w:proofErr w:type="spellStart"/>
      <w:r w:rsidR="00C45D5B">
        <w:rPr>
          <w:lang w:val="nl-BE"/>
        </w:rPr>
        <w:t>the</w:t>
      </w:r>
      <w:proofErr w:type="spellEnd"/>
      <w:r w:rsidR="00C45D5B">
        <w:rPr>
          <w:lang w:val="nl-BE"/>
        </w:rPr>
        <w:t xml:space="preserve"> </w:t>
      </w:r>
      <w:proofErr w:type="spellStart"/>
      <w:r w:rsidR="00C45D5B">
        <w:rPr>
          <w:lang w:val="nl-BE"/>
        </w:rPr>
        <w:t>pH.</w:t>
      </w:r>
      <w:proofErr w:type="spellEnd"/>
      <w:r w:rsidR="00C45D5B">
        <w:rPr>
          <w:lang w:val="nl-BE"/>
        </w:rPr>
        <w:t xml:space="preserve"> Make </w:t>
      </w:r>
      <w:proofErr w:type="spellStart"/>
      <w:r w:rsidR="00C45D5B">
        <w:rPr>
          <w:lang w:val="nl-BE"/>
        </w:rPr>
        <w:t>this</w:t>
      </w:r>
      <w:proofErr w:type="spellEnd"/>
      <w:r w:rsidR="00C45D5B">
        <w:rPr>
          <w:lang w:val="nl-BE"/>
        </w:rPr>
        <w:t xml:space="preserve"> </w:t>
      </w:r>
      <w:proofErr w:type="spellStart"/>
      <w:r w:rsidR="00C45D5B">
        <w:rPr>
          <w:lang w:val="nl-BE"/>
        </w:rPr>
        <w:t>difference</w:t>
      </w:r>
      <w:proofErr w:type="spellEnd"/>
      <w:r w:rsidR="00C45D5B">
        <w:rPr>
          <w:lang w:val="nl-BE"/>
        </w:rPr>
        <w:t xml:space="preserve"> here. </w:t>
      </w:r>
      <w:proofErr w:type="spellStart"/>
      <w:r w:rsidR="00C45D5B">
        <w:rPr>
          <w:lang w:val="nl-BE"/>
        </w:rPr>
        <w:t>What</w:t>
      </w:r>
      <w:proofErr w:type="spellEnd"/>
      <w:r w:rsidR="00C45D5B">
        <w:rPr>
          <w:lang w:val="nl-BE"/>
        </w:rPr>
        <w:t xml:space="preserve"> </w:t>
      </w:r>
      <w:proofErr w:type="spellStart"/>
      <w:r w:rsidR="00C45D5B">
        <w:rPr>
          <w:lang w:val="nl-BE"/>
        </w:rPr>
        <w:t>could</w:t>
      </w:r>
      <w:proofErr w:type="spellEnd"/>
      <w:r w:rsidR="00C45D5B">
        <w:rPr>
          <w:lang w:val="nl-BE"/>
        </w:rPr>
        <w:t xml:space="preserve"> </w:t>
      </w:r>
      <w:proofErr w:type="spellStart"/>
      <w:r w:rsidR="00C45D5B">
        <w:rPr>
          <w:lang w:val="nl-BE"/>
        </w:rPr>
        <w:t>be</w:t>
      </w:r>
      <w:proofErr w:type="spellEnd"/>
      <w:r w:rsidR="00C45D5B">
        <w:rPr>
          <w:lang w:val="nl-BE"/>
        </w:rPr>
        <w:t xml:space="preserve"> </w:t>
      </w:r>
      <w:proofErr w:type="spellStart"/>
      <w:r w:rsidR="00C45D5B">
        <w:rPr>
          <w:lang w:val="nl-BE"/>
        </w:rPr>
        <w:t>the</w:t>
      </w:r>
      <w:proofErr w:type="spellEnd"/>
      <w:r w:rsidR="00C45D5B">
        <w:rPr>
          <w:lang w:val="nl-BE"/>
        </w:rPr>
        <w:t xml:space="preserve"> case is </w:t>
      </w:r>
      <w:proofErr w:type="spellStart"/>
      <w:r w:rsidR="00C45D5B">
        <w:rPr>
          <w:lang w:val="nl-BE"/>
        </w:rPr>
        <w:t>that</w:t>
      </w:r>
      <w:proofErr w:type="spellEnd"/>
      <w:r w:rsidR="00C45D5B">
        <w:rPr>
          <w:lang w:val="nl-BE"/>
        </w:rPr>
        <w:t xml:space="preserve"> </w:t>
      </w:r>
      <w:proofErr w:type="spellStart"/>
      <w:r w:rsidR="00C45D5B">
        <w:rPr>
          <w:lang w:val="nl-BE"/>
        </w:rPr>
        <w:t>the</w:t>
      </w:r>
      <w:proofErr w:type="spellEnd"/>
      <w:r w:rsidR="00C45D5B">
        <w:rPr>
          <w:lang w:val="nl-BE"/>
        </w:rPr>
        <w:t xml:space="preserve"> low pH in </w:t>
      </w:r>
      <w:proofErr w:type="spellStart"/>
      <w:r w:rsidR="00C45D5B">
        <w:rPr>
          <w:lang w:val="nl-BE"/>
        </w:rPr>
        <w:t>combination</w:t>
      </w:r>
      <w:proofErr w:type="spellEnd"/>
      <w:r w:rsidR="00C45D5B">
        <w:rPr>
          <w:lang w:val="nl-BE"/>
        </w:rPr>
        <w:t xml:space="preserve"> </w:t>
      </w:r>
      <w:proofErr w:type="spellStart"/>
      <w:r w:rsidR="00C45D5B">
        <w:rPr>
          <w:lang w:val="nl-BE"/>
        </w:rPr>
        <w:t>with</w:t>
      </w:r>
      <w:proofErr w:type="spellEnd"/>
      <w:r w:rsidR="00C45D5B">
        <w:rPr>
          <w:lang w:val="nl-BE"/>
        </w:rPr>
        <w:t xml:space="preserve"> </w:t>
      </w:r>
      <w:proofErr w:type="spellStart"/>
      <w:r w:rsidR="00C45D5B">
        <w:rPr>
          <w:lang w:val="nl-BE"/>
        </w:rPr>
        <w:t>the</w:t>
      </w:r>
      <w:proofErr w:type="spellEnd"/>
      <w:r w:rsidR="00C45D5B">
        <w:rPr>
          <w:lang w:val="nl-BE"/>
        </w:rPr>
        <w:t xml:space="preserve"> </w:t>
      </w:r>
      <w:proofErr w:type="spellStart"/>
      <w:r w:rsidR="00C45D5B">
        <w:rPr>
          <w:lang w:val="nl-BE"/>
        </w:rPr>
        <w:t>presence</w:t>
      </w:r>
      <w:proofErr w:type="spellEnd"/>
      <w:r w:rsidR="00C45D5B">
        <w:rPr>
          <w:lang w:val="nl-BE"/>
        </w:rPr>
        <w:t xml:space="preserve"> of short chain </w:t>
      </w:r>
      <w:proofErr w:type="spellStart"/>
      <w:r w:rsidR="00C45D5B">
        <w:rPr>
          <w:lang w:val="nl-BE"/>
        </w:rPr>
        <w:t>fatty</w:t>
      </w:r>
      <w:proofErr w:type="spellEnd"/>
      <w:r w:rsidR="00C45D5B">
        <w:rPr>
          <w:lang w:val="nl-BE"/>
        </w:rPr>
        <w:t xml:space="preserve"> </w:t>
      </w:r>
      <w:proofErr w:type="spellStart"/>
      <w:r w:rsidR="00C45D5B">
        <w:rPr>
          <w:lang w:val="nl-BE"/>
        </w:rPr>
        <w:t>acids</w:t>
      </w:r>
      <w:proofErr w:type="spellEnd"/>
      <w:r w:rsidR="00C45D5B">
        <w:rPr>
          <w:lang w:val="nl-BE"/>
        </w:rPr>
        <w:t xml:space="preserve"> is a significant </w:t>
      </w:r>
      <w:proofErr w:type="spellStart"/>
      <w:r w:rsidR="00C45D5B">
        <w:rPr>
          <w:lang w:val="nl-BE"/>
        </w:rPr>
        <w:t>burden</w:t>
      </w:r>
      <w:proofErr w:type="spellEnd"/>
      <w:r w:rsidR="00C45D5B">
        <w:rPr>
          <w:lang w:val="nl-BE"/>
        </w:rPr>
        <w:t xml:space="preserve"> on </w:t>
      </w:r>
      <w:proofErr w:type="spellStart"/>
      <w:r w:rsidR="00C45D5B">
        <w:rPr>
          <w:lang w:val="nl-BE"/>
        </w:rPr>
        <w:t>the</w:t>
      </w:r>
      <w:proofErr w:type="spellEnd"/>
      <w:r w:rsidR="00C45D5B">
        <w:rPr>
          <w:lang w:val="nl-BE"/>
        </w:rPr>
        <w:t xml:space="preserve"> </w:t>
      </w:r>
      <w:proofErr w:type="spellStart"/>
      <w:r w:rsidR="00C45D5B">
        <w:rPr>
          <w:lang w:val="nl-BE"/>
        </w:rPr>
        <w:t>cell's</w:t>
      </w:r>
      <w:proofErr w:type="spellEnd"/>
      <w:r w:rsidR="00C45D5B">
        <w:rPr>
          <w:lang w:val="nl-BE"/>
        </w:rPr>
        <w:t xml:space="preserve"> </w:t>
      </w:r>
      <w:proofErr w:type="spellStart"/>
      <w:r w:rsidR="00C45D5B">
        <w:rPr>
          <w:lang w:val="nl-BE"/>
        </w:rPr>
        <w:t>metabolism</w:t>
      </w:r>
      <w:proofErr w:type="spellEnd"/>
      <w:r w:rsidR="00C45D5B">
        <w:rPr>
          <w:lang w:val="nl-BE"/>
        </w:rPr>
        <w:t xml:space="preserve"> </w:t>
      </w:r>
      <w:proofErr w:type="spellStart"/>
      <w:r w:rsidR="00C45D5B">
        <w:rPr>
          <w:lang w:val="nl-BE"/>
        </w:rPr>
        <w:t>and</w:t>
      </w:r>
      <w:proofErr w:type="spellEnd"/>
      <w:r w:rsidR="00C45D5B">
        <w:rPr>
          <w:lang w:val="nl-BE"/>
        </w:rPr>
        <w:t xml:space="preserve"> </w:t>
      </w:r>
      <w:proofErr w:type="spellStart"/>
      <w:r w:rsidR="00C45D5B">
        <w:rPr>
          <w:lang w:val="nl-BE"/>
        </w:rPr>
        <w:t>that</w:t>
      </w:r>
      <w:proofErr w:type="spellEnd"/>
      <w:r w:rsidR="00C45D5B">
        <w:rPr>
          <w:lang w:val="nl-BE"/>
        </w:rPr>
        <w:t xml:space="preserve"> he </w:t>
      </w:r>
      <w:proofErr w:type="spellStart"/>
      <w:r w:rsidR="00C45D5B">
        <w:rPr>
          <w:lang w:val="nl-BE"/>
        </w:rPr>
        <w:t>loss</w:t>
      </w:r>
      <w:proofErr w:type="spellEnd"/>
      <w:r w:rsidR="00C45D5B">
        <w:rPr>
          <w:lang w:val="nl-BE"/>
        </w:rPr>
        <w:t xml:space="preserve"> of </w:t>
      </w:r>
      <w:proofErr w:type="spellStart"/>
      <w:r w:rsidR="00C45D5B">
        <w:rPr>
          <w:lang w:val="nl-BE"/>
        </w:rPr>
        <w:t>viability</w:t>
      </w:r>
      <w:proofErr w:type="spellEnd"/>
      <w:r w:rsidR="00C45D5B">
        <w:rPr>
          <w:lang w:val="nl-BE"/>
        </w:rPr>
        <w:t xml:space="preserve"> is </w:t>
      </w:r>
      <w:proofErr w:type="spellStart"/>
      <w:r w:rsidR="00C45D5B">
        <w:rPr>
          <w:lang w:val="nl-BE"/>
        </w:rPr>
        <w:t>due</w:t>
      </w:r>
      <w:proofErr w:type="spellEnd"/>
      <w:r w:rsidR="00C45D5B">
        <w:rPr>
          <w:lang w:val="nl-BE"/>
        </w:rPr>
        <w:t xml:space="preserve"> </w:t>
      </w:r>
      <w:proofErr w:type="spellStart"/>
      <w:r w:rsidR="00C45D5B">
        <w:rPr>
          <w:lang w:val="nl-BE"/>
        </w:rPr>
        <w:t>to</w:t>
      </w:r>
      <w:proofErr w:type="spellEnd"/>
      <w:r w:rsidR="00C45D5B">
        <w:rPr>
          <w:lang w:val="nl-BE"/>
        </w:rPr>
        <w:t xml:space="preserve"> </w:t>
      </w:r>
      <w:proofErr w:type="spellStart"/>
      <w:r w:rsidR="00C45D5B">
        <w:rPr>
          <w:lang w:val="nl-BE"/>
        </w:rPr>
        <w:t>this</w:t>
      </w:r>
      <w:proofErr w:type="spellEnd"/>
      <w:r w:rsidR="00C45D5B">
        <w:rPr>
          <w:lang w:val="nl-BE"/>
        </w:rPr>
        <w:t xml:space="preserve"> </w:t>
      </w:r>
      <w:proofErr w:type="spellStart"/>
      <w:r w:rsidR="00C45D5B">
        <w:rPr>
          <w:lang w:val="nl-BE"/>
        </w:rPr>
        <w:t>burden</w:t>
      </w:r>
      <w:proofErr w:type="spellEnd"/>
      <w:r w:rsidR="00C45D5B">
        <w:rPr>
          <w:lang w:val="nl-BE"/>
        </w:rPr>
        <w:t xml:space="preserve">. As long </w:t>
      </w:r>
      <w:proofErr w:type="spellStart"/>
      <w:r w:rsidR="00C45D5B">
        <w:rPr>
          <w:lang w:val="nl-BE"/>
        </w:rPr>
        <w:t>there</w:t>
      </w:r>
      <w:proofErr w:type="spellEnd"/>
      <w:r w:rsidR="00C45D5B">
        <w:rPr>
          <w:lang w:val="nl-BE"/>
        </w:rPr>
        <w:t xml:space="preserve"> is </w:t>
      </w:r>
      <w:proofErr w:type="spellStart"/>
      <w:r w:rsidR="00C45D5B">
        <w:rPr>
          <w:lang w:val="nl-BE"/>
        </w:rPr>
        <w:t>active</w:t>
      </w:r>
      <w:proofErr w:type="spellEnd"/>
      <w:r w:rsidR="00C45D5B">
        <w:rPr>
          <w:lang w:val="nl-BE"/>
        </w:rPr>
        <w:t xml:space="preserve"> </w:t>
      </w:r>
      <w:proofErr w:type="spellStart"/>
      <w:r w:rsidR="00C45D5B">
        <w:rPr>
          <w:lang w:val="nl-BE"/>
        </w:rPr>
        <w:t>metabolism</w:t>
      </w:r>
      <w:proofErr w:type="spellEnd"/>
      <w:r w:rsidR="00C45D5B">
        <w:rPr>
          <w:lang w:val="nl-BE"/>
        </w:rPr>
        <w:t xml:space="preserve">, </w:t>
      </w:r>
      <w:proofErr w:type="spellStart"/>
      <w:r w:rsidR="00C45D5B">
        <w:rPr>
          <w:lang w:val="nl-BE"/>
        </w:rPr>
        <w:t>there</w:t>
      </w:r>
      <w:proofErr w:type="spellEnd"/>
      <w:r w:rsidR="00C45D5B">
        <w:rPr>
          <w:lang w:val="nl-BE"/>
        </w:rPr>
        <w:t xml:space="preserve"> is </w:t>
      </w:r>
      <w:proofErr w:type="spellStart"/>
      <w:r w:rsidR="00C45D5B">
        <w:rPr>
          <w:lang w:val="nl-BE"/>
        </w:rPr>
        <w:t>sufficient</w:t>
      </w:r>
      <w:proofErr w:type="spellEnd"/>
      <w:r w:rsidR="00C45D5B">
        <w:rPr>
          <w:lang w:val="nl-BE"/>
        </w:rPr>
        <w:t xml:space="preserve"> energy </w:t>
      </w:r>
      <w:proofErr w:type="spellStart"/>
      <w:r w:rsidR="00C45D5B">
        <w:rPr>
          <w:lang w:val="nl-BE"/>
        </w:rPr>
        <w:t>for</w:t>
      </w:r>
      <w:proofErr w:type="spellEnd"/>
      <w:r w:rsidR="00C45D5B">
        <w:rPr>
          <w:lang w:val="nl-BE"/>
        </w:rPr>
        <w:t xml:space="preserve"> </w:t>
      </w:r>
      <w:proofErr w:type="spellStart"/>
      <w:r w:rsidR="00C45D5B">
        <w:rPr>
          <w:lang w:val="nl-BE"/>
        </w:rPr>
        <w:t>the</w:t>
      </w:r>
      <w:proofErr w:type="spellEnd"/>
      <w:r w:rsidR="00C45D5B">
        <w:rPr>
          <w:lang w:val="nl-BE"/>
        </w:rPr>
        <w:t xml:space="preserve"> </w:t>
      </w:r>
      <w:proofErr w:type="spellStart"/>
      <w:r w:rsidR="00C45D5B">
        <w:rPr>
          <w:lang w:val="nl-BE"/>
        </w:rPr>
        <w:t>cell</w:t>
      </w:r>
      <w:proofErr w:type="spellEnd"/>
      <w:r w:rsidR="00C45D5B">
        <w:rPr>
          <w:lang w:val="nl-BE"/>
        </w:rPr>
        <w:t xml:space="preserve"> </w:t>
      </w:r>
      <w:proofErr w:type="spellStart"/>
      <w:r w:rsidR="00C45D5B">
        <w:rPr>
          <w:lang w:val="nl-BE"/>
        </w:rPr>
        <w:t>to</w:t>
      </w:r>
      <w:proofErr w:type="spellEnd"/>
      <w:r w:rsidR="00C45D5B">
        <w:rPr>
          <w:lang w:val="nl-BE"/>
        </w:rPr>
        <w:t xml:space="preserve"> </w:t>
      </w:r>
      <w:proofErr w:type="spellStart"/>
      <w:r w:rsidR="00C45D5B">
        <w:rPr>
          <w:lang w:val="nl-BE"/>
        </w:rPr>
        <w:t>maintain</w:t>
      </w:r>
      <w:proofErr w:type="spellEnd"/>
      <w:r w:rsidR="00C45D5B">
        <w:rPr>
          <w:lang w:val="nl-BE"/>
        </w:rPr>
        <w:t xml:space="preserve"> </w:t>
      </w:r>
      <w:proofErr w:type="spellStart"/>
      <w:r w:rsidR="00C45D5B">
        <w:rPr>
          <w:lang w:val="nl-BE"/>
        </w:rPr>
        <w:t>its</w:t>
      </w:r>
      <w:proofErr w:type="spellEnd"/>
      <w:r w:rsidR="00C45D5B">
        <w:rPr>
          <w:lang w:val="nl-BE"/>
        </w:rPr>
        <w:t xml:space="preserve"> </w:t>
      </w:r>
      <w:proofErr w:type="spellStart"/>
      <w:r w:rsidR="00C45D5B">
        <w:rPr>
          <w:lang w:val="nl-BE"/>
        </w:rPr>
        <w:t>intracellular</w:t>
      </w:r>
      <w:proofErr w:type="spellEnd"/>
      <w:r w:rsidR="00C45D5B">
        <w:rPr>
          <w:lang w:val="nl-BE"/>
        </w:rPr>
        <w:t xml:space="preserve"> pH </w:t>
      </w:r>
      <w:proofErr w:type="spellStart"/>
      <w:r w:rsidR="00C45D5B">
        <w:rPr>
          <w:lang w:val="nl-BE"/>
        </w:rPr>
        <w:t>while</w:t>
      </w:r>
      <w:proofErr w:type="spellEnd"/>
      <w:r w:rsidR="00C45D5B">
        <w:rPr>
          <w:lang w:val="nl-BE"/>
        </w:rPr>
        <w:t xml:space="preserve"> </w:t>
      </w:r>
      <w:proofErr w:type="spellStart"/>
      <w:r w:rsidR="00C45D5B">
        <w:rPr>
          <w:lang w:val="nl-BE"/>
        </w:rPr>
        <w:t>depletion</w:t>
      </w:r>
      <w:proofErr w:type="spellEnd"/>
      <w:r w:rsidR="00C45D5B">
        <w:rPr>
          <w:lang w:val="nl-BE"/>
        </w:rPr>
        <w:t xml:space="preserve"> of </w:t>
      </w:r>
      <w:proofErr w:type="spellStart"/>
      <w:r w:rsidR="00C45D5B">
        <w:rPr>
          <w:lang w:val="nl-BE"/>
        </w:rPr>
        <w:t>the</w:t>
      </w:r>
      <w:proofErr w:type="spellEnd"/>
      <w:r w:rsidR="00C45D5B">
        <w:rPr>
          <w:lang w:val="nl-BE"/>
        </w:rPr>
        <w:t xml:space="preserve"> carbon </w:t>
      </w:r>
      <w:proofErr w:type="spellStart"/>
      <w:r w:rsidR="00C45D5B">
        <w:rPr>
          <w:lang w:val="nl-BE"/>
        </w:rPr>
        <w:t>and</w:t>
      </w:r>
      <w:proofErr w:type="spellEnd"/>
      <w:r w:rsidR="00C45D5B">
        <w:rPr>
          <w:lang w:val="nl-BE"/>
        </w:rPr>
        <w:t xml:space="preserve"> energy source </w:t>
      </w:r>
      <w:proofErr w:type="spellStart"/>
      <w:r w:rsidR="00C45D5B">
        <w:rPr>
          <w:lang w:val="nl-BE"/>
        </w:rPr>
        <w:t>results</w:t>
      </w:r>
      <w:proofErr w:type="spellEnd"/>
      <w:r w:rsidR="00C45D5B">
        <w:rPr>
          <w:lang w:val="nl-BE"/>
        </w:rPr>
        <w:t xml:space="preserve"> in </w:t>
      </w:r>
      <w:proofErr w:type="spellStart"/>
      <w:r w:rsidR="00C45D5B">
        <w:rPr>
          <w:lang w:val="nl-BE"/>
        </w:rPr>
        <w:t>cell</w:t>
      </w:r>
      <w:proofErr w:type="spellEnd"/>
      <w:r w:rsidR="00C45D5B">
        <w:rPr>
          <w:lang w:val="nl-BE"/>
        </w:rPr>
        <w:t xml:space="preserve"> dead. </w:t>
      </w:r>
    </w:p>
  </w:comment>
  <w:comment w:id="68" w:author="Kristel Bernaerts" w:date="2024-01-26T16:29:00Z" w:initials="KB">
    <w:p w14:paraId="6A90B188" w14:textId="77777777" w:rsidR="00581FCA" w:rsidRDefault="00581FCA" w:rsidP="00005CF5">
      <w:pPr>
        <w:pStyle w:val="CommentText"/>
      </w:pPr>
      <w:r>
        <w:rPr>
          <w:rStyle w:val="CommentReference"/>
        </w:rPr>
        <w:annotationRef/>
      </w:r>
      <w:r>
        <w:rPr>
          <w:lang w:val="nl-BE"/>
        </w:rPr>
        <w:t xml:space="preserve">For </w:t>
      </w:r>
      <w:proofErr w:type="spellStart"/>
      <w:r>
        <w:rPr>
          <w:lang w:val="nl-BE"/>
        </w:rPr>
        <w:t>the</w:t>
      </w:r>
      <w:proofErr w:type="spellEnd"/>
      <w:r>
        <w:rPr>
          <w:lang w:val="nl-BE"/>
        </w:rPr>
        <w:t xml:space="preserve"> </w:t>
      </w:r>
      <w:proofErr w:type="spellStart"/>
      <w:r>
        <w:rPr>
          <w:lang w:val="nl-BE"/>
        </w:rPr>
        <w:t>figures</w:t>
      </w:r>
      <w:proofErr w:type="spellEnd"/>
      <w:r>
        <w:rPr>
          <w:lang w:val="nl-BE"/>
        </w:rPr>
        <w:t xml:space="preserve"> </w:t>
      </w:r>
      <w:proofErr w:type="spellStart"/>
      <w:r>
        <w:rPr>
          <w:lang w:val="nl-BE"/>
        </w:rPr>
        <w:t>under</w:t>
      </w:r>
      <w:proofErr w:type="spellEnd"/>
      <w:r>
        <w:rPr>
          <w:lang w:val="nl-BE"/>
        </w:rPr>
        <w:t xml:space="preserve"> D, E </w:t>
      </w:r>
      <w:proofErr w:type="spellStart"/>
      <w:r>
        <w:rPr>
          <w:lang w:val="nl-BE"/>
        </w:rPr>
        <w:t>and</w:t>
      </w:r>
      <w:proofErr w:type="spellEnd"/>
      <w:r>
        <w:rPr>
          <w:lang w:val="nl-BE"/>
        </w:rPr>
        <w:t xml:space="preserve"> F: </w:t>
      </w:r>
      <w:proofErr w:type="spellStart"/>
      <w:r>
        <w:rPr>
          <w:lang w:val="nl-BE"/>
        </w:rPr>
        <w:t>the</w:t>
      </w:r>
      <w:proofErr w:type="spellEnd"/>
      <w:r>
        <w:rPr>
          <w:lang w:val="nl-BE"/>
        </w:rPr>
        <w:t xml:space="preserve"> </w:t>
      </w:r>
      <w:proofErr w:type="spellStart"/>
      <w:r>
        <w:rPr>
          <w:lang w:val="nl-BE"/>
        </w:rPr>
        <w:t>numbers</w:t>
      </w:r>
      <w:proofErr w:type="spellEnd"/>
      <w:r>
        <w:rPr>
          <w:lang w:val="nl-BE"/>
        </w:rPr>
        <w:t xml:space="preserve"> on </w:t>
      </w:r>
      <w:proofErr w:type="spellStart"/>
      <w:r>
        <w:rPr>
          <w:lang w:val="nl-BE"/>
        </w:rPr>
        <w:t>the</w:t>
      </w:r>
      <w:proofErr w:type="spellEnd"/>
      <w:r>
        <w:rPr>
          <w:lang w:val="nl-BE"/>
        </w:rPr>
        <w:t xml:space="preserve"> </w:t>
      </w:r>
      <w:proofErr w:type="spellStart"/>
      <w:r>
        <w:rPr>
          <w:lang w:val="nl-BE"/>
        </w:rPr>
        <w:t>axes</w:t>
      </w:r>
      <w:proofErr w:type="spellEnd"/>
      <w:r>
        <w:rPr>
          <w:lang w:val="nl-BE"/>
        </w:rPr>
        <w:t xml:space="preserve"> are </w:t>
      </w:r>
      <w:proofErr w:type="spellStart"/>
      <w:r>
        <w:rPr>
          <w:lang w:val="nl-BE"/>
        </w:rPr>
        <w:t>not</w:t>
      </w:r>
      <w:proofErr w:type="spellEnd"/>
      <w:r>
        <w:rPr>
          <w:lang w:val="nl-BE"/>
        </w:rPr>
        <w:t xml:space="preserve"> </w:t>
      </w:r>
      <w:proofErr w:type="spellStart"/>
      <w:r>
        <w:rPr>
          <w:lang w:val="nl-BE"/>
        </w:rPr>
        <w:t>readable</w:t>
      </w:r>
      <w:proofErr w:type="spellEnd"/>
      <w:r>
        <w:rPr>
          <w:lang w:val="nl-BE"/>
        </w:rPr>
        <w:t xml:space="preserve">. </w:t>
      </w:r>
      <w:proofErr w:type="spellStart"/>
      <w:r>
        <w:rPr>
          <w:lang w:val="nl-BE"/>
        </w:rPr>
        <w:t>Try</w:t>
      </w:r>
      <w:proofErr w:type="spellEnd"/>
      <w:r>
        <w:rPr>
          <w:lang w:val="nl-BE"/>
        </w:rPr>
        <w:t xml:space="preserve"> </w:t>
      </w:r>
      <w:proofErr w:type="spellStart"/>
      <w:r>
        <w:rPr>
          <w:lang w:val="nl-BE"/>
        </w:rPr>
        <w:t>to</w:t>
      </w:r>
      <w:proofErr w:type="spellEnd"/>
      <w:r>
        <w:rPr>
          <w:lang w:val="nl-BE"/>
        </w:rPr>
        <w:t xml:space="preserve"> make </w:t>
      </w:r>
      <w:proofErr w:type="spellStart"/>
      <w:r>
        <w:rPr>
          <w:lang w:val="nl-BE"/>
        </w:rPr>
        <w:t>them</w:t>
      </w:r>
      <w:proofErr w:type="spellEnd"/>
      <w:r>
        <w:rPr>
          <w:lang w:val="nl-BE"/>
        </w:rPr>
        <w:t xml:space="preserve"> a bit </w:t>
      </w:r>
      <w:proofErr w:type="spellStart"/>
      <w:r>
        <w:rPr>
          <w:lang w:val="nl-BE"/>
        </w:rPr>
        <w:t>larger</w:t>
      </w:r>
      <w:proofErr w:type="spellEnd"/>
      <w:r>
        <w:rPr>
          <w:lang w:val="nl-BE"/>
        </w:rPr>
        <w:t xml:space="preserve">. </w:t>
      </w:r>
    </w:p>
  </w:comment>
  <w:comment w:id="71" w:author="Kristel Bernaerts" w:date="2024-01-29T11:25:00Z" w:initials="KB">
    <w:p w14:paraId="7BA6D29D" w14:textId="77777777" w:rsidR="009271F5" w:rsidRDefault="00F64489" w:rsidP="00AA1A6C">
      <w:pPr>
        <w:pStyle w:val="CommentText"/>
      </w:pPr>
      <w:r>
        <w:rPr>
          <w:rStyle w:val="CommentReference"/>
        </w:rPr>
        <w:annotationRef/>
      </w:r>
      <w:proofErr w:type="spellStart"/>
      <w:r w:rsidR="009271F5">
        <w:rPr>
          <w:lang w:val="nl-BE"/>
        </w:rPr>
        <w:t>Clarify</w:t>
      </w:r>
      <w:proofErr w:type="spellEnd"/>
      <w:r w:rsidR="009271F5">
        <w:rPr>
          <w:lang w:val="nl-BE"/>
        </w:rPr>
        <w:t xml:space="preserve"> </w:t>
      </w:r>
      <w:proofErr w:type="spellStart"/>
      <w:r w:rsidR="009271F5">
        <w:rPr>
          <w:lang w:val="nl-BE"/>
        </w:rPr>
        <w:t>with</w:t>
      </w:r>
      <w:proofErr w:type="spellEnd"/>
      <w:r w:rsidR="009271F5">
        <w:rPr>
          <w:lang w:val="nl-BE"/>
        </w:rPr>
        <w:t xml:space="preserve"> </w:t>
      </w:r>
      <w:proofErr w:type="spellStart"/>
      <w:r w:rsidR="009271F5">
        <w:rPr>
          <w:lang w:val="nl-BE"/>
        </w:rPr>
        <w:t>you</w:t>
      </w:r>
      <w:proofErr w:type="spellEnd"/>
      <w:r w:rsidR="009271F5">
        <w:rPr>
          <w:lang w:val="nl-BE"/>
        </w:rPr>
        <w:t xml:space="preserve"> show </w:t>
      </w:r>
      <w:proofErr w:type="spellStart"/>
      <w:r w:rsidR="009271F5">
        <w:rPr>
          <w:lang w:val="nl-BE"/>
        </w:rPr>
        <w:t>with</w:t>
      </w:r>
      <w:proofErr w:type="spellEnd"/>
      <w:r w:rsidR="009271F5">
        <w:rPr>
          <w:lang w:val="nl-BE"/>
        </w:rPr>
        <w:t xml:space="preserve"> </w:t>
      </w:r>
      <w:proofErr w:type="spellStart"/>
      <w:r w:rsidR="009271F5">
        <w:rPr>
          <w:lang w:val="nl-BE"/>
        </w:rPr>
        <w:t>the</w:t>
      </w:r>
      <w:proofErr w:type="spellEnd"/>
      <w:r w:rsidR="009271F5">
        <w:rPr>
          <w:lang w:val="nl-BE"/>
        </w:rPr>
        <w:t xml:space="preserve"> "bands" </w:t>
      </w:r>
      <w:proofErr w:type="spellStart"/>
      <w:r w:rsidR="009271F5">
        <w:rPr>
          <w:lang w:val="nl-BE"/>
        </w:rPr>
        <w:t>around</w:t>
      </w:r>
      <w:proofErr w:type="spellEnd"/>
      <w:r w:rsidR="009271F5">
        <w:rPr>
          <w:lang w:val="nl-BE"/>
        </w:rPr>
        <w:t xml:space="preserve"> </w:t>
      </w:r>
      <w:proofErr w:type="spellStart"/>
      <w:r w:rsidR="009271F5">
        <w:rPr>
          <w:lang w:val="nl-BE"/>
        </w:rPr>
        <w:t>the</w:t>
      </w:r>
      <w:proofErr w:type="spellEnd"/>
      <w:r w:rsidR="009271F5">
        <w:rPr>
          <w:lang w:val="nl-BE"/>
        </w:rPr>
        <w:t xml:space="preserve"> data. &amp; </w:t>
      </w:r>
      <w:proofErr w:type="spellStart"/>
      <w:r w:rsidR="009271F5">
        <w:rPr>
          <w:lang w:val="nl-BE"/>
        </w:rPr>
        <w:t>Mention</w:t>
      </w:r>
      <w:proofErr w:type="spellEnd"/>
      <w:r w:rsidR="009271F5">
        <w:rPr>
          <w:lang w:val="nl-BE"/>
        </w:rPr>
        <w:t xml:space="preserve"> "</w:t>
      </w:r>
      <w:proofErr w:type="spellStart"/>
      <w:r w:rsidR="009271F5">
        <w:rPr>
          <w:lang w:val="nl-BE"/>
        </w:rPr>
        <w:t>triplicate</w:t>
      </w:r>
      <w:proofErr w:type="spellEnd"/>
      <w:r w:rsidR="009271F5">
        <w:rPr>
          <w:lang w:val="nl-BE"/>
        </w:rPr>
        <w:t xml:space="preserve"> </w:t>
      </w:r>
      <w:proofErr w:type="spellStart"/>
      <w:r w:rsidR="009271F5">
        <w:rPr>
          <w:lang w:val="nl-BE"/>
        </w:rPr>
        <w:t>experiments</w:t>
      </w:r>
      <w:proofErr w:type="spellEnd"/>
      <w:r w:rsidR="009271F5">
        <w:rPr>
          <w:lang w:val="nl-BE"/>
        </w:rPr>
        <w:t>"</w:t>
      </w:r>
    </w:p>
  </w:comment>
  <w:comment w:id="74" w:author="Kristel Bernaerts" w:date="2024-01-29T11:51:00Z" w:initials="KB">
    <w:p w14:paraId="0897DB86" w14:textId="77777777" w:rsidR="00145388" w:rsidRDefault="00BB1DC7" w:rsidP="00FB3CB0">
      <w:pPr>
        <w:pStyle w:val="CommentText"/>
      </w:pPr>
      <w:r>
        <w:rPr>
          <w:rStyle w:val="CommentReference"/>
        </w:rPr>
        <w:annotationRef/>
      </w:r>
      <w:r w:rsidR="00145388">
        <w:rPr>
          <w:lang w:val="nl-BE"/>
        </w:rPr>
        <w:t xml:space="preserve">? I </w:t>
      </w:r>
      <w:proofErr w:type="spellStart"/>
      <w:r w:rsidR="00145388">
        <w:rPr>
          <w:lang w:val="nl-BE"/>
        </w:rPr>
        <w:t>could</w:t>
      </w:r>
      <w:proofErr w:type="spellEnd"/>
      <w:r w:rsidR="00145388">
        <w:rPr>
          <w:lang w:val="nl-BE"/>
        </w:rPr>
        <w:t xml:space="preserve"> </w:t>
      </w:r>
      <w:proofErr w:type="spellStart"/>
      <w:r w:rsidR="00145388">
        <w:rPr>
          <w:lang w:val="nl-BE"/>
        </w:rPr>
        <w:t>not</w:t>
      </w:r>
      <w:proofErr w:type="spellEnd"/>
      <w:r w:rsidR="00145388">
        <w:rPr>
          <w:lang w:val="nl-BE"/>
        </w:rPr>
        <w:t xml:space="preserve"> </w:t>
      </w:r>
      <w:proofErr w:type="spellStart"/>
      <w:r w:rsidR="00145388">
        <w:rPr>
          <w:lang w:val="nl-BE"/>
        </w:rPr>
        <w:t>retrieve</w:t>
      </w:r>
      <w:proofErr w:type="spellEnd"/>
      <w:r w:rsidR="00145388">
        <w:rPr>
          <w:lang w:val="nl-BE"/>
        </w:rPr>
        <w:t xml:space="preserve"> </w:t>
      </w:r>
      <w:proofErr w:type="spellStart"/>
      <w:r w:rsidR="00145388">
        <w:rPr>
          <w:lang w:val="nl-BE"/>
        </w:rPr>
        <w:t>the</w:t>
      </w:r>
      <w:proofErr w:type="spellEnd"/>
      <w:r w:rsidR="00145388">
        <w:rPr>
          <w:lang w:val="nl-BE"/>
        </w:rPr>
        <w:t xml:space="preserve"> </w:t>
      </w:r>
      <w:proofErr w:type="spellStart"/>
      <w:r w:rsidR="00145388">
        <w:rPr>
          <w:lang w:val="nl-BE"/>
        </w:rPr>
        <w:t>figures</w:t>
      </w:r>
      <w:proofErr w:type="spellEnd"/>
    </w:p>
  </w:comment>
  <w:comment w:id="76" w:author="Kristel Bernaerts" w:date="2024-01-29T12:03:00Z" w:initials="KB">
    <w:p w14:paraId="3296D6FE" w14:textId="77777777" w:rsidR="00450B4A" w:rsidRDefault="007249AE" w:rsidP="00EA0861">
      <w:pPr>
        <w:pStyle w:val="CommentText"/>
      </w:pPr>
      <w:r>
        <w:rPr>
          <w:rStyle w:val="CommentReference"/>
        </w:rPr>
        <w:annotationRef/>
      </w:r>
      <w:proofErr w:type="spellStart"/>
      <w:r w:rsidR="00450B4A">
        <w:rPr>
          <w:lang w:val="nl-BE"/>
        </w:rPr>
        <w:t>Why</w:t>
      </w:r>
      <w:proofErr w:type="spellEnd"/>
      <w:r w:rsidR="00450B4A">
        <w:rPr>
          <w:lang w:val="nl-BE"/>
        </w:rPr>
        <w:t xml:space="preserve"> do </w:t>
      </w:r>
      <w:proofErr w:type="spellStart"/>
      <w:r w:rsidR="00450B4A">
        <w:rPr>
          <w:lang w:val="nl-BE"/>
        </w:rPr>
        <w:t>you</w:t>
      </w:r>
      <w:proofErr w:type="spellEnd"/>
      <w:r w:rsidR="00450B4A">
        <w:rPr>
          <w:lang w:val="nl-BE"/>
        </w:rPr>
        <w:t xml:space="preserve"> call pH a </w:t>
      </w:r>
      <w:proofErr w:type="spellStart"/>
      <w:r w:rsidR="00450B4A">
        <w:rPr>
          <w:lang w:val="nl-BE"/>
        </w:rPr>
        <w:t>controllable</w:t>
      </w:r>
      <w:proofErr w:type="spellEnd"/>
      <w:r w:rsidR="00450B4A">
        <w:rPr>
          <w:lang w:val="nl-BE"/>
        </w:rPr>
        <w:t xml:space="preserve"> factor? It </w:t>
      </w:r>
      <w:proofErr w:type="spellStart"/>
      <w:r w:rsidR="00450B4A">
        <w:rPr>
          <w:lang w:val="nl-BE"/>
        </w:rPr>
        <w:t>evolves</w:t>
      </w:r>
      <w:proofErr w:type="spellEnd"/>
      <w:r w:rsidR="00450B4A">
        <w:rPr>
          <w:lang w:val="nl-BE"/>
        </w:rPr>
        <w:t xml:space="preserve"> </w:t>
      </w:r>
      <w:proofErr w:type="spellStart"/>
      <w:r w:rsidR="00450B4A">
        <w:rPr>
          <w:lang w:val="nl-BE"/>
        </w:rPr>
        <w:t>from</w:t>
      </w:r>
      <w:proofErr w:type="spellEnd"/>
      <w:r w:rsidR="00450B4A">
        <w:rPr>
          <w:lang w:val="nl-BE"/>
        </w:rPr>
        <w:t xml:space="preserve"> </w:t>
      </w:r>
      <w:proofErr w:type="spellStart"/>
      <w:r w:rsidR="00450B4A">
        <w:rPr>
          <w:lang w:val="nl-BE"/>
        </w:rPr>
        <w:t>the</w:t>
      </w:r>
      <w:proofErr w:type="spellEnd"/>
      <w:r w:rsidR="00450B4A">
        <w:rPr>
          <w:lang w:val="nl-BE"/>
        </w:rPr>
        <w:t xml:space="preserve"> </w:t>
      </w:r>
      <w:proofErr w:type="spellStart"/>
      <w:r w:rsidR="00450B4A">
        <w:rPr>
          <w:lang w:val="nl-BE"/>
        </w:rPr>
        <w:t>organic</w:t>
      </w:r>
      <w:proofErr w:type="spellEnd"/>
      <w:r w:rsidR="00450B4A">
        <w:rPr>
          <w:lang w:val="nl-BE"/>
        </w:rPr>
        <w:t xml:space="preserve"> </w:t>
      </w:r>
      <w:proofErr w:type="spellStart"/>
      <w:r w:rsidR="00450B4A">
        <w:rPr>
          <w:lang w:val="nl-BE"/>
        </w:rPr>
        <w:t>acids</w:t>
      </w:r>
      <w:proofErr w:type="spellEnd"/>
      <w:r w:rsidR="00450B4A">
        <w:rPr>
          <w:lang w:val="nl-BE"/>
        </w:rPr>
        <w:t xml:space="preserve"> </w:t>
      </w:r>
      <w:proofErr w:type="spellStart"/>
      <w:r w:rsidR="00450B4A">
        <w:rPr>
          <w:lang w:val="nl-BE"/>
        </w:rPr>
        <w:t>that</w:t>
      </w:r>
      <w:proofErr w:type="spellEnd"/>
      <w:r w:rsidR="00450B4A">
        <w:rPr>
          <w:lang w:val="nl-BE"/>
        </w:rPr>
        <w:t xml:space="preserve"> are </w:t>
      </w:r>
      <w:proofErr w:type="spellStart"/>
      <w:r w:rsidR="00450B4A">
        <w:rPr>
          <w:lang w:val="nl-BE"/>
        </w:rPr>
        <w:t>produced</w:t>
      </w:r>
      <w:proofErr w:type="spellEnd"/>
      <w:r w:rsidR="00450B4A">
        <w:rPr>
          <w:lang w:val="nl-BE"/>
        </w:rPr>
        <w:t xml:space="preserve">.  How </w:t>
      </w:r>
      <w:proofErr w:type="spellStart"/>
      <w:r w:rsidR="00450B4A">
        <w:rPr>
          <w:lang w:val="nl-BE"/>
        </w:rPr>
        <w:t>did</w:t>
      </w:r>
      <w:proofErr w:type="spellEnd"/>
      <w:r w:rsidR="00450B4A">
        <w:rPr>
          <w:lang w:val="nl-BE"/>
        </w:rPr>
        <w:t xml:space="preserve"> </w:t>
      </w:r>
      <w:proofErr w:type="spellStart"/>
      <w:r w:rsidR="00450B4A">
        <w:rPr>
          <w:lang w:val="nl-BE"/>
        </w:rPr>
        <w:t>you</w:t>
      </w:r>
      <w:proofErr w:type="spellEnd"/>
      <w:r w:rsidR="00450B4A">
        <w:rPr>
          <w:lang w:val="nl-BE"/>
        </w:rPr>
        <w:t xml:space="preserve"> </w:t>
      </w:r>
      <w:proofErr w:type="spellStart"/>
      <w:r w:rsidR="00450B4A">
        <w:rPr>
          <w:lang w:val="nl-BE"/>
        </w:rPr>
        <w:t>decouple</w:t>
      </w:r>
      <w:proofErr w:type="spellEnd"/>
      <w:r w:rsidR="00450B4A">
        <w:rPr>
          <w:lang w:val="nl-BE"/>
        </w:rPr>
        <w:t xml:space="preserve"> </w:t>
      </w:r>
      <w:proofErr w:type="spellStart"/>
      <w:r w:rsidR="00450B4A">
        <w:rPr>
          <w:lang w:val="nl-BE"/>
        </w:rPr>
        <w:t>this</w:t>
      </w:r>
      <w:proofErr w:type="spellEnd"/>
      <w:r w:rsidR="00450B4A">
        <w:rPr>
          <w:lang w:val="nl-BE"/>
        </w:rPr>
        <w:t xml:space="preserve"> in </w:t>
      </w:r>
      <w:proofErr w:type="spellStart"/>
      <w:r w:rsidR="00450B4A">
        <w:rPr>
          <w:lang w:val="nl-BE"/>
        </w:rPr>
        <w:t>the</w:t>
      </w:r>
      <w:proofErr w:type="spellEnd"/>
      <w:r w:rsidR="00450B4A">
        <w:rPr>
          <w:lang w:val="nl-BE"/>
        </w:rPr>
        <w:t xml:space="preserve"> </w:t>
      </w:r>
      <w:proofErr w:type="spellStart"/>
      <w:r w:rsidR="00450B4A">
        <w:rPr>
          <w:lang w:val="nl-BE"/>
        </w:rPr>
        <w:t>simulations</w:t>
      </w:r>
      <w:proofErr w:type="spellEnd"/>
      <w:r w:rsidR="00450B4A">
        <w:rPr>
          <w:lang w:val="nl-BE"/>
        </w:rPr>
        <w:t xml:space="preserve">? Are </w:t>
      </w:r>
      <w:proofErr w:type="spellStart"/>
      <w:r w:rsidR="00450B4A">
        <w:rPr>
          <w:lang w:val="nl-BE"/>
        </w:rPr>
        <w:t>you</w:t>
      </w:r>
      <w:proofErr w:type="spellEnd"/>
      <w:r w:rsidR="00450B4A">
        <w:rPr>
          <w:lang w:val="nl-BE"/>
        </w:rPr>
        <w:t xml:space="preserve"> </w:t>
      </w:r>
      <w:proofErr w:type="spellStart"/>
      <w:r w:rsidR="00450B4A">
        <w:rPr>
          <w:lang w:val="nl-BE"/>
        </w:rPr>
        <w:t>not</w:t>
      </w:r>
      <w:proofErr w:type="spellEnd"/>
      <w:r w:rsidR="00450B4A">
        <w:rPr>
          <w:lang w:val="nl-BE"/>
        </w:rPr>
        <w:t xml:space="preserve"> </w:t>
      </w:r>
      <w:proofErr w:type="spellStart"/>
      <w:r w:rsidR="00450B4A">
        <w:rPr>
          <w:lang w:val="nl-BE"/>
        </w:rPr>
        <w:t>inverting</w:t>
      </w:r>
      <w:proofErr w:type="spellEnd"/>
      <w:r w:rsidR="00450B4A">
        <w:rPr>
          <w:lang w:val="nl-BE"/>
        </w:rPr>
        <w:t xml:space="preserve"> </w:t>
      </w:r>
      <w:proofErr w:type="spellStart"/>
      <w:r w:rsidR="00450B4A">
        <w:rPr>
          <w:lang w:val="nl-BE"/>
        </w:rPr>
        <w:t>cause</w:t>
      </w:r>
      <w:proofErr w:type="spellEnd"/>
      <w:r w:rsidR="00450B4A">
        <w:rPr>
          <w:lang w:val="nl-BE"/>
        </w:rPr>
        <w:t xml:space="preserve"> </w:t>
      </w:r>
      <w:proofErr w:type="spellStart"/>
      <w:r w:rsidR="00450B4A">
        <w:rPr>
          <w:lang w:val="nl-BE"/>
        </w:rPr>
        <w:t>and</w:t>
      </w:r>
      <w:proofErr w:type="spellEnd"/>
      <w:r w:rsidR="00450B4A">
        <w:rPr>
          <w:lang w:val="nl-BE"/>
        </w:rPr>
        <w:t xml:space="preserve"> </w:t>
      </w:r>
      <w:proofErr w:type="spellStart"/>
      <w:r w:rsidR="00450B4A">
        <w:rPr>
          <w:lang w:val="nl-BE"/>
        </w:rPr>
        <w:t>consequence</w:t>
      </w:r>
      <w:proofErr w:type="spellEnd"/>
      <w:r w:rsidR="00450B4A">
        <w:rPr>
          <w:lang w:val="nl-BE"/>
        </w:rPr>
        <w:t xml:space="preserve"> here?</w:t>
      </w:r>
    </w:p>
  </w:comment>
  <w:comment w:id="82" w:author="Kristel Bernaerts" w:date="2024-01-29T12:04:00Z" w:initials="KB">
    <w:p w14:paraId="0DBA9D77" w14:textId="77777777" w:rsidR="001D2A7E" w:rsidRDefault="002C7263">
      <w:pPr>
        <w:pStyle w:val="CommentText"/>
      </w:pPr>
      <w:r>
        <w:rPr>
          <w:rStyle w:val="CommentReference"/>
        </w:rPr>
        <w:annotationRef/>
      </w:r>
      <w:r w:rsidR="001D2A7E">
        <w:rPr>
          <w:lang w:val="nl-BE"/>
        </w:rPr>
        <w:t xml:space="preserve">? </w:t>
      </w:r>
      <w:proofErr w:type="spellStart"/>
      <w:r w:rsidR="001D2A7E">
        <w:rPr>
          <w:lang w:val="nl-BE"/>
        </w:rPr>
        <w:t>Not</w:t>
      </w:r>
      <w:proofErr w:type="spellEnd"/>
      <w:r w:rsidR="001D2A7E">
        <w:rPr>
          <w:lang w:val="nl-BE"/>
        </w:rPr>
        <w:t xml:space="preserve"> </w:t>
      </w:r>
      <w:proofErr w:type="spellStart"/>
      <w:r w:rsidR="001D2A7E">
        <w:rPr>
          <w:lang w:val="nl-BE"/>
        </w:rPr>
        <w:t>clear</w:t>
      </w:r>
      <w:proofErr w:type="spellEnd"/>
      <w:r w:rsidR="001D2A7E">
        <w:rPr>
          <w:lang w:val="nl-BE"/>
        </w:rPr>
        <w:t xml:space="preserve"> </w:t>
      </w:r>
      <w:proofErr w:type="spellStart"/>
      <w:r w:rsidR="001D2A7E">
        <w:rPr>
          <w:lang w:val="nl-BE"/>
        </w:rPr>
        <w:t>what</w:t>
      </w:r>
      <w:proofErr w:type="spellEnd"/>
      <w:r w:rsidR="001D2A7E">
        <w:rPr>
          <w:lang w:val="nl-BE"/>
        </w:rPr>
        <w:t xml:space="preserve"> </w:t>
      </w:r>
      <w:proofErr w:type="spellStart"/>
      <w:r w:rsidR="001D2A7E">
        <w:rPr>
          <w:lang w:val="nl-BE"/>
        </w:rPr>
        <w:t>you</w:t>
      </w:r>
      <w:proofErr w:type="spellEnd"/>
      <w:r w:rsidR="001D2A7E">
        <w:rPr>
          <w:lang w:val="nl-BE"/>
        </w:rPr>
        <w:t xml:space="preserve"> </w:t>
      </w:r>
      <w:proofErr w:type="spellStart"/>
      <w:r w:rsidR="001D2A7E">
        <w:rPr>
          <w:lang w:val="nl-BE"/>
        </w:rPr>
        <w:t>mean</w:t>
      </w:r>
      <w:proofErr w:type="spellEnd"/>
      <w:r w:rsidR="001D2A7E">
        <w:rPr>
          <w:lang w:val="nl-BE"/>
        </w:rPr>
        <w:t xml:space="preserve">. </w:t>
      </w:r>
      <w:proofErr w:type="spellStart"/>
      <w:r w:rsidR="001D2A7E">
        <w:rPr>
          <w:lang w:val="nl-BE"/>
        </w:rPr>
        <w:t>Rephrase</w:t>
      </w:r>
      <w:proofErr w:type="spellEnd"/>
      <w:r w:rsidR="001D2A7E">
        <w:rPr>
          <w:lang w:val="nl-BE"/>
        </w:rPr>
        <w:t>.</w:t>
      </w:r>
    </w:p>
    <w:p w14:paraId="7F949EBA" w14:textId="77777777" w:rsidR="001D2A7E" w:rsidRDefault="001D2A7E" w:rsidP="007623E9">
      <w:pPr>
        <w:pStyle w:val="CommentText"/>
      </w:pPr>
      <w:r>
        <w:rPr>
          <w:lang w:val="nl-BE"/>
        </w:rPr>
        <w:t xml:space="preserve">Are </w:t>
      </w:r>
      <w:proofErr w:type="spellStart"/>
      <w:r>
        <w:rPr>
          <w:lang w:val="nl-BE"/>
        </w:rPr>
        <w:t>you</w:t>
      </w:r>
      <w:proofErr w:type="spellEnd"/>
      <w:r>
        <w:rPr>
          <w:lang w:val="nl-BE"/>
        </w:rPr>
        <w:t xml:space="preserve"> </w:t>
      </w:r>
      <w:proofErr w:type="spellStart"/>
      <w:r>
        <w:rPr>
          <w:lang w:val="nl-BE"/>
        </w:rPr>
        <w:t>talking</w:t>
      </w:r>
      <w:proofErr w:type="spellEnd"/>
      <w:r>
        <w:rPr>
          <w:lang w:val="nl-BE"/>
        </w:rPr>
        <w:t xml:space="preserve"> </w:t>
      </w:r>
      <w:proofErr w:type="spellStart"/>
      <w:r>
        <w:rPr>
          <w:lang w:val="nl-BE"/>
        </w:rPr>
        <w:t>about</w:t>
      </w:r>
      <w:proofErr w:type="spellEnd"/>
      <w:r>
        <w:rPr>
          <w:lang w:val="nl-BE"/>
        </w:rPr>
        <w:t xml:space="preserve"> </w:t>
      </w:r>
      <w:proofErr w:type="spellStart"/>
      <w:r>
        <w:rPr>
          <w:lang w:val="nl-BE"/>
        </w:rPr>
        <w:t>the</w:t>
      </w:r>
      <w:proofErr w:type="spellEnd"/>
      <w:r>
        <w:rPr>
          <w:lang w:val="nl-BE"/>
        </w:rPr>
        <w:t xml:space="preserve"> </w:t>
      </w:r>
      <w:proofErr w:type="spellStart"/>
      <w:r>
        <w:rPr>
          <w:lang w:val="nl-BE"/>
        </w:rPr>
        <w:t>concentrations</w:t>
      </w:r>
      <w:proofErr w:type="spellEnd"/>
      <w:r>
        <w:rPr>
          <w:lang w:val="nl-BE"/>
        </w:rPr>
        <w:t xml:space="preserve"> of </w:t>
      </w:r>
      <w:proofErr w:type="spellStart"/>
      <w:r>
        <w:rPr>
          <w:lang w:val="nl-BE"/>
        </w:rPr>
        <w:t>substrates</w:t>
      </w:r>
      <w:proofErr w:type="spellEnd"/>
      <w:r>
        <w:rPr>
          <w:lang w:val="nl-BE"/>
        </w:rPr>
        <w:t xml:space="preserve"> in </w:t>
      </w:r>
      <w:proofErr w:type="spellStart"/>
      <w:r>
        <w:rPr>
          <w:lang w:val="nl-BE"/>
        </w:rPr>
        <w:t>the</w:t>
      </w:r>
      <w:proofErr w:type="spellEnd"/>
      <w:r>
        <w:rPr>
          <w:lang w:val="nl-BE"/>
        </w:rPr>
        <w:t xml:space="preserve"> </w:t>
      </w:r>
      <w:proofErr w:type="spellStart"/>
      <w:r>
        <w:rPr>
          <w:lang w:val="nl-BE"/>
        </w:rPr>
        <w:t>influent</w:t>
      </w:r>
      <w:proofErr w:type="spellEnd"/>
      <w:r>
        <w:rPr>
          <w:lang w:val="nl-BE"/>
        </w:rPr>
        <w:t xml:space="preserve">? </w:t>
      </w:r>
      <w:proofErr w:type="spellStart"/>
      <w:r>
        <w:rPr>
          <w:lang w:val="nl-BE"/>
        </w:rPr>
        <w:t>Did</w:t>
      </w:r>
      <w:proofErr w:type="spellEnd"/>
      <w:r>
        <w:rPr>
          <w:lang w:val="nl-BE"/>
        </w:rPr>
        <w:t xml:space="preserve"> </w:t>
      </w:r>
      <w:proofErr w:type="spellStart"/>
      <w:r>
        <w:rPr>
          <w:lang w:val="nl-BE"/>
        </w:rPr>
        <w:t>you</w:t>
      </w:r>
      <w:proofErr w:type="spellEnd"/>
      <w:r>
        <w:rPr>
          <w:lang w:val="nl-BE"/>
        </w:rPr>
        <w:t xml:space="preserve"> take </w:t>
      </w:r>
      <w:proofErr w:type="spellStart"/>
      <w:r>
        <w:rPr>
          <w:lang w:val="nl-BE"/>
        </w:rPr>
        <w:t>the</w:t>
      </w:r>
      <w:proofErr w:type="spellEnd"/>
      <w:r>
        <w:rPr>
          <w:lang w:val="nl-BE"/>
        </w:rPr>
        <w:t xml:space="preserve"> </w:t>
      </w:r>
      <w:proofErr w:type="spellStart"/>
      <w:r>
        <w:rPr>
          <w:lang w:val="nl-BE"/>
        </w:rPr>
        <w:t>initial</w:t>
      </w:r>
      <w:proofErr w:type="spellEnd"/>
      <w:r>
        <w:rPr>
          <w:lang w:val="nl-BE"/>
        </w:rPr>
        <w:t xml:space="preserve"> </w:t>
      </w:r>
      <w:proofErr w:type="spellStart"/>
      <w:r>
        <w:rPr>
          <w:lang w:val="nl-BE"/>
        </w:rPr>
        <w:t>concentrations</w:t>
      </w:r>
      <w:proofErr w:type="spellEnd"/>
      <w:r>
        <w:rPr>
          <w:lang w:val="nl-BE"/>
        </w:rPr>
        <w:t xml:space="preserve"> </w:t>
      </w:r>
      <w:proofErr w:type="spellStart"/>
      <w:r>
        <w:rPr>
          <w:lang w:val="nl-BE"/>
        </w:rPr>
        <w:t>from</w:t>
      </w:r>
      <w:proofErr w:type="spellEnd"/>
      <w:r>
        <w:rPr>
          <w:lang w:val="nl-BE"/>
        </w:rPr>
        <w:t xml:space="preserve"> </w:t>
      </w:r>
      <w:proofErr w:type="spellStart"/>
      <w:r>
        <w:rPr>
          <w:lang w:val="nl-BE"/>
        </w:rPr>
        <w:t>the</w:t>
      </w:r>
      <w:proofErr w:type="spellEnd"/>
      <w:r>
        <w:rPr>
          <w:lang w:val="nl-BE"/>
        </w:rPr>
        <w:t xml:space="preserve"> </w:t>
      </w:r>
      <w:proofErr w:type="gramStart"/>
      <w:r>
        <w:rPr>
          <w:lang w:val="nl-BE"/>
        </w:rPr>
        <w:t>WC medium</w:t>
      </w:r>
      <w:proofErr w:type="gramEnd"/>
      <w:r>
        <w:rPr>
          <w:lang w:val="nl-BE"/>
        </w:rPr>
        <w:t>?</w:t>
      </w:r>
    </w:p>
  </w:comment>
  <w:comment w:id="85" w:author="Kristel Bernaerts" w:date="2024-01-29T12:06:00Z" w:initials="KB">
    <w:p w14:paraId="4F5357CB" w14:textId="2E6D57F6" w:rsidR="00DA21BC" w:rsidRDefault="00DA21BC" w:rsidP="00BA1D69">
      <w:pPr>
        <w:pStyle w:val="CommentText"/>
      </w:pPr>
      <w:r>
        <w:rPr>
          <w:rStyle w:val="CommentReference"/>
        </w:rPr>
        <w:annotationRef/>
      </w:r>
      <w:r>
        <w:rPr>
          <w:lang w:val="nl-BE"/>
        </w:rPr>
        <w:t xml:space="preserve">See </w:t>
      </w:r>
      <w:proofErr w:type="spellStart"/>
      <w:r>
        <w:rPr>
          <w:lang w:val="nl-BE"/>
        </w:rPr>
        <w:t>comment</w:t>
      </w:r>
      <w:proofErr w:type="spellEnd"/>
      <w:r>
        <w:rPr>
          <w:lang w:val="nl-BE"/>
        </w:rPr>
        <w:t xml:space="preserve"> </w:t>
      </w:r>
      <w:proofErr w:type="spellStart"/>
      <w:r>
        <w:rPr>
          <w:lang w:val="nl-BE"/>
        </w:rPr>
        <w:t>above</w:t>
      </w:r>
      <w:proofErr w:type="spellEnd"/>
      <w:r>
        <w:rPr>
          <w:lang w:val="nl-BE"/>
        </w:rPr>
        <w:t xml:space="preserve">, on </w:t>
      </w:r>
      <w:proofErr w:type="spellStart"/>
      <w:r>
        <w:rPr>
          <w:lang w:val="nl-BE"/>
        </w:rPr>
        <w:t>the</w:t>
      </w:r>
      <w:proofErr w:type="spellEnd"/>
      <w:r>
        <w:rPr>
          <w:lang w:val="nl-BE"/>
        </w:rPr>
        <w:t xml:space="preserve"> </w:t>
      </w:r>
      <w:proofErr w:type="spellStart"/>
      <w:r>
        <w:rPr>
          <w:lang w:val="nl-BE"/>
        </w:rPr>
        <w:t>organic</w:t>
      </w:r>
      <w:proofErr w:type="spellEnd"/>
      <w:r>
        <w:rPr>
          <w:lang w:val="nl-BE"/>
        </w:rPr>
        <w:t xml:space="preserve"> </w:t>
      </w:r>
      <w:proofErr w:type="spellStart"/>
      <w:r>
        <w:rPr>
          <w:lang w:val="nl-BE"/>
        </w:rPr>
        <w:t>acids</w:t>
      </w:r>
      <w:proofErr w:type="spellEnd"/>
      <w:r>
        <w:rPr>
          <w:lang w:val="nl-BE"/>
        </w:rPr>
        <w:t>.</w:t>
      </w:r>
    </w:p>
  </w:comment>
  <w:comment w:id="88" w:author="Kristel Bernaerts" w:date="2024-01-29T12:51:00Z" w:initials="KB">
    <w:p w14:paraId="02727CEA" w14:textId="77777777" w:rsidR="004F78EC" w:rsidRDefault="003671AB">
      <w:pPr>
        <w:pStyle w:val="CommentText"/>
      </w:pPr>
      <w:r>
        <w:rPr>
          <w:rStyle w:val="CommentReference"/>
        </w:rPr>
        <w:annotationRef/>
      </w:r>
      <w:proofErr w:type="spellStart"/>
      <w:r w:rsidR="004F78EC">
        <w:rPr>
          <w:lang w:val="nl-BE"/>
        </w:rPr>
        <w:t>Alternate</w:t>
      </w:r>
      <w:proofErr w:type="spellEnd"/>
      <w:r w:rsidR="004F78EC">
        <w:rPr>
          <w:lang w:val="nl-BE"/>
        </w:rPr>
        <w:t xml:space="preserve"> </w:t>
      </w:r>
      <w:proofErr w:type="spellStart"/>
      <w:r w:rsidR="004F78EC">
        <w:rPr>
          <w:b/>
          <w:bCs/>
          <w:lang w:val="nl-BE"/>
        </w:rPr>
        <w:t>cell</w:t>
      </w:r>
      <w:proofErr w:type="spellEnd"/>
      <w:r w:rsidR="004F78EC">
        <w:rPr>
          <w:b/>
          <w:bCs/>
          <w:lang w:val="nl-BE"/>
        </w:rPr>
        <w:t xml:space="preserve"> </w:t>
      </w:r>
      <w:proofErr w:type="spellStart"/>
      <w:r w:rsidR="004F78EC">
        <w:rPr>
          <w:lang w:val="nl-BE"/>
        </w:rPr>
        <w:t>concentration</w:t>
      </w:r>
      <w:proofErr w:type="spellEnd"/>
      <w:r w:rsidR="004F78EC">
        <w:rPr>
          <w:lang w:val="nl-BE"/>
        </w:rPr>
        <w:t xml:space="preserve"> </w:t>
      </w:r>
      <w:proofErr w:type="spellStart"/>
      <w:r w:rsidR="004F78EC">
        <w:rPr>
          <w:lang w:val="nl-BE"/>
        </w:rPr>
        <w:t>profiles</w:t>
      </w:r>
      <w:proofErr w:type="spellEnd"/>
      <w:r w:rsidR="004F78EC">
        <w:rPr>
          <w:lang w:val="nl-BE"/>
        </w:rPr>
        <w:t xml:space="preserve">? </w:t>
      </w:r>
      <w:proofErr w:type="spellStart"/>
      <w:r w:rsidR="004F78EC">
        <w:rPr>
          <w:lang w:val="nl-BE"/>
        </w:rPr>
        <w:t>Cell</w:t>
      </w:r>
      <w:proofErr w:type="spellEnd"/>
      <w:r w:rsidR="004F78EC">
        <w:rPr>
          <w:lang w:val="nl-BE"/>
        </w:rPr>
        <w:t xml:space="preserve"> </w:t>
      </w:r>
      <w:proofErr w:type="spellStart"/>
      <w:r w:rsidR="004F78EC">
        <w:rPr>
          <w:lang w:val="nl-BE"/>
        </w:rPr>
        <w:t>states</w:t>
      </w:r>
      <w:proofErr w:type="spellEnd"/>
      <w:r w:rsidR="004F78EC">
        <w:rPr>
          <w:lang w:val="nl-BE"/>
        </w:rPr>
        <w:t xml:space="preserve">? Steady-state </w:t>
      </w:r>
      <w:proofErr w:type="spellStart"/>
      <w:r w:rsidR="004F78EC">
        <w:rPr>
          <w:lang w:val="nl-BE"/>
        </w:rPr>
        <w:t>concentration</w:t>
      </w:r>
      <w:proofErr w:type="spellEnd"/>
      <w:r w:rsidR="004F78EC">
        <w:rPr>
          <w:lang w:val="nl-BE"/>
        </w:rPr>
        <w:t>?</w:t>
      </w:r>
    </w:p>
    <w:p w14:paraId="7D2EC803" w14:textId="77777777" w:rsidR="004F78EC" w:rsidRDefault="004F78EC">
      <w:pPr>
        <w:pStyle w:val="CommentText"/>
      </w:pPr>
      <w:proofErr w:type="spellStart"/>
      <w:r>
        <w:rPr>
          <w:lang w:val="nl-BE"/>
        </w:rPr>
        <w:t>If</w:t>
      </w:r>
      <w:proofErr w:type="spellEnd"/>
      <w:r>
        <w:rPr>
          <w:lang w:val="nl-BE"/>
        </w:rPr>
        <w:t xml:space="preserve"> </w:t>
      </w:r>
      <w:proofErr w:type="spellStart"/>
      <w:r>
        <w:rPr>
          <w:lang w:val="nl-BE"/>
        </w:rPr>
        <w:t>you</w:t>
      </w:r>
      <w:proofErr w:type="spellEnd"/>
      <w:r>
        <w:rPr>
          <w:lang w:val="nl-BE"/>
        </w:rPr>
        <w:t xml:space="preserve"> </w:t>
      </w:r>
      <w:proofErr w:type="spellStart"/>
      <w:r>
        <w:rPr>
          <w:lang w:val="nl-BE"/>
        </w:rPr>
        <w:t>perform</w:t>
      </w:r>
      <w:proofErr w:type="spellEnd"/>
      <w:r>
        <w:rPr>
          <w:lang w:val="nl-BE"/>
        </w:rPr>
        <w:t xml:space="preserve"> a </w:t>
      </w:r>
      <w:proofErr w:type="spellStart"/>
      <w:r>
        <w:rPr>
          <w:lang w:val="nl-BE"/>
        </w:rPr>
        <w:t>stability</w:t>
      </w:r>
      <w:proofErr w:type="spellEnd"/>
      <w:r>
        <w:rPr>
          <w:lang w:val="nl-BE"/>
        </w:rPr>
        <w:t xml:space="preserve"> analysis of a </w:t>
      </w:r>
      <w:proofErr w:type="spellStart"/>
      <w:r>
        <w:rPr>
          <w:lang w:val="nl-BE"/>
        </w:rPr>
        <w:t>simple</w:t>
      </w:r>
      <w:proofErr w:type="spellEnd"/>
      <w:r>
        <w:rPr>
          <w:lang w:val="nl-BE"/>
        </w:rPr>
        <w:t xml:space="preserve"> model </w:t>
      </w:r>
      <w:proofErr w:type="spellStart"/>
      <w:r>
        <w:rPr>
          <w:lang w:val="nl-BE"/>
        </w:rPr>
        <w:t>such</w:t>
      </w:r>
      <w:proofErr w:type="spellEnd"/>
      <w:r>
        <w:rPr>
          <w:lang w:val="nl-BE"/>
        </w:rPr>
        <w:t xml:space="preserve"> as a </w:t>
      </w:r>
      <w:proofErr w:type="spellStart"/>
      <w:r>
        <w:rPr>
          <w:lang w:val="nl-BE"/>
        </w:rPr>
        <w:t>monoculture</w:t>
      </w:r>
      <w:proofErr w:type="spellEnd"/>
      <w:r>
        <w:rPr>
          <w:lang w:val="nl-BE"/>
        </w:rPr>
        <w:t xml:space="preserve">, </w:t>
      </w:r>
      <w:proofErr w:type="spellStart"/>
      <w:r>
        <w:rPr>
          <w:lang w:val="nl-BE"/>
        </w:rPr>
        <w:t>you</w:t>
      </w:r>
      <w:proofErr w:type="spellEnd"/>
      <w:r>
        <w:rPr>
          <w:lang w:val="nl-BE"/>
        </w:rPr>
        <w:t xml:space="preserve"> </w:t>
      </w:r>
      <w:proofErr w:type="spellStart"/>
      <w:r>
        <w:rPr>
          <w:lang w:val="nl-BE"/>
        </w:rPr>
        <w:t>would</w:t>
      </w:r>
      <w:proofErr w:type="spellEnd"/>
      <w:r>
        <w:rPr>
          <w:lang w:val="nl-BE"/>
        </w:rPr>
        <w:t xml:space="preserve"> </w:t>
      </w:r>
      <w:proofErr w:type="spellStart"/>
      <w:r>
        <w:rPr>
          <w:lang w:val="nl-BE"/>
        </w:rPr>
        <w:t>see</w:t>
      </w:r>
      <w:proofErr w:type="spellEnd"/>
      <w:r>
        <w:rPr>
          <w:lang w:val="nl-BE"/>
        </w:rPr>
        <w:t xml:space="preserve"> </w:t>
      </w:r>
      <w:proofErr w:type="spellStart"/>
      <w:r>
        <w:rPr>
          <w:lang w:val="nl-BE"/>
        </w:rPr>
        <w:t>that</w:t>
      </w:r>
      <w:proofErr w:type="spellEnd"/>
      <w:r>
        <w:rPr>
          <w:lang w:val="nl-BE"/>
        </w:rPr>
        <w:t xml:space="preserve"> </w:t>
      </w:r>
      <w:proofErr w:type="spellStart"/>
      <w:r>
        <w:rPr>
          <w:lang w:val="nl-BE"/>
        </w:rPr>
        <w:t>the</w:t>
      </w:r>
      <w:proofErr w:type="spellEnd"/>
      <w:r>
        <w:rPr>
          <w:lang w:val="nl-BE"/>
        </w:rPr>
        <w:t xml:space="preserve"> '</w:t>
      </w:r>
      <w:proofErr w:type="spellStart"/>
      <w:r>
        <w:rPr>
          <w:lang w:val="nl-BE"/>
        </w:rPr>
        <w:t>sharpness</w:t>
      </w:r>
      <w:proofErr w:type="spellEnd"/>
      <w:r>
        <w:rPr>
          <w:lang w:val="nl-BE"/>
        </w:rPr>
        <w:t xml:space="preserve">' of </w:t>
      </w:r>
      <w:proofErr w:type="spellStart"/>
      <w:r>
        <w:rPr>
          <w:lang w:val="nl-BE"/>
        </w:rPr>
        <w:t>the</w:t>
      </w:r>
      <w:proofErr w:type="spellEnd"/>
      <w:r>
        <w:rPr>
          <w:lang w:val="nl-BE"/>
        </w:rPr>
        <w:t xml:space="preserve"> </w:t>
      </w:r>
      <w:proofErr w:type="spellStart"/>
      <w:r>
        <w:rPr>
          <w:lang w:val="nl-BE"/>
        </w:rPr>
        <w:t>transitions</w:t>
      </w:r>
      <w:proofErr w:type="spellEnd"/>
      <w:r>
        <w:rPr>
          <w:lang w:val="nl-BE"/>
        </w:rPr>
        <w:t xml:space="preserve"> is </w:t>
      </w:r>
      <w:proofErr w:type="spellStart"/>
      <w:r>
        <w:rPr>
          <w:lang w:val="nl-BE"/>
        </w:rPr>
        <w:t>dictated</w:t>
      </w:r>
      <w:proofErr w:type="spellEnd"/>
      <w:r>
        <w:rPr>
          <w:lang w:val="nl-BE"/>
        </w:rPr>
        <w:t xml:space="preserve"> </w:t>
      </w:r>
      <w:proofErr w:type="spellStart"/>
      <w:r>
        <w:rPr>
          <w:lang w:val="nl-BE"/>
        </w:rPr>
        <w:t>by</w:t>
      </w:r>
      <w:proofErr w:type="spellEnd"/>
      <w:r>
        <w:rPr>
          <w:lang w:val="nl-BE"/>
        </w:rPr>
        <w:t xml:space="preserve"> </w:t>
      </w:r>
      <w:proofErr w:type="spellStart"/>
      <w:r>
        <w:rPr>
          <w:lang w:val="nl-BE"/>
        </w:rPr>
        <w:t>the</w:t>
      </w:r>
      <w:proofErr w:type="spellEnd"/>
      <w:r>
        <w:rPr>
          <w:lang w:val="nl-BE"/>
        </w:rPr>
        <w:t xml:space="preserve"> </w:t>
      </w:r>
      <w:proofErr w:type="spellStart"/>
      <w:r>
        <w:rPr>
          <w:lang w:val="nl-BE"/>
        </w:rPr>
        <w:t>kinetic</w:t>
      </w:r>
      <w:proofErr w:type="spellEnd"/>
      <w:r>
        <w:rPr>
          <w:lang w:val="nl-BE"/>
        </w:rPr>
        <w:t xml:space="preserve"> parameters. </w:t>
      </w:r>
      <w:proofErr w:type="spellStart"/>
      <w:r>
        <w:rPr>
          <w:lang w:val="nl-BE"/>
        </w:rPr>
        <w:t>Did</w:t>
      </w:r>
      <w:proofErr w:type="spellEnd"/>
      <w:r>
        <w:rPr>
          <w:lang w:val="nl-BE"/>
        </w:rPr>
        <w:t xml:space="preserve"> </w:t>
      </w:r>
      <w:proofErr w:type="spellStart"/>
      <w:r>
        <w:rPr>
          <w:lang w:val="nl-BE"/>
        </w:rPr>
        <w:t>you</w:t>
      </w:r>
      <w:proofErr w:type="spellEnd"/>
      <w:r>
        <w:rPr>
          <w:lang w:val="nl-BE"/>
        </w:rPr>
        <w:t xml:space="preserve"> </w:t>
      </w:r>
      <w:proofErr w:type="spellStart"/>
      <w:r>
        <w:rPr>
          <w:lang w:val="nl-BE"/>
        </w:rPr>
        <w:t>perform</w:t>
      </w:r>
      <w:proofErr w:type="spellEnd"/>
      <w:r>
        <w:rPr>
          <w:lang w:val="nl-BE"/>
        </w:rPr>
        <w:t xml:space="preserve"> a </w:t>
      </w:r>
      <w:proofErr w:type="spellStart"/>
      <w:r>
        <w:rPr>
          <w:lang w:val="nl-BE"/>
        </w:rPr>
        <w:t>monoculture</w:t>
      </w:r>
      <w:proofErr w:type="spellEnd"/>
      <w:r>
        <w:rPr>
          <w:lang w:val="nl-BE"/>
        </w:rPr>
        <w:t xml:space="preserve"> analysis </w:t>
      </w:r>
      <w:proofErr w:type="spellStart"/>
      <w:r>
        <w:rPr>
          <w:lang w:val="nl-BE"/>
        </w:rPr>
        <w:t>too</w:t>
      </w:r>
      <w:proofErr w:type="spellEnd"/>
      <w:r>
        <w:rPr>
          <w:lang w:val="nl-BE"/>
        </w:rPr>
        <w:t xml:space="preserve">? I </w:t>
      </w:r>
      <w:proofErr w:type="spellStart"/>
      <w:r>
        <w:rPr>
          <w:lang w:val="nl-BE"/>
        </w:rPr>
        <w:t>assume</w:t>
      </w:r>
      <w:proofErr w:type="spellEnd"/>
      <w:r>
        <w:rPr>
          <w:lang w:val="nl-BE"/>
        </w:rPr>
        <w:t xml:space="preserve"> </w:t>
      </w:r>
      <w:proofErr w:type="spellStart"/>
      <w:r>
        <w:rPr>
          <w:lang w:val="nl-BE"/>
        </w:rPr>
        <w:t>that</w:t>
      </w:r>
      <w:proofErr w:type="spellEnd"/>
      <w:r>
        <w:rPr>
          <w:lang w:val="nl-BE"/>
        </w:rPr>
        <w:t xml:space="preserve"> </w:t>
      </w:r>
      <w:proofErr w:type="spellStart"/>
      <w:r>
        <w:rPr>
          <w:lang w:val="nl-BE"/>
        </w:rPr>
        <w:t>fig</w:t>
      </w:r>
      <w:proofErr w:type="spellEnd"/>
      <w:r>
        <w:rPr>
          <w:lang w:val="nl-BE"/>
        </w:rPr>
        <w:t xml:space="preserve"> 2B is </w:t>
      </w:r>
      <w:proofErr w:type="spellStart"/>
      <w:r>
        <w:rPr>
          <w:lang w:val="nl-BE"/>
        </w:rPr>
        <w:t>showing</w:t>
      </w:r>
      <w:proofErr w:type="spellEnd"/>
      <w:r>
        <w:rPr>
          <w:lang w:val="nl-BE"/>
        </w:rPr>
        <w:t xml:space="preserve"> </w:t>
      </w:r>
      <w:proofErr w:type="spellStart"/>
      <w:r>
        <w:rPr>
          <w:lang w:val="nl-BE"/>
        </w:rPr>
        <w:t>the</w:t>
      </w:r>
      <w:proofErr w:type="spellEnd"/>
      <w:r>
        <w:rPr>
          <w:lang w:val="nl-BE"/>
        </w:rPr>
        <w:t xml:space="preserve"> cross-</w:t>
      </w:r>
      <w:proofErr w:type="spellStart"/>
      <w:r>
        <w:rPr>
          <w:lang w:val="nl-BE"/>
        </w:rPr>
        <w:t>sectional</w:t>
      </w:r>
      <w:proofErr w:type="spellEnd"/>
      <w:r>
        <w:rPr>
          <w:lang w:val="nl-BE"/>
        </w:rPr>
        <w:t xml:space="preserve"> plots </w:t>
      </w:r>
      <w:proofErr w:type="spellStart"/>
      <w:r>
        <w:rPr>
          <w:lang w:val="nl-BE"/>
        </w:rPr>
        <w:t>for</w:t>
      </w:r>
      <w:proofErr w:type="spellEnd"/>
      <w:r>
        <w:rPr>
          <w:lang w:val="nl-BE"/>
        </w:rPr>
        <w:t xml:space="preserve"> </w:t>
      </w:r>
      <w:proofErr w:type="spellStart"/>
      <w:r>
        <w:rPr>
          <w:lang w:val="nl-BE"/>
        </w:rPr>
        <w:t>the</w:t>
      </w:r>
      <w:proofErr w:type="spellEnd"/>
      <w:r>
        <w:rPr>
          <w:lang w:val="nl-BE"/>
        </w:rPr>
        <w:t xml:space="preserve"> community </w:t>
      </w:r>
      <w:proofErr w:type="spellStart"/>
      <w:r>
        <w:rPr>
          <w:lang w:val="nl-BE"/>
        </w:rPr>
        <w:t>simulation</w:t>
      </w:r>
      <w:proofErr w:type="spellEnd"/>
      <w:r>
        <w:rPr>
          <w:lang w:val="nl-BE"/>
        </w:rPr>
        <w:t xml:space="preserve">. </w:t>
      </w:r>
      <w:proofErr w:type="spellStart"/>
      <w:r>
        <w:rPr>
          <w:lang w:val="nl-BE"/>
        </w:rPr>
        <w:t>Not</w:t>
      </w:r>
      <w:proofErr w:type="spellEnd"/>
      <w:r>
        <w:rPr>
          <w:lang w:val="nl-BE"/>
        </w:rPr>
        <w:t xml:space="preserve"> </w:t>
      </w:r>
      <w:proofErr w:type="spellStart"/>
      <w:r>
        <w:rPr>
          <w:lang w:val="nl-BE"/>
        </w:rPr>
        <w:t>very</w:t>
      </w:r>
      <w:proofErr w:type="spellEnd"/>
      <w:r>
        <w:rPr>
          <w:lang w:val="nl-BE"/>
        </w:rPr>
        <w:t xml:space="preserve"> </w:t>
      </w:r>
      <w:proofErr w:type="spellStart"/>
      <w:r>
        <w:rPr>
          <w:lang w:val="nl-BE"/>
        </w:rPr>
        <w:t>clear</w:t>
      </w:r>
      <w:proofErr w:type="spellEnd"/>
      <w:r>
        <w:rPr>
          <w:lang w:val="nl-BE"/>
        </w:rPr>
        <w:t xml:space="preserve"> </w:t>
      </w:r>
      <w:proofErr w:type="spellStart"/>
      <w:r>
        <w:rPr>
          <w:lang w:val="nl-BE"/>
        </w:rPr>
        <w:t>from</w:t>
      </w:r>
      <w:proofErr w:type="spellEnd"/>
      <w:r>
        <w:rPr>
          <w:lang w:val="nl-BE"/>
        </w:rPr>
        <w:t xml:space="preserve"> </w:t>
      </w:r>
      <w:proofErr w:type="spellStart"/>
      <w:r>
        <w:rPr>
          <w:lang w:val="nl-BE"/>
        </w:rPr>
        <w:t>the</w:t>
      </w:r>
      <w:proofErr w:type="spellEnd"/>
      <w:r>
        <w:rPr>
          <w:lang w:val="nl-BE"/>
        </w:rPr>
        <w:t xml:space="preserve"> </w:t>
      </w:r>
      <w:proofErr w:type="spellStart"/>
      <w:r>
        <w:rPr>
          <w:lang w:val="nl-BE"/>
        </w:rPr>
        <w:t>caption</w:t>
      </w:r>
      <w:proofErr w:type="spellEnd"/>
      <w:r>
        <w:rPr>
          <w:lang w:val="nl-BE"/>
        </w:rPr>
        <w:t>.</w:t>
      </w:r>
    </w:p>
    <w:p w14:paraId="06BC2557" w14:textId="77777777" w:rsidR="004F78EC" w:rsidRDefault="004F78EC">
      <w:pPr>
        <w:pStyle w:val="CommentText"/>
      </w:pPr>
    </w:p>
    <w:p w14:paraId="728C2CBE" w14:textId="77777777" w:rsidR="004F78EC" w:rsidRDefault="004F78EC" w:rsidP="00F018DE">
      <w:pPr>
        <w:pStyle w:val="CommentText"/>
      </w:pPr>
      <w:proofErr w:type="spellStart"/>
      <w:r>
        <w:rPr>
          <w:lang w:val="nl-BE"/>
        </w:rPr>
        <w:t>I'm</w:t>
      </w:r>
      <w:proofErr w:type="spellEnd"/>
      <w:r>
        <w:rPr>
          <w:lang w:val="nl-BE"/>
        </w:rPr>
        <w:t xml:space="preserve"> </w:t>
      </w:r>
      <w:proofErr w:type="spellStart"/>
      <w:r>
        <w:rPr>
          <w:lang w:val="nl-BE"/>
        </w:rPr>
        <w:t>surprised</w:t>
      </w:r>
      <w:proofErr w:type="spellEnd"/>
      <w:r>
        <w:rPr>
          <w:lang w:val="nl-BE"/>
        </w:rPr>
        <w:t xml:space="preserve"> </w:t>
      </w:r>
      <w:proofErr w:type="spellStart"/>
      <w:r>
        <w:rPr>
          <w:lang w:val="nl-BE"/>
        </w:rPr>
        <w:t>by</w:t>
      </w:r>
      <w:proofErr w:type="spellEnd"/>
      <w:r>
        <w:rPr>
          <w:lang w:val="nl-BE"/>
        </w:rPr>
        <w:t xml:space="preserve"> </w:t>
      </w:r>
      <w:proofErr w:type="spellStart"/>
      <w:r>
        <w:rPr>
          <w:lang w:val="nl-BE"/>
        </w:rPr>
        <w:t>the</w:t>
      </w:r>
      <w:proofErr w:type="spellEnd"/>
      <w:r>
        <w:rPr>
          <w:lang w:val="nl-BE"/>
        </w:rPr>
        <w:t xml:space="preserve"> </w:t>
      </w:r>
      <w:proofErr w:type="spellStart"/>
      <w:r>
        <w:rPr>
          <w:lang w:val="nl-BE"/>
        </w:rPr>
        <w:t>fact</w:t>
      </w:r>
      <w:proofErr w:type="spellEnd"/>
      <w:r>
        <w:rPr>
          <w:lang w:val="nl-BE"/>
        </w:rPr>
        <w:t xml:space="preserve"> </w:t>
      </w:r>
      <w:proofErr w:type="spellStart"/>
      <w:r>
        <w:rPr>
          <w:lang w:val="nl-BE"/>
        </w:rPr>
        <w:t>that</w:t>
      </w:r>
      <w:proofErr w:type="spellEnd"/>
      <w:r>
        <w:rPr>
          <w:lang w:val="nl-BE"/>
        </w:rPr>
        <w:t xml:space="preserve"> </w:t>
      </w:r>
      <w:proofErr w:type="spellStart"/>
      <w:r>
        <w:rPr>
          <w:lang w:val="nl-BE"/>
        </w:rPr>
        <w:t>you</w:t>
      </w:r>
      <w:proofErr w:type="spellEnd"/>
      <w:r>
        <w:rPr>
          <w:lang w:val="nl-BE"/>
        </w:rPr>
        <w:t xml:space="preserve"> do </w:t>
      </w:r>
      <w:proofErr w:type="spellStart"/>
      <w:r>
        <w:rPr>
          <w:lang w:val="nl-BE"/>
        </w:rPr>
        <w:t>not</w:t>
      </w:r>
      <w:proofErr w:type="spellEnd"/>
      <w:r>
        <w:rPr>
          <w:lang w:val="nl-BE"/>
        </w:rPr>
        <w:t xml:space="preserve"> </w:t>
      </w:r>
      <w:proofErr w:type="spellStart"/>
      <w:r>
        <w:rPr>
          <w:lang w:val="nl-BE"/>
        </w:rPr>
        <w:t>observe</w:t>
      </w:r>
      <w:proofErr w:type="spellEnd"/>
      <w:r>
        <w:rPr>
          <w:lang w:val="nl-BE"/>
        </w:rPr>
        <w:t xml:space="preserve"> "</w:t>
      </w:r>
      <w:proofErr w:type="spellStart"/>
      <w:r>
        <w:rPr>
          <w:lang w:val="nl-BE"/>
        </w:rPr>
        <w:t>washout</w:t>
      </w:r>
      <w:proofErr w:type="spellEnd"/>
      <w:r>
        <w:rPr>
          <w:lang w:val="nl-BE"/>
        </w:rPr>
        <w:t xml:space="preserve">" or is "no </w:t>
      </w:r>
      <w:proofErr w:type="spellStart"/>
      <w:r>
        <w:rPr>
          <w:lang w:val="nl-BE"/>
        </w:rPr>
        <w:t>growth</w:t>
      </w:r>
      <w:proofErr w:type="spellEnd"/>
      <w:r>
        <w:rPr>
          <w:lang w:val="nl-BE"/>
        </w:rPr>
        <w:t xml:space="preserve">" </w:t>
      </w:r>
      <w:proofErr w:type="spellStart"/>
      <w:r>
        <w:rPr>
          <w:lang w:val="nl-BE"/>
        </w:rPr>
        <w:t>referring</w:t>
      </w:r>
      <w:proofErr w:type="spellEnd"/>
      <w:r>
        <w:rPr>
          <w:lang w:val="nl-BE"/>
        </w:rPr>
        <w:t xml:space="preserve"> </w:t>
      </w:r>
      <w:proofErr w:type="spellStart"/>
      <w:r>
        <w:rPr>
          <w:lang w:val="nl-BE"/>
        </w:rPr>
        <w:t>to</w:t>
      </w:r>
      <w:proofErr w:type="spellEnd"/>
      <w:r>
        <w:rPr>
          <w:lang w:val="nl-BE"/>
        </w:rPr>
        <w:t xml:space="preserve"> </w:t>
      </w:r>
      <w:proofErr w:type="spellStart"/>
      <w:r>
        <w:rPr>
          <w:lang w:val="nl-BE"/>
        </w:rPr>
        <w:t>washout</w:t>
      </w:r>
      <w:proofErr w:type="spellEnd"/>
      <w:r>
        <w:rPr>
          <w:lang w:val="nl-BE"/>
        </w:rPr>
        <w:t xml:space="preserve">? In </w:t>
      </w:r>
      <w:proofErr w:type="spellStart"/>
      <w:r>
        <w:rPr>
          <w:lang w:val="nl-BE"/>
        </w:rPr>
        <w:t>the</w:t>
      </w:r>
      <w:proofErr w:type="spellEnd"/>
      <w:r>
        <w:rPr>
          <w:lang w:val="nl-BE"/>
        </w:rPr>
        <w:t xml:space="preserve"> absence of cross-</w:t>
      </w:r>
      <w:proofErr w:type="spellStart"/>
      <w:r>
        <w:rPr>
          <w:lang w:val="nl-BE"/>
        </w:rPr>
        <w:t>feeding</w:t>
      </w:r>
      <w:proofErr w:type="spellEnd"/>
      <w:r>
        <w:rPr>
          <w:lang w:val="nl-BE"/>
        </w:rPr>
        <w:t xml:space="preserve">, </w:t>
      </w:r>
      <w:proofErr w:type="spellStart"/>
      <w:r>
        <w:rPr>
          <w:lang w:val="nl-BE"/>
        </w:rPr>
        <w:t>the</w:t>
      </w:r>
      <w:proofErr w:type="spellEnd"/>
      <w:r>
        <w:rPr>
          <w:lang w:val="nl-BE"/>
        </w:rPr>
        <w:t xml:space="preserve"> </w:t>
      </w:r>
      <w:proofErr w:type="spellStart"/>
      <w:r>
        <w:rPr>
          <w:lang w:val="nl-BE"/>
        </w:rPr>
        <w:t>critical</w:t>
      </w:r>
      <w:proofErr w:type="spellEnd"/>
      <w:r>
        <w:rPr>
          <w:lang w:val="nl-BE"/>
        </w:rPr>
        <w:t xml:space="preserve"> </w:t>
      </w:r>
      <w:proofErr w:type="spellStart"/>
      <w:r>
        <w:rPr>
          <w:lang w:val="nl-BE"/>
        </w:rPr>
        <w:t>dilution</w:t>
      </w:r>
      <w:proofErr w:type="spellEnd"/>
      <w:r>
        <w:rPr>
          <w:lang w:val="nl-BE"/>
        </w:rPr>
        <w:t xml:space="preserve"> </w:t>
      </w:r>
      <w:proofErr w:type="spellStart"/>
      <w:r>
        <w:rPr>
          <w:lang w:val="nl-BE"/>
        </w:rPr>
        <w:t>rate</w:t>
      </w:r>
      <w:proofErr w:type="spellEnd"/>
      <w:r>
        <w:rPr>
          <w:lang w:val="nl-BE"/>
        </w:rPr>
        <w:t xml:space="preserve"> </w:t>
      </w:r>
      <w:proofErr w:type="spellStart"/>
      <w:r>
        <w:rPr>
          <w:lang w:val="nl-BE"/>
        </w:rPr>
        <w:t>can</w:t>
      </w:r>
      <w:proofErr w:type="spellEnd"/>
      <w:r>
        <w:rPr>
          <w:lang w:val="nl-BE"/>
        </w:rPr>
        <w:t xml:space="preserve"> </w:t>
      </w:r>
      <w:proofErr w:type="spellStart"/>
      <w:r>
        <w:rPr>
          <w:lang w:val="nl-BE"/>
        </w:rPr>
        <w:t>be</w:t>
      </w:r>
      <w:proofErr w:type="spellEnd"/>
      <w:r>
        <w:rPr>
          <w:lang w:val="nl-BE"/>
        </w:rPr>
        <w:t xml:space="preserve"> </w:t>
      </w:r>
      <w:proofErr w:type="spellStart"/>
      <w:r>
        <w:rPr>
          <w:lang w:val="nl-BE"/>
        </w:rPr>
        <w:t>calculated</w:t>
      </w:r>
      <w:proofErr w:type="spellEnd"/>
      <w:r>
        <w:rPr>
          <w:lang w:val="nl-BE"/>
        </w:rPr>
        <w:t xml:space="preserve"> </w:t>
      </w:r>
      <w:proofErr w:type="spellStart"/>
      <w:proofErr w:type="gramStart"/>
      <w:r>
        <w:rPr>
          <w:lang w:val="nl-BE"/>
        </w:rPr>
        <w:t>from</w:t>
      </w:r>
      <w:proofErr w:type="spellEnd"/>
      <w:r>
        <w:rPr>
          <w:lang w:val="nl-BE"/>
        </w:rPr>
        <w:t xml:space="preserve">  </w:t>
      </w:r>
      <w:proofErr w:type="spellStart"/>
      <w:r>
        <w:rPr>
          <w:lang w:val="nl-BE"/>
        </w:rPr>
        <w:t>the</w:t>
      </w:r>
      <w:proofErr w:type="spellEnd"/>
      <w:proofErr w:type="gramEnd"/>
      <w:r>
        <w:rPr>
          <w:lang w:val="nl-BE"/>
        </w:rPr>
        <w:t xml:space="preserve"> </w:t>
      </w:r>
      <w:proofErr w:type="spellStart"/>
      <w:r>
        <w:rPr>
          <w:lang w:val="nl-BE"/>
        </w:rPr>
        <w:t>growth</w:t>
      </w:r>
      <w:proofErr w:type="spellEnd"/>
      <w:r>
        <w:rPr>
          <w:lang w:val="nl-BE"/>
        </w:rPr>
        <w:t xml:space="preserve"> kinetics </w:t>
      </w:r>
      <w:proofErr w:type="spellStart"/>
      <w:r>
        <w:rPr>
          <w:lang w:val="nl-BE"/>
        </w:rPr>
        <w:t>and</w:t>
      </w:r>
      <w:proofErr w:type="spellEnd"/>
      <w:r>
        <w:rPr>
          <w:lang w:val="nl-BE"/>
        </w:rPr>
        <w:t xml:space="preserve"> </w:t>
      </w:r>
      <w:proofErr w:type="spellStart"/>
      <w:r>
        <w:rPr>
          <w:lang w:val="nl-BE"/>
        </w:rPr>
        <w:t>the</w:t>
      </w:r>
      <w:proofErr w:type="spellEnd"/>
      <w:r>
        <w:rPr>
          <w:lang w:val="nl-BE"/>
        </w:rPr>
        <w:t xml:space="preserve"> </w:t>
      </w:r>
      <w:proofErr w:type="spellStart"/>
      <w:r>
        <w:rPr>
          <w:lang w:val="nl-BE"/>
        </w:rPr>
        <w:t>substrate</w:t>
      </w:r>
      <w:proofErr w:type="spellEnd"/>
      <w:r>
        <w:rPr>
          <w:lang w:val="nl-BE"/>
        </w:rPr>
        <w:t xml:space="preserve"> </w:t>
      </w:r>
      <w:proofErr w:type="spellStart"/>
      <w:r>
        <w:rPr>
          <w:lang w:val="nl-BE"/>
        </w:rPr>
        <w:t>concentration</w:t>
      </w:r>
      <w:proofErr w:type="spellEnd"/>
      <w:r>
        <w:rPr>
          <w:lang w:val="nl-BE"/>
        </w:rPr>
        <w:t xml:space="preserve"> in </w:t>
      </w:r>
      <w:proofErr w:type="spellStart"/>
      <w:r>
        <w:rPr>
          <w:lang w:val="nl-BE"/>
        </w:rPr>
        <w:t>the</w:t>
      </w:r>
      <w:proofErr w:type="spellEnd"/>
      <w:r>
        <w:rPr>
          <w:lang w:val="nl-BE"/>
        </w:rPr>
        <w:t xml:space="preserve"> </w:t>
      </w:r>
      <w:proofErr w:type="spellStart"/>
      <w:r>
        <w:rPr>
          <w:lang w:val="nl-BE"/>
        </w:rPr>
        <w:t>influent</w:t>
      </w:r>
      <w:proofErr w:type="spellEnd"/>
      <w:r>
        <w:rPr>
          <w:lang w:val="nl-BE"/>
        </w:rPr>
        <w:t>.</w:t>
      </w:r>
    </w:p>
  </w:comment>
  <w:comment w:id="89" w:author="Kristel Bernaerts" w:date="2024-01-29T13:43:00Z" w:initials="KB">
    <w:p w14:paraId="75E81AE2" w14:textId="77777777" w:rsidR="00595CB6" w:rsidRDefault="00595CB6" w:rsidP="00916A13">
      <w:pPr>
        <w:pStyle w:val="CommentText"/>
      </w:pPr>
      <w:r>
        <w:rPr>
          <w:rStyle w:val="CommentReference"/>
        </w:rPr>
        <w:annotationRef/>
      </w:r>
      <w:proofErr w:type="spellStart"/>
      <w:r>
        <w:rPr>
          <w:lang w:val="nl-BE"/>
        </w:rPr>
        <w:t>Not</w:t>
      </w:r>
      <w:proofErr w:type="spellEnd"/>
      <w:r>
        <w:rPr>
          <w:lang w:val="nl-BE"/>
        </w:rPr>
        <w:t xml:space="preserve"> </w:t>
      </w:r>
      <w:proofErr w:type="spellStart"/>
      <w:r>
        <w:rPr>
          <w:lang w:val="nl-BE"/>
        </w:rPr>
        <w:t>all</w:t>
      </w:r>
      <w:proofErr w:type="spellEnd"/>
      <w:r>
        <w:rPr>
          <w:lang w:val="nl-BE"/>
        </w:rPr>
        <w:t xml:space="preserve"> labels </w:t>
      </w:r>
      <w:proofErr w:type="spellStart"/>
      <w:r>
        <w:rPr>
          <w:lang w:val="nl-BE"/>
        </w:rPr>
        <w:t>readable</w:t>
      </w:r>
      <w:proofErr w:type="spellEnd"/>
      <w:r>
        <w:rPr>
          <w:lang w:val="nl-BE"/>
        </w:rPr>
        <w:t>.</w:t>
      </w:r>
    </w:p>
  </w:comment>
  <w:comment w:id="91" w:author="Kristel Bernaerts" w:date="2024-01-29T13:19:00Z" w:initials="KB">
    <w:p w14:paraId="4807B469" w14:textId="2CCAF49C" w:rsidR="00A94E31" w:rsidRDefault="00A94E31" w:rsidP="00E61F5E">
      <w:pPr>
        <w:pStyle w:val="CommentText"/>
      </w:pPr>
      <w:r>
        <w:rPr>
          <w:rStyle w:val="CommentReference"/>
        </w:rPr>
        <w:annotationRef/>
      </w:r>
      <w:r>
        <w:rPr>
          <w:lang w:val="nl-BE"/>
        </w:rPr>
        <w:t xml:space="preserve">Make </w:t>
      </w:r>
      <w:proofErr w:type="spellStart"/>
      <w:r>
        <w:rPr>
          <w:lang w:val="nl-BE"/>
        </w:rPr>
        <w:t>this</w:t>
      </w:r>
      <w:proofErr w:type="spellEnd"/>
      <w:r>
        <w:rPr>
          <w:lang w:val="nl-BE"/>
        </w:rPr>
        <w:t xml:space="preserve"> </w:t>
      </w:r>
      <w:proofErr w:type="spellStart"/>
      <w:r>
        <w:rPr>
          <w:lang w:val="nl-BE"/>
        </w:rPr>
        <w:t>clear</w:t>
      </w:r>
      <w:proofErr w:type="spellEnd"/>
      <w:r>
        <w:rPr>
          <w:lang w:val="nl-BE"/>
        </w:rPr>
        <w:t xml:space="preserve"> </w:t>
      </w:r>
      <w:proofErr w:type="spellStart"/>
      <w:r>
        <w:rPr>
          <w:lang w:val="nl-BE"/>
        </w:rPr>
        <w:t>from</w:t>
      </w:r>
      <w:proofErr w:type="spellEnd"/>
      <w:r>
        <w:rPr>
          <w:lang w:val="nl-BE"/>
        </w:rPr>
        <w:t xml:space="preserve"> </w:t>
      </w:r>
      <w:proofErr w:type="spellStart"/>
      <w:r>
        <w:rPr>
          <w:lang w:val="nl-BE"/>
        </w:rPr>
        <w:t>the</w:t>
      </w:r>
      <w:proofErr w:type="spellEnd"/>
      <w:r>
        <w:rPr>
          <w:lang w:val="nl-BE"/>
        </w:rPr>
        <w:t xml:space="preserve"> </w:t>
      </w:r>
      <w:proofErr w:type="spellStart"/>
      <w:r>
        <w:rPr>
          <w:lang w:val="nl-BE"/>
        </w:rPr>
        <w:t>beginning</w:t>
      </w:r>
      <w:proofErr w:type="spellEnd"/>
      <w:r>
        <w:rPr>
          <w:lang w:val="nl-BE"/>
        </w:rPr>
        <w:t xml:space="preserve">. </w:t>
      </w:r>
      <w:proofErr w:type="gramStart"/>
      <w:r>
        <w:rPr>
          <w:lang w:val="nl-BE"/>
        </w:rPr>
        <w:t>pH</w:t>
      </w:r>
      <w:proofErr w:type="gramEnd"/>
      <w:r>
        <w:rPr>
          <w:lang w:val="nl-BE"/>
        </w:rPr>
        <w:t xml:space="preserve"> is </w:t>
      </w:r>
      <w:proofErr w:type="spellStart"/>
      <w:r>
        <w:rPr>
          <w:lang w:val="nl-BE"/>
        </w:rPr>
        <w:t>emerging</w:t>
      </w:r>
      <w:proofErr w:type="spellEnd"/>
      <w:r>
        <w:rPr>
          <w:lang w:val="nl-BE"/>
        </w:rPr>
        <w:t xml:space="preserve"> state </w:t>
      </w:r>
      <w:proofErr w:type="spellStart"/>
      <w:r>
        <w:rPr>
          <w:lang w:val="nl-BE"/>
        </w:rPr>
        <w:t>not</w:t>
      </w:r>
      <w:proofErr w:type="spellEnd"/>
      <w:r>
        <w:rPr>
          <w:lang w:val="nl-BE"/>
        </w:rPr>
        <w:t xml:space="preserve"> </w:t>
      </w:r>
      <w:proofErr w:type="spellStart"/>
      <w:r>
        <w:rPr>
          <w:lang w:val="nl-BE"/>
        </w:rPr>
        <w:t>an</w:t>
      </w:r>
      <w:proofErr w:type="spellEnd"/>
      <w:r>
        <w:rPr>
          <w:lang w:val="nl-BE"/>
        </w:rPr>
        <w:t xml:space="preserve"> input </w:t>
      </w:r>
      <w:proofErr w:type="spellStart"/>
      <w:r>
        <w:rPr>
          <w:lang w:val="nl-BE"/>
        </w:rPr>
        <w:t>variable</w:t>
      </w:r>
      <w:proofErr w:type="spellEnd"/>
      <w:r>
        <w:rPr>
          <w:lang w:val="nl-BE"/>
        </w:rPr>
        <w:t>.</w:t>
      </w:r>
    </w:p>
  </w:comment>
  <w:comment w:id="101" w:author="Kristel Bernaerts" w:date="2024-01-29T13:20:00Z" w:initials="KB">
    <w:p w14:paraId="5F3E7733" w14:textId="77777777" w:rsidR="00AE1793" w:rsidRDefault="00EE65A5" w:rsidP="00456598">
      <w:pPr>
        <w:pStyle w:val="CommentText"/>
      </w:pPr>
      <w:r>
        <w:rPr>
          <w:rStyle w:val="CommentReference"/>
        </w:rPr>
        <w:annotationRef/>
      </w:r>
      <w:proofErr w:type="spellStart"/>
      <w:r w:rsidR="00AE1793">
        <w:rPr>
          <w:lang w:val="nl-BE"/>
        </w:rPr>
        <w:t>Outcompete</w:t>
      </w:r>
      <w:proofErr w:type="spellEnd"/>
      <w:r w:rsidR="00AE1793">
        <w:rPr>
          <w:lang w:val="nl-BE"/>
        </w:rPr>
        <w:t xml:space="preserve"> </w:t>
      </w:r>
      <w:proofErr w:type="spellStart"/>
      <w:r w:rsidR="00AE1793">
        <w:rPr>
          <w:lang w:val="nl-BE"/>
        </w:rPr>
        <w:t>gives</w:t>
      </w:r>
      <w:proofErr w:type="spellEnd"/>
      <w:r w:rsidR="00AE1793">
        <w:rPr>
          <w:lang w:val="nl-BE"/>
        </w:rPr>
        <w:t xml:space="preserve"> </w:t>
      </w:r>
      <w:proofErr w:type="spellStart"/>
      <w:r w:rsidR="00AE1793">
        <w:rPr>
          <w:lang w:val="nl-BE"/>
        </w:rPr>
        <w:t>to</w:t>
      </w:r>
      <w:proofErr w:type="spellEnd"/>
      <w:r w:rsidR="00AE1793">
        <w:rPr>
          <w:lang w:val="nl-BE"/>
        </w:rPr>
        <w:t xml:space="preserve"> me </w:t>
      </w:r>
      <w:proofErr w:type="spellStart"/>
      <w:r w:rsidR="00AE1793">
        <w:rPr>
          <w:lang w:val="nl-BE"/>
        </w:rPr>
        <w:t>the</w:t>
      </w:r>
      <w:proofErr w:type="spellEnd"/>
      <w:r w:rsidR="00AE1793">
        <w:rPr>
          <w:lang w:val="nl-BE"/>
        </w:rPr>
        <w:t xml:space="preserve"> </w:t>
      </w:r>
      <w:proofErr w:type="spellStart"/>
      <w:r w:rsidR="00AE1793">
        <w:rPr>
          <w:lang w:val="nl-BE"/>
        </w:rPr>
        <w:t>connotation</w:t>
      </w:r>
      <w:proofErr w:type="spellEnd"/>
      <w:r w:rsidR="00AE1793">
        <w:rPr>
          <w:lang w:val="nl-BE"/>
        </w:rPr>
        <w:t xml:space="preserve"> of "</w:t>
      </w:r>
      <w:proofErr w:type="spellStart"/>
      <w:r w:rsidR="00AE1793">
        <w:rPr>
          <w:lang w:val="nl-BE"/>
        </w:rPr>
        <w:t>competition</w:t>
      </w:r>
      <w:proofErr w:type="spellEnd"/>
      <w:r w:rsidR="00AE1793">
        <w:rPr>
          <w:lang w:val="nl-BE"/>
        </w:rPr>
        <w:t xml:space="preserve">" but is </w:t>
      </w:r>
      <w:proofErr w:type="spellStart"/>
      <w:r w:rsidR="00AE1793">
        <w:rPr>
          <w:lang w:val="nl-BE"/>
        </w:rPr>
        <w:t>this</w:t>
      </w:r>
      <w:proofErr w:type="spellEnd"/>
      <w:r w:rsidR="00AE1793">
        <w:rPr>
          <w:lang w:val="nl-BE"/>
        </w:rPr>
        <w:t xml:space="preserve"> </w:t>
      </w:r>
      <w:proofErr w:type="spellStart"/>
      <w:r w:rsidR="00AE1793">
        <w:rPr>
          <w:lang w:val="nl-BE"/>
        </w:rPr>
        <w:t>truly</w:t>
      </w:r>
      <w:proofErr w:type="spellEnd"/>
      <w:r w:rsidR="00AE1793">
        <w:rPr>
          <w:lang w:val="nl-BE"/>
        </w:rPr>
        <w:t xml:space="preserve"> (</w:t>
      </w:r>
      <w:proofErr w:type="spellStart"/>
      <w:r w:rsidR="00AE1793">
        <w:rPr>
          <w:lang w:val="nl-BE"/>
        </w:rPr>
        <w:t>only</w:t>
      </w:r>
      <w:proofErr w:type="spellEnd"/>
      <w:r w:rsidR="00AE1793">
        <w:rPr>
          <w:lang w:val="nl-BE"/>
        </w:rPr>
        <w:t xml:space="preserve">) </w:t>
      </w:r>
      <w:proofErr w:type="spellStart"/>
      <w:r w:rsidR="00AE1793">
        <w:rPr>
          <w:lang w:val="nl-BE"/>
        </w:rPr>
        <w:t>competition</w:t>
      </w:r>
      <w:proofErr w:type="spellEnd"/>
      <w:r w:rsidR="00AE1793">
        <w:rPr>
          <w:lang w:val="nl-BE"/>
        </w:rPr>
        <w:t xml:space="preserve">? </w:t>
      </w:r>
      <w:proofErr w:type="spellStart"/>
      <w:r w:rsidR="00AE1793">
        <w:rPr>
          <w:lang w:val="nl-BE"/>
        </w:rPr>
        <w:t>Also</w:t>
      </w:r>
      <w:proofErr w:type="spellEnd"/>
      <w:r w:rsidR="00AE1793">
        <w:rPr>
          <w:lang w:val="nl-BE"/>
        </w:rPr>
        <w:t xml:space="preserve"> </w:t>
      </w:r>
      <w:proofErr w:type="spellStart"/>
      <w:r w:rsidR="00AE1793">
        <w:rPr>
          <w:lang w:val="nl-BE"/>
        </w:rPr>
        <w:t>contribution</w:t>
      </w:r>
      <w:proofErr w:type="spellEnd"/>
      <w:r w:rsidR="00AE1793">
        <w:rPr>
          <w:lang w:val="nl-BE"/>
        </w:rPr>
        <w:t xml:space="preserve"> of </w:t>
      </w:r>
      <w:proofErr w:type="spellStart"/>
      <w:r w:rsidR="00AE1793">
        <w:rPr>
          <w:lang w:val="nl-BE"/>
        </w:rPr>
        <w:t>Inhibition</w:t>
      </w:r>
      <w:proofErr w:type="spellEnd"/>
      <w:r w:rsidR="00AE1793">
        <w:rPr>
          <w:lang w:val="nl-BE"/>
        </w:rPr>
        <w:t>?</w:t>
      </w:r>
    </w:p>
  </w:comment>
  <w:comment w:id="102" w:author="Kristel Bernaerts" w:date="2024-01-29T13:33:00Z" w:initials="KB">
    <w:p w14:paraId="4225B900" w14:textId="77777777" w:rsidR="006C5E42" w:rsidRDefault="00493026" w:rsidP="00097FC1">
      <w:pPr>
        <w:pStyle w:val="CommentText"/>
      </w:pPr>
      <w:r>
        <w:rPr>
          <w:rStyle w:val="CommentReference"/>
        </w:rPr>
        <w:annotationRef/>
      </w:r>
      <w:proofErr w:type="spellStart"/>
      <w:r w:rsidR="006C5E42">
        <w:rPr>
          <w:lang w:val="nl-BE"/>
        </w:rPr>
        <w:t>Did</w:t>
      </w:r>
      <w:proofErr w:type="spellEnd"/>
      <w:r w:rsidR="006C5E42">
        <w:rPr>
          <w:lang w:val="nl-BE"/>
        </w:rPr>
        <w:t xml:space="preserve"> </w:t>
      </w:r>
      <w:proofErr w:type="spellStart"/>
      <w:r w:rsidR="006C5E42">
        <w:rPr>
          <w:lang w:val="nl-BE"/>
        </w:rPr>
        <w:t>you</w:t>
      </w:r>
      <w:proofErr w:type="spellEnd"/>
      <w:r w:rsidR="006C5E42">
        <w:rPr>
          <w:lang w:val="nl-BE"/>
        </w:rPr>
        <w:t xml:space="preserve"> </w:t>
      </w:r>
      <w:proofErr w:type="spellStart"/>
      <w:r w:rsidR="006C5E42">
        <w:rPr>
          <w:lang w:val="nl-BE"/>
        </w:rPr>
        <w:t>retrieve</w:t>
      </w:r>
      <w:proofErr w:type="spellEnd"/>
      <w:r w:rsidR="006C5E42">
        <w:rPr>
          <w:lang w:val="nl-BE"/>
        </w:rPr>
        <w:t xml:space="preserve"> </w:t>
      </w:r>
      <w:proofErr w:type="spellStart"/>
      <w:r w:rsidR="006C5E42">
        <w:rPr>
          <w:lang w:val="nl-BE"/>
        </w:rPr>
        <w:t>the</w:t>
      </w:r>
      <w:proofErr w:type="spellEnd"/>
      <w:r w:rsidR="006C5E42">
        <w:rPr>
          <w:lang w:val="nl-BE"/>
        </w:rPr>
        <w:t xml:space="preserve"> </w:t>
      </w:r>
      <w:proofErr w:type="spellStart"/>
      <w:r w:rsidR="006C5E42">
        <w:rPr>
          <w:lang w:val="nl-BE"/>
        </w:rPr>
        <w:t>typical</w:t>
      </w:r>
      <w:proofErr w:type="spellEnd"/>
      <w:r w:rsidR="006C5E42">
        <w:rPr>
          <w:lang w:val="nl-BE"/>
        </w:rPr>
        <w:t xml:space="preserve"> model </w:t>
      </w:r>
      <w:proofErr w:type="spellStart"/>
      <w:r w:rsidR="006C5E42">
        <w:rPr>
          <w:lang w:val="nl-BE"/>
        </w:rPr>
        <w:t>structure</w:t>
      </w:r>
      <w:proofErr w:type="spellEnd"/>
      <w:r w:rsidR="006C5E42">
        <w:rPr>
          <w:lang w:val="nl-BE"/>
        </w:rPr>
        <w:t xml:space="preserve"> </w:t>
      </w:r>
      <w:proofErr w:type="spellStart"/>
      <w:r w:rsidR="006C5E42">
        <w:rPr>
          <w:lang w:val="nl-BE"/>
        </w:rPr>
        <w:t>that</w:t>
      </w:r>
      <w:proofErr w:type="spellEnd"/>
      <w:r w:rsidR="006C5E42">
        <w:rPr>
          <w:lang w:val="nl-BE"/>
        </w:rPr>
        <w:t xml:space="preserve"> is </w:t>
      </w:r>
      <w:proofErr w:type="spellStart"/>
      <w:r w:rsidR="006C5E42">
        <w:rPr>
          <w:lang w:val="nl-BE"/>
        </w:rPr>
        <w:t>needed</w:t>
      </w:r>
      <w:proofErr w:type="spellEnd"/>
      <w:r w:rsidR="006C5E42">
        <w:rPr>
          <w:lang w:val="nl-BE"/>
        </w:rPr>
        <w:t xml:space="preserve"> </w:t>
      </w:r>
      <w:proofErr w:type="spellStart"/>
      <w:r w:rsidR="006C5E42">
        <w:rPr>
          <w:lang w:val="nl-BE"/>
        </w:rPr>
        <w:t>for</w:t>
      </w:r>
      <w:proofErr w:type="spellEnd"/>
      <w:r w:rsidR="006C5E42">
        <w:rPr>
          <w:lang w:val="nl-BE"/>
        </w:rPr>
        <w:t xml:space="preserve"> </w:t>
      </w:r>
      <w:proofErr w:type="spellStart"/>
      <w:r w:rsidR="006C5E42">
        <w:rPr>
          <w:lang w:val="nl-BE"/>
        </w:rPr>
        <w:t>hysteresis</w:t>
      </w:r>
      <w:proofErr w:type="spellEnd"/>
      <w:r w:rsidR="006C5E42">
        <w:rPr>
          <w:lang w:val="nl-BE"/>
        </w:rPr>
        <w:t xml:space="preserve">? </w:t>
      </w:r>
      <w:proofErr w:type="spellStart"/>
      <w:r w:rsidR="006C5E42">
        <w:rPr>
          <w:lang w:val="nl-BE"/>
        </w:rPr>
        <w:t>I'm</w:t>
      </w:r>
      <w:proofErr w:type="spellEnd"/>
      <w:r w:rsidR="006C5E42">
        <w:rPr>
          <w:lang w:val="nl-BE"/>
        </w:rPr>
        <w:t xml:space="preserve"> </w:t>
      </w:r>
      <w:proofErr w:type="spellStart"/>
      <w:r w:rsidR="006C5E42">
        <w:rPr>
          <w:lang w:val="nl-BE"/>
        </w:rPr>
        <w:t>not</w:t>
      </w:r>
      <w:proofErr w:type="spellEnd"/>
      <w:r w:rsidR="006C5E42">
        <w:rPr>
          <w:lang w:val="nl-BE"/>
        </w:rPr>
        <w:t xml:space="preserve"> expert in </w:t>
      </w:r>
      <w:proofErr w:type="spellStart"/>
      <w:r w:rsidR="006C5E42">
        <w:rPr>
          <w:lang w:val="nl-BE"/>
        </w:rPr>
        <w:t>this</w:t>
      </w:r>
      <w:proofErr w:type="spellEnd"/>
      <w:r w:rsidR="006C5E42">
        <w:rPr>
          <w:lang w:val="nl-BE"/>
        </w:rPr>
        <w:t xml:space="preserve"> but Didier </w:t>
      </w:r>
      <w:proofErr w:type="spellStart"/>
      <w:r w:rsidR="006C5E42">
        <w:rPr>
          <w:lang w:val="nl-BE"/>
        </w:rPr>
        <w:t>might</w:t>
      </w:r>
      <w:proofErr w:type="spellEnd"/>
      <w:r w:rsidR="006C5E42">
        <w:rPr>
          <w:lang w:val="nl-BE"/>
        </w:rPr>
        <w:t xml:space="preserve"> help here. </w:t>
      </w:r>
    </w:p>
  </w:comment>
  <w:comment w:id="103" w:author="Karoline Faust" w:date="2023-12-13T16:06:00Z" w:initials="KF">
    <w:p w14:paraId="020DE830" w14:textId="5E4FDCFE" w:rsidR="00581B8A" w:rsidRDefault="00D449D6" w:rsidP="00581B8A">
      <w:r>
        <w:rPr>
          <w:rStyle w:val="CommentReference"/>
        </w:rPr>
        <w:annotationRef/>
      </w:r>
      <w:r w:rsidR="00581B8A">
        <w:rPr>
          <w:sz w:val="20"/>
          <w:szCs w:val="20"/>
        </w:rPr>
        <w:t xml:space="preserve">any idea what may prevent BH to switch back to trehalose as easily as it switches to glucose? is this asymmetry in switching indeed the cause of multistability, i.e. if you </w:t>
      </w:r>
      <w:proofErr w:type="spellStart"/>
      <w:r w:rsidR="00581B8A">
        <w:rPr>
          <w:sz w:val="20"/>
          <w:szCs w:val="20"/>
        </w:rPr>
        <w:t>equalise</w:t>
      </w:r>
      <w:proofErr w:type="spellEnd"/>
      <w:r w:rsidR="00581B8A">
        <w:rPr>
          <w:sz w:val="20"/>
          <w:szCs w:val="20"/>
        </w:rPr>
        <w:t xml:space="preserve"> transition probabilities in your model, does hysteresis disappear?</w:t>
      </w:r>
    </w:p>
  </w:comment>
  <w:comment w:id="104" w:author="Karoline Faust" w:date="2023-12-13T16:28:00Z" w:initials="KF">
    <w:p w14:paraId="3C068581" w14:textId="2599EC6A" w:rsidR="00F91E84" w:rsidRDefault="001B7026" w:rsidP="00F91E84">
      <w:r>
        <w:rPr>
          <w:rStyle w:val="CommentReference"/>
        </w:rPr>
        <w:annotationRef/>
      </w:r>
      <w:r w:rsidR="00F91E84">
        <w:rPr>
          <w:sz w:val="20"/>
          <w:szCs w:val="20"/>
        </w:rPr>
        <w:t>any idea why?</w:t>
      </w:r>
    </w:p>
  </w:comment>
  <w:comment w:id="105" w:author="Karoline Faust" w:date="2023-12-13T15:19:00Z" w:initials="KF">
    <w:p w14:paraId="4B6C3732" w14:textId="1F021F89" w:rsidR="000A4108" w:rsidRDefault="00556668" w:rsidP="000A4108">
      <w:r>
        <w:rPr>
          <w:rStyle w:val="CommentReference"/>
        </w:rPr>
        <w:annotationRef/>
      </w:r>
      <w:r w:rsidR="000A4108">
        <w:rPr>
          <w:sz w:val="20"/>
          <w:szCs w:val="20"/>
        </w:rPr>
        <w:t xml:space="preserve">Figure 3: Do model predictions deviate strongly from observations concerning immediate effect of perturbation? I am asking because otherwise it would be nice to </w:t>
      </w:r>
      <w:proofErr w:type="spellStart"/>
      <w:r w:rsidR="000A4108">
        <w:rPr>
          <w:sz w:val="20"/>
          <w:szCs w:val="20"/>
        </w:rPr>
        <w:t>valorise</w:t>
      </w:r>
      <w:proofErr w:type="spellEnd"/>
      <w:r w:rsidR="000A4108">
        <w:rPr>
          <w:sz w:val="20"/>
          <w:szCs w:val="20"/>
        </w:rPr>
        <w:t xml:space="preserve"> the fact that we have time series (and display e.g. observations next to the simulation with the feed interruption). For the ordination, I recommend different colors to differentiate control from pre- </w:t>
      </w:r>
      <w:proofErr w:type="spellStart"/>
      <w:proofErr w:type="gramStart"/>
      <w:r w:rsidR="000A4108">
        <w:rPr>
          <w:sz w:val="20"/>
          <w:szCs w:val="20"/>
        </w:rPr>
        <w:t>an</w:t>
      </w:r>
      <w:proofErr w:type="spellEnd"/>
      <w:proofErr w:type="gramEnd"/>
      <w:r w:rsidR="000A4108">
        <w:rPr>
          <w:sz w:val="20"/>
          <w:szCs w:val="20"/>
        </w:rPr>
        <w:t xml:space="preserve"> post-perturbation samples and a biplot to show which taxa dominate which samples. Concerning the experimental heatmap, is the idea to make it comparable to the heatmap shown for different pH values? If so, corresponding pH values need to be indicated. Also, what happens in the pH simulation if the pH is returned to 5.6 (is </w:t>
      </w:r>
      <w:proofErr w:type="gramStart"/>
      <w:r w:rsidR="000A4108">
        <w:rPr>
          <w:sz w:val="20"/>
          <w:szCs w:val="20"/>
        </w:rPr>
        <w:t>it</w:t>
      </w:r>
      <w:proofErr w:type="gramEnd"/>
      <w:r w:rsidR="000A4108">
        <w:rPr>
          <w:sz w:val="20"/>
          <w:szCs w:val="20"/>
        </w:rPr>
        <w:t xml:space="preserve"> true hysteresis)?</w:t>
      </w:r>
    </w:p>
  </w:comment>
  <w:comment w:id="106" w:author="Daniel-Rios Garza" w:date="2024-01-01T17:34:00Z" w:initials="DG">
    <w:p w14:paraId="2E6122C2" w14:textId="44AC82D5" w:rsidR="003C7F4B" w:rsidRDefault="003C7F4B">
      <w:pPr>
        <w:pStyle w:val="CommentText"/>
      </w:pPr>
      <w:r>
        <w:rPr>
          <w:rStyle w:val="CommentReference"/>
        </w:rPr>
        <w:annotationRef/>
      </w:r>
      <w:r>
        <w:t xml:space="preserve">The experimental data is </w:t>
      </w:r>
      <w:r w:rsidR="00293402">
        <w:t>very</w:t>
      </w:r>
      <w:r>
        <w:t xml:space="preserve"> noisy</w:t>
      </w:r>
      <w:r w:rsidR="00293402">
        <w:t xml:space="preserve"> as are the conditions in the AMBR</w:t>
      </w:r>
      <w:r>
        <w:t>. I tried my best to make some sort of sense</w:t>
      </w:r>
      <w:r w:rsidR="00F65665">
        <w:t xml:space="preserve"> from it</w:t>
      </w:r>
      <w:r>
        <w:t>, but I am open to new Figures and analysis that would match the story.</w:t>
      </w:r>
      <w:r w:rsidR="00717DF6">
        <w:t xml:space="preserve"> I </w:t>
      </w:r>
      <w:r w:rsidR="00293402">
        <w:t xml:space="preserve">tried to </w:t>
      </w:r>
      <w:r w:rsidR="00717DF6">
        <w:t>answer some of the questions with the supp</w:t>
      </w:r>
      <w:r w:rsidR="00293402">
        <w:t>le</w:t>
      </w:r>
      <w:r w:rsidR="00717DF6">
        <w:t>mentary Figure S</w:t>
      </w:r>
      <w:r w:rsidR="00293402">
        <w:t>3</w:t>
      </w:r>
      <w:r>
        <w:t xml:space="preserve"> </w:t>
      </w:r>
    </w:p>
  </w:comment>
  <w:comment w:id="107" w:author="Karoline Faust" w:date="2024-01-05T12:44:00Z" w:initials="KF">
    <w:p w14:paraId="4156E311" w14:textId="77777777" w:rsidR="009C2FFE" w:rsidRDefault="00DF6812" w:rsidP="009C2FFE">
      <w:r>
        <w:rPr>
          <w:rStyle w:val="CommentReference"/>
        </w:rPr>
        <w:annotationRef/>
      </w:r>
      <w:r w:rsidR="009C2FFE">
        <w:rPr>
          <w:sz w:val="20"/>
          <w:szCs w:val="20"/>
        </w:rPr>
        <w:t xml:space="preserve">S3 answers the last question and the new ordination plots go a long way in addressing the point on </w:t>
      </w:r>
      <w:proofErr w:type="spellStart"/>
      <w:r w:rsidR="009C2FFE">
        <w:rPr>
          <w:sz w:val="20"/>
          <w:szCs w:val="20"/>
        </w:rPr>
        <w:t>ambr</w:t>
      </w:r>
      <w:proofErr w:type="spellEnd"/>
      <w:r w:rsidR="009C2FFE">
        <w:rPr>
          <w:sz w:val="20"/>
          <w:szCs w:val="20"/>
        </w:rPr>
        <w:t xml:space="preserve"> </w:t>
      </w:r>
      <w:proofErr w:type="spellStart"/>
      <w:r w:rsidR="009C2FFE">
        <w:rPr>
          <w:sz w:val="20"/>
          <w:szCs w:val="20"/>
        </w:rPr>
        <w:t>valorisation</w:t>
      </w:r>
      <w:proofErr w:type="spellEnd"/>
      <w:r w:rsidR="009C2FFE">
        <w:rPr>
          <w:sz w:val="20"/>
          <w:szCs w:val="20"/>
        </w:rPr>
        <w:t xml:space="preserve"> (see comment below for discussion of these plots). For Figure 3C, indicating the pH values and the dilution rate would strengthen the link between the heatmap and the simulated heatmaps in A and B (giving the dilution rate for B would also help interpretation). In general, Fig 3 makes it hard to see that the model is able to predict the different observed configurations. Perhaps you could show insets with the observed control (3A) and end state community configurations (3B) next to the simulations (in 3A, I mean prior to feed stop). Alternatively, these insets could also be shown in Fig 2C.</w:t>
      </w:r>
    </w:p>
  </w:comment>
  <w:comment w:id="108" w:author="Daniel-Rios Garza" w:date="2024-01-11T17:13:00Z" w:initials="DG">
    <w:p w14:paraId="48F7C139" w14:textId="6EA13B1B" w:rsidR="00D15FC5" w:rsidRDefault="00D15FC5">
      <w:pPr>
        <w:pStyle w:val="CommentText"/>
      </w:pPr>
      <w:r>
        <w:rPr>
          <w:rStyle w:val="CommentReference"/>
        </w:rPr>
        <w:annotationRef/>
      </w:r>
      <w:r w:rsidR="00215C9D">
        <w:t xml:space="preserve">I agree and show a range in Figure 2. But </w:t>
      </w:r>
      <w:r>
        <w:t>Aside from the history-dependence</w:t>
      </w:r>
      <w:r w:rsidR="00972847">
        <w:t>,</w:t>
      </w:r>
      <w:r>
        <w:t xml:space="preserve"> alternative states</w:t>
      </w:r>
      <w:r w:rsidR="00972847">
        <w:t>, and possible tipping points</w:t>
      </w:r>
      <w:r>
        <w:t xml:space="preserve">, I </w:t>
      </w:r>
      <w:r w:rsidR="00972847">
        <w:t>don’t have hopes of precisely</w:t>
      </w:r>
      <w:r>
        <w:t xml:space="preserve"> replicat</w:t>
      </w:r>
      <w:r w:rsidR="00972847">
        <w:t>ing</w:t>
      </w:r>
      <w:r>
        <w:t xml:space="preserve"> the conditions in the AMBR because there are some important qualitative differences which I cannot address</w:t>
      </w:r>
      <w:r w:rsidR="00DE4DC8">
        <w:t xml:space="preserve"> with the model</w:t>
      </w:r>
      <w:r>
        <w:t xml:space="preserve">: </w:t>
      </w:r>
      <w:r w:rsidR="00972847">
        <w:t xml:space="preserve">(1) noisy setup; (2) not well controlled initial conditions; </w:t>
      </w:r>
      <w:r>
        <w:t>(</w:t>
      </w:r>
      <w:r w:rsidR="00972847">
        <w:t>3</w:t>
      </w:r>
      <w:r>
        <w:t>) additional species, (</w:t>
      </w:r>
      <w:r w:rsidR="00972847">
        <w:t>4</w:t>
      </w:r>
      <w:r>
        <w:t xml:space="preserve">) butyrate when there is no </w:t>
      </w:r>
      <w:proofErr w:type="spellStart"/>
      <w:r>
        <w:t>Roseburia</w:t>
      </w:r>
      <w:proofErr w:type="spellEnd"/>
      <w:r w:rsidR="00972847">
        <w:t xml:space="preserve">, (5) differences in volume; (6) debatable convergence; (7) absence of the confirmatory experiment addressing the model’s mechanism </w:t>
      </w:r>
    </w:p>
  </w:comment>
  <w:comment w:id="109" w:author="Daniel-Rios Garza" w:date="2024-01-11T17:21:00Z" w:initials="DG">
    <w:p w14:paraId="4E6EBCB7" w14:textId="094A9253" w:rsidR="00972847" w:rsidRDefault="00972847">
      <w:pPr>
        <w:pStyle w:val="CommentText"/>
      </w:pPr>
      <w:r>
        <w:rPr>
          <w:rStyle w:val="CommentReference"/>
        </w:rPr>
        <w:annotationRef/>
      </w:r>
    </w:p>
  </w:comment>
  <w:comment w:id="114" w:author="Karoline Faust" w:date="2024-01-18T17:28:00Z" w:initials="KF">
    <w:p w14:paraId="4DCC95EF" w14:textId="77777777" w:rsidR="00501BB2" w:rsidRDefault="00BD5841" w:rsidP="00501BB2">
      <w:r>
        <w:rPr>
          <w:rStyle w:val="CommentReference"/>
        </w:rPr>
        <w:annotationRef/>
      </w:r>
      <w:r w:rsidR="00501BB2">
        <w:rPr>
          <w:sz w:val="20"/>
          <w:szCs w:val="20"/>
        </w:rPr>
        <w:t>need to acknowledge somewhere (e.g. caption of supplementary movies) that we're ignoring FP and, for experiment 1, also PC.</w:t>
      </w:r>
    </w:p>
  </w:comment>
  <w:comment w:id="116" w:author="Karoline Faust" w:date="2024-01-18T17:20:00Z" w:initials="KF">
    <w:p w14:paraId="46AF0B6F" w14:textId="7A671162" w:rsidR="00BD5841" w:rsidRDefault="00BD5841" w:rsidP="00BD5841">
      <w:r>
        <w:rPr>
          <w:rStyle w:val="CommentReference"/>
        </w:rPr>
        <w:annotationRef/>
      </w:r>
      <w:r>
        <w:rPr>
          <w:sz w:val="20"/>
          <w:szCs w:val="20"/>
        </w:rPr>
        <w:t xml:space="preserve">you report that control vessels end up in the same state, so we can exclude noisy conditions - no need to self-sabotage </w:t>
      </w:r>
    </w:p>
  </w:comment>
  <w:comment w:id="117" w:author="Karoline Faust" w:date="2024-01-06T12:30:00Z" w:initials="KF">
    <w:p w14:paraId="598DC254" w14:textId="000BFEB3" w:rsidR="00B15A08" w:rsidRDefault="00B15A08" w:rsidP="00B15A08">
      <w:r>
        <w:rPr>
          <w:rStyle w:val="CommentReference"/>
        </w:rPr>
        <w:annotationRef/>
      </w:r>
      <w:proofErr w:type="gramStart"/>
      <w:r>
        <w:rPr>
          <w:color w:val="000000"/>
          <w:sz w:val="20"/>
          <w:szCs w:val="20"/>
        </w:rPr>
        <w:t>also</w:t>
      </w:r>
      <w:proofErr w:type="gramEnd"/>
      <w:r>
        <w:rPr>
          <w:color w:val="000000"/>
          <w:sz w:val="20"/>
          <w:szCs w:val="20"/>
        </w:rPr>
        <w:t xml:space="preserve"> important to mention the 12 control vessels</w:t>
      </w:r>
    </w:p>
  </w:comment>
  <w:comment w:id="118" w:author="Kristel Bernaerts" w:date="2024-01-29T13:41:00Z" w:initials="KB">
    <w:p w14:paraId="319BA1DA" w14:textId="77777777" w:rsidR="00EC1800" w:rsidRDefault="002641E9">
      <w:pPr>
        <w:pStyle w:val="CommentText"/>
      </w:pPr>
      <w:r>
        <w:rPr>
          <w:rStyle w:val="CommentReference"/>
        </w:rPr>
        <w:annotationRef/>
      </w:r>
      <w:proofErr w:type="spellStart"/>
      <w:r w:rsidR="00EC1800">
        <w:rPr>
          <w:lang w:val="nl-BE"/>
        </w:rPr>
        <w:t>Plane</w:t>
      </w:r>
      <w:proofErr w:type="spellEnd"/>
      <w:r w:rsidR="00EC1800">
        <w:rPr>
          <w:lang w:val="nl-BE"/>
        </w:rPr>
        <w:t xml:space="preserve"> A. </w:t>
      </w:r>
      <w:proofErr w:type="spellStart"/>
      <w:r w:rsidR="00EC1800">
        <w:rPr>
          <w:lang w:val="nl-BE"/>
        </w:rPr>
        <w:t>Mention</w:t>
      </w:r>
      <w:proofErr w:type="spellEnd"/>
      <w:r w:rsidR="00EC1800">
        <w:rPr>
          <w:lang w:val="nl-BE"/>
        </w:rPr>
        <w:t xml:space="preserve"> </w:t>
      </w:r>
      <w:proofErr w:type="spellStart"/>
      <w:r w:rsidR="00EC1800">
        <w:rPr>
          <w:lang w:val="nl-BE"/>
        </w:rPr>
        <w:t>the</w:t>
      </w:r>
      <w:proofErr w:type="spellEnd"/>
      <w:r w:rsidR="00EC1800">
        <w:rPr>
          <w:lang w:val="nl-BE"/>
        </w:rPr>
        <w:t xml:space="preserve"> </w:t>
      </w:r>
      <w:proofErr w:type="spellStart"/>
      <w:r w:rsidR="00EC1800">
        <w:rPr>
          <w:lang w:val="nl-BE"/>
        </w:rPr>
        <w:t>connection</w:t>
      </w:r>
      <w:proofErr w:type="spellEnd"/>
      <w:r w:rsidR="00EC1800">
        <w:rPr>
          <w:lang w:val="nl-BE"/>
        </w:rPr>
        <w:t xml:space="preserve"> </w:t>
      </w:r>
      <w:proofErr w:type="spellStart"/>
      <w:r w:rsidR="00EC1800">
        <w:rPr>
          <w:lang w:val="nl-BE"/>
        </w:rPr>
        <w:t>with</w:t>
      </w:r>
      <w:proofErr w:type="spellEnd"/>
      <w:r w:rsidR="00EC1800">
        <w:rPr>
          <w:lang w:val="nl-BE"/>
        </w:rPr>
        <w:t xml:space="preserve"> </w:t>
      </w:r>
      <w:proofErr w:type="spellStart"/>
      <w:r w:rsidR="00EC1800">
        <w:rPr>
          <w:lang w:val="nl-BE"/>
        </w:rPr>
        <w:t>the</w:t>
      </w:r>
      <w:proofErr w:type="spellEnd"/>
      <w:r w:rsidR="00EC1800">
        <w:rPr>
          <w:lang w:val="nl-BE"/>
        </w:rPr>
        <w:t xml:space="preserve"> </w:t>
      </w:r>
      <w:proofErr w:type="spellStart"/>
      <w:r w:rsidR="00EC1800">
        <w:rPr>
          <w:lang w:val="nl-BE"/>
        </w:rPr>
        <w:t>experimental</w:t>
      </w:r>
      <w:proofErr w:type="spellEnd"/>
      <w:r w:rsidR="00EC1800">
        <w:rPr>
          <w:lang w:val="nl-BE"/>
        </w:rPr>
        <w:t xml:space="preserve"> </w:t>
      </w:r>
      <w:proofErr w:type="spellStart"/>
      <w:r w:rsidR="00EC1800">
        <w:rPr>
          <w:lang w:val="nl-BE"/>
        </w:rPr>
        <w:t>conditions</w:t>
      </w:r>
      <w:proofErr w:type="spellEnd"/>
      <w:r w:rsidR="00EC1800">
        <w:rPr>
          <w:lang w:val="nl-BE"/>
        </w:rPr>
        <w:t xml:space="preserve"> </w:t>
      </w:r>
      <w:proofErr w:type="spellStart"/>
      <w:r w:rsidR="00EC1800">
        <w:rPr>
          <w:lang w:val="nl-BE"/>
        </w:rPr>
        <w:t>that</w:t>
      </w:r>
      <w:proofErr w:type="spellEnd"/>
      <w:r w:rsidR="00EC1800">
        <w:rPr>
          <w:lang w:val="nl-BE"/>
        </w:rPr>
        <w:t xml:space="preserve"> </w:t>
      </w:r>
      <w:proofErr w:type="spellStart"/>
      <w:r w:rsidR="00EC1800">
        <w:rPr>
          <w:lang w:val="nl-BE"/>
        </w:rPr>
        <w:t>will</w:t>
      </w:r>
      <w:proofErr w:type="spellEnd"/>
      <w:r w:rsidR="00EC1800">
        <w:rPr>
          <w:lang w:val="nl-BE"/>
        </w:rPr>
        <w:t xml:space="preserve"> </w:t>
      </w:r>
      <w:proofErr w:type="spellStart"/>
      <w:r w:rsidR="00EC1800">
        <w:rPr>
          <w:lang w:val="nl-BE"/>
        </w:rPr>
        <w:t>be</w:t>
      </w:r>
      <w:proofErr w:type="spellEnd"/>
      <w:r w:rsidR="00EC1800">
        <w:rPr>
          <w:lang w:val="nl-BE"/>
        </w:rPr>
        <w:t xml:space="preserve"> </w:t>
      </w:r>
      <w:proofErr w:type="spellStart"/>
      <w:r w:rsidR="00EC1800">
        <w:rPr>
          <w:lang w:val="nl-BE"/>
        </w:rPr>
        <w:t>applied</w:t>
      </w:r>
      <w:proofErr w:type="spellEnd"/>
      <w:r w:rsidR="00EC1800">
        <w:rPr>
          <w:lang w:val="nl-BE"/>
        </w:rPr>
        <w:t xml:space="preserve"> later. </w:t>
      </w:r>
    </w:p>
    <w:p w14:paraId="3A9D02A2" w14:textId="77777777" w:rsidR="00EC1800" w:rsidRDefault="00EC1800">
      <w:pPr>
        <w:pStyle w:val="CommentText"/>
      </w:pPr>
    </w:p>
    <w:p w14:paraId="4AC3D35E" w14:textId="77777777" w:rsidR="00EC1800" w:rsidRDefault="00EC1800" w:rsidP="00582FA5">
      <w:pPr>
        <w:pStyle w:val="CommentText"/>
      </w:pPr>
      <w:proofErr w:type="spellStart"/>
      <w:r>
        <w:rPr>
          <w:lang w:val="nl-BE"/>
        </w:rPr>
        <w:t>Concentration</w:t>
      </w:r>
      <w:proofErr w:type="spellEnd"/>
      <w:r>
        <w:rPr>
          <w:lang w:val="nl-BE"/>
        </w:rPr>
        <w:t xml:space="preserve"> profile </w:t>
      </w:r>
      <w:proofErr w:type="spellStart"/>
      <w:r>
        <w:rPr>
          <w:lang w:val="nl-BE"/>
        </w:rPr>
        <w:t>seems</w:t>
      </w:r>
      <w:proofErr w:type="spellEnd"/>
      <w:r>
        <w:rPr>
          <w:lang w:val="nl-BE"/>
        </w:rPr>
        <w:t xml:space="preserve"> different </w:t>
      </w:r>
      <w:proofErr w:type="spellStart"/>
      <w:r>
        <w:rPr>
          <w:lang w:val="nl-BE"/>
        </w:rPr>
        <w:t>from</w:t>
      </w:r>
      <w:proofErr w:type="spellEnd"/>
      <w:r>
        <w:rPr>
          <w:lang w:val="nl-BE"/>
        </w:rPr>
        <w:t xml:space="preserve"> </w:t>
      </w:r>
      <w:proofErr w:type="spellStart"/>
      <w:r>
        <w:rPr>
          <w:lang w:val="nl-BE"/>
        </w:rPr>
        <w:t>the</w:t>
      </w:r>
      <w:proofErr w:type="spellEnd"/>
      <w:r>
        <w:rPr>
          <w:lang w:val="nl-BE"/>
        </w:rPr>
        <w:t xml:space="preserve"> </w:t>
      </w:r>
      <w:proofErr w:type="spellStart"/>
      <w:r>
        <w:rPr>
          <w:lang w:val="nl-BE"/>
        </w:rPr>
        <w:t>simulations</w:t>
      </w:r>
      <w:proofErr w:type="spellEnd"/>
      <w:r>
        <w:rPr>
          <w:lang w:val="nl-BE"/>
        </w:rPr>
        <w:t xml:space="preserve"> in </w:t>
      </w:r>
      <w:proofErr w:type="spellStart"/>
      <w:r>
        <w:rPr>
          <w:lang w:val="nl-BE"/>
        </w:rPr>
        <w:t>Fig</w:t>
      </w:r>
      <w:proofErr w:type="spellEnd"/>
      <w:r>
        <w:rPr>
          <w:lang w:val="nl-BE"/>
        </w:rPr>
        <w:t xml:space="preserve"> 2. </w:t>
      </w:r>
    </w:p>
  </w:comment>
  <w:comment w:id="120" w:author="Karoline Faust" w:date="2023-12-13T17:31:00Z" w:initials="KF">
    <w:p w14:paraId="4BB2A89E" w14:textId="69861A10" w:rsidR="002B2EA9" w:rsidRDefault="002B2EA9" w:rsidP="002B2EA9">
      <w:r>
        <w:rPr>
          <w:rStyle w:val="CommentReference"/>
        </w:rPr>
        <w:annotationRef/>
      </w:r>
      <w:r>
        <w:rPr>
          <w:color w:val="000000"/>
          <w:sz w:val="20"/>
          <w:szCs w:val="20"/>
        </w:rPr>
        <w:t xml:space="preserve">how are the different phenotypes implemented in </w:t>
      </w:r>
      <w:proofErr w:type="spellStart"/>
      <w:r>
        <w:rPr>
          <w:color w:val="000000"/>
          <w:sz w:val="20"/>
          <w:szCs w:val="20"/>
        </w:rPr>
        <w:t>gLV</w:t>
      </w:r>
      <w:proofErr w:type="spellEnd"/>
      <w:r>
        <w:rPr>
          <w:color w:val="000000"/>
          <w:sz w:val="20"/>
          <w:szCs w:val="20"/>
        </w:rPr>
        <w:t>?  both phenotypes treated as separate 'species' with growth rates depending differently on env factor, allowing them to respond differently? needs a brief explanation in caption</w:t>
      </w:r>
    </w:p>
  </w:comment>
  <w:comment w:id="121" w:author="Daniel-Rios Garza" w:date="2024-01-03T17:35:00Z" w:initials="DG">
    <w:p w14:paraId="6BB34EC6" w14:textId="0788F9BA" w:rsidR="00E969E8" w:rsidRDefault="00E969E8">
      <w:pPr>
        <w:pStyle w:val="CommentText"/>
      </w:pPr>
      <w:r>
        <w:rPr>
          <w:rStyle w:val="CommentReference"/>
        </w:rPr>
        <w:annotationRef/>
      </w:r>
      <w:r>
        <w:t>I am finishing the supplementary text for the phenomenological model.</w:t>
      </w:r>
    </w:p>
  </w:comment>
  <w:comment w:id="126" w:author="Karoline Faust" w:date="2023-12-13T16:20:00Z" w:initials="KF">
    <w:p w14:paraId="6F8AC111" w14:textId="2FF9A8DF" w:rsidR="00BE77A9" w:rsidRDefault="001B7026" w:rsidP="00BE77A9">
      <w:r>
        <w:rPr>
          <w:rStyle w:val="CommentReference"/>
        </w:rPr>
        <w:annotationRef/>
      </w:r>
      <w:r w:rsidR="00BE77A9">
        <w:rPr>
          <w:sz w:val="20"/>
          <w:szCs w:val="20"/>
        </w:rPr>
        <w:t>still to do: model deviations (we just don't know why RI sometimes prefers lactate) and general limitations to discuss</w:t>
      </w:r>
      <w:r w:rsidR="00BE77A9">
        <w:rPr>
          <w:sz w:val="20"/>
          <w:szCs w:val="20"/>
        </w:rPr>
        <w:cr/>
        <w:t xml:space="preserve">e.g. it is a challenge to illustrate multistability in the host (very hard, because the environment cannot be controlled as well as in vitro, organoids may be the way to go in future); single-cell techniques to show subpopulations in community context </w:t>
      </w:r>
    </w:p>
  </w:comment>
  <w:comment w:id="127" w:author="Daniel-Rios Garza" w:date="2024-01-03T18:16:00Z" w:initials="DG">
    <w:p w14:paraId="2D0B9AE4" w14:textId="3948BB22" w:rsidR="006B3F74" w:rsidRDefault="006B3F74">
      <w:pPr>
        <w:pStyle w:val="CommentText"/>
      </w:pPr>
      <w:r>
        <w:rPr>
          <w:rStyle w:val="CommentReference"/>
        </w:rPr>
        <w:annotationRef/>
      </w:r>
      <w:r>
        <w:t xml:space="preserve">Maybe we should wait for the reviewers since there are so many angles we can discuss </w:t>
      </w:r>
    </w:p>
  </w:comment>
  <w:comment w:id="130" w:author="Bin Liu" w:date="2023-12-14T15:16:00Z" w:initials="BL">
    <w:p w14:paraId="0A541FB3" w14:textId="77777777" w:rsidR="00386637" w:rsidRDefault="00386637" w:rsidP="00D85A11">
      <w:pPr>
        <w:pStyle w:val="CommentText"/>
      </w:pPr>
      <w:r>
        <w:rPr>
          <w:rStyle w:val="CommentReference"/>
        </w:rPr>
        <w:annotationRef/>
      </w:r>
      <w:r>
        <w:t>For gut or any kind of ecosystem?</w:t>
      </w:r>
    </w:p>
  </w:comment>
  <w:comment w:id="131" w:author="Karoline Faust" w:date="2024-01-05T13:26:00Z" w:initials="KF">
    <w:p w14:paraId="2626CE1D" w14:textId="77777777" w:rsidR="00315DA8" w:rsidRDefault="00BF11CD" w:rsidP="00315DA8">
      <w:r>
        <w:rPr>
          <w:rStyle w:val="CommentReference"/>
        </w:rPr>
        <w:annotationRef/>
      </w:r>
      <w:r w:rsidR="00315DA8">
        <w:rPr>
          <w:sz w:val="20"/>
          <w:szCs w:val="20"/>
        </w:rPr>
        <w:t>A search-the-literature job for all of us. Old starting point https://nsojournals.onlinelibrary.wiley.com/doi/10.1111/j.0030-1299.2005.13962.x</w:t>
      </w:r>
    </w:p>
  </w:comment>
  <w:comment w:id="132" w:author="Karoline Faust" w:date="2024-01-19T12:10:00Z" w:initials="KF">
    <w:p w14:paraId="3CCA6288" w14:textId="77777777" w:rsidR="004413F7" w:rsidRDefault="00713BE3" w:rsidP="004413F7">
      <w:r>
        <w:rPr>
          <w:rStyle w:val="CommentReference"/>
        </w:rPr>
        <w:annotationRef/>
      </w:r>
      <w:r w:rsidR="004413F7">
        <w:rPr>
          <w:sz w:val="20"/>
          <w:szCs w:val="20"/>
        </w:rPr>
        <w:t>I didn't find any papers with communities in the lab displaying more than 2 states in response to a perturbation.</w:t>
      </w:r>
    </w:p>
  </w:comment>
  <w:comment w:id="138" w:author="Daniel-Rios Garza" w:date="2024-01-16T11:17:00Z" w:initials="DG">
    <w:p w14:paraId="3CF9A62D" w14:textId="1CDB8036" w:rsidR="00EA09F6" w:rsidRDefault="00EA09F6">
      <w:pPr>
        <w:pStyle w:val="CommentText"/>
      </w:pPr>
      <w:r>
        <w:rPr>
          <w:rStyle w:val="CommentReference"/>
        </w:rPr>
        <w:annotationRef/>
      </w:r>
      <w:r>
        <w:t>Charlotte please fill in</w:t>
      </w:r>
    </w:p>
  </w:comment>
  <w:comment w:id="139" w:author="Daniel-Rios Garza" w:date="2024-01-16T17:27:00Z" w:initials="DG">
    <w:p w14:paraId="4609AAC4" w14:textId="360B215F" w:rsidR="008257B9" w:rsidRDefault="008257B9">
      <w:pPr>
        <w:pStyle w:val="CommentText"/>
      </w:pPr>
      <w:r>
        <w:rPr>
          <w:rStyle w:val="CommentReference"/>
        </w:rPr>
        <w:annotationRef/>
      </w:r>
      <w:r>
        <w:t>Please add all the ids</w:t>
      </w:r>
    </w:p>
  </w:comment>
  <w:comment w:id="140" w:author="Daniel-Rios Garza" w:date="2024-01-16T11:19:00Z" w:initials="DG">
    <w:p w14:paraId="7F9EDDC2" w14:textId="3B784E8B" w:rsidR="00EA09F6" w:rsidRDefault="00EA09F6">
      <w:pPr>
        <w:pStyle w:val="CommentText"/>
      </w:pPr>
      <w:r>
        <w:rPr>
          <w:rStyle w:val="CommentReference"/>
        </w:rPr>
        <w:annotationRef/>
      </w:r>
      <w:r>
        <w:t>I’m not convinced we need this</w:t>
      </w:r>
    </w:p>
  </w:comment>
  <w:comment w:id="141" w:author="Daniel-Rios Garza" w:date="2024-01-16T11:24:00Z" w:initials="DG">
    <w:p w14:paraId="70D4BBD9" w14:textId="5A31E4CE" w:rsidR="00EA09F6" w:rsidRDefault="00EA09F6">
      <w:pPr>
        <w:pStyle w:val="CommentText"/>
      </w:pPr>
      <w:r>
        <w:rPr>
          <w:rStyle w:val="CommentReference"/>
        </w:rPr>
        <w:annotationRef/>
      </w:r>
      <w:r w:rsidR="00B02F8D">
        <w:t>Please</w:t>
      </w:r>
      <w:r>
        <w:t xml:space="preserve"> add all the metabolites </w:t>
      </w:r>
      <w:r w:rsidR="00B02F8D">
        <w:t xml:space="preserve">that </w:t>
      </w:r>
      <w:r>
        <w:t>we</w:t>
      </w:r>
      <w:r w:rsidR="00B02F8D">
        <w:t>re</w:t>
      </w:r>
      <w:r>
        <w:t xml:space="preserve"> measured even if they were not detected</w:t>
      </w:r>
      <w:r w:rsidR="00B02F8D">
        <w:t xml:space="preserve"> (I don’t have the list)</w:t>
      </w:r>
    </w:p>
  </w:comment>
  <w:comment w:id="142" w:author="Karoline Faust" w:date="2023-12-13T09:52:00Z" w:initials="KF">
    <w:p w14:paraId="1C2D6725" w14:textId="69A6ACA6" w:rsidR="009227E2" w:rsidRDefault="00EF73A5" w:rsidP="009227E2">
      <w:r>
        <w:rPr>
          <w:rStyle w:val="CommentReference"/>
        </w:rPr>
        <w:annotationRef/>
      </w:r>
      <w:r w:rsidR="009227E2">
        <w:rPr>
          <w:sz w:val="20"/>
          <w:szCs w:val="20"/>
        </w:rPr>
        <w:t>we need to clarify that BH data (growth curves and RNA-seq) are unpublished</w:t>
      </w:r>
    </w:p>
  </w:comment>
  <w:comment w:id="143" w:author="Bin Liu" w:date="2023-12-14T15:20:00Z" w:initials="BL">
    <w:p w14:paraId="4F462A5F" w14:textId="77777777" w:rsidR="00386637" w:rsidRDefault="00386637" w:rsidP="00D461F5">
      <w:pPr>
        <w:pStyle w:val="CommentText"/>
      </w:pPr>
      <w:r>
        <w:rPr>
          <w:rStyle w:val="CommentReference"/>
        </w:rPr>
        <w:annotationRef/>
      </w:r>
      <w:r>
        <w:t>Okay. I will do this and also upload the RNA and FC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BB3CA6" w15:done="0"/>
  <w15:commentEx w15:paraId="4E523AAA" w15:paraIdParent="1FBB3CA6" w15:done="0"/>
  <w15:commentEx w15:paraId="3A3F9E95" w15:paraIdParent="1FBB3CA6" w15:done="0"/>
  <w15:commentEx w15:paraId="39ECC002" w15:done="0"/>
  <w15:commentEx w15:paraId="2EDA8784" w15:paraIdParent="39ECC002" w15:done="0"/>
  <w15:commentEx w15:paraId="5A52D101" w15:done="0"/>
  <w15:commentEx w15:paraId="6E6A1B66" w15:done="0"/>
  <w15:commentEx w15:paraId="2DDF130E" w15:paraIdParent="6E6A1B66" w15:done="0"/>
  <w15:commentEx w15:paraId="2CBB211A" w15:done="0"/>
  <w15:commentEx w15:paraId="6A90B188" w15:done="0"/>
  <w15:commentEx w15:paraId="7BA6D29D" w15:done="0"/>
  <w15:commentEx w15:paraId="0897DB86" w15:done="0"/>
  <w15:commentEx w15:paraId="3296D6FE" w15:done="0"/>
  <w15:commentEx w15:paraId="7F949EBA" w15:done="0"/>
  <w15:commentEx w15:paraId="4F5357CB" w15:done="0"/>
  <w15:commentEx w15:paraId="728C2CBE" w15:done="0"/>
  <w15:commentEx w15:paraId="75E81AE2" w15:done="0"/>
  <w15:commentEx w15:paraId="4807B469" w15:done="0"/>
  <w15:commentEx w15:paraId="5F3E7733" w15:done="0"/>
  <w15:commentEx w15:paraId="4225B900" w15:done="0"/>
  <w15:commentEx w15:paraId="020DE830" w15:done="0"/>
  <w15:commentEx w15:paraId="3C068581" w15:done="0"/>
  <w15:commentEx w15:paraId="4B6C3732" w15:done="1"/>
  <w15:commentEx w15:paraId="2E6122C2" w15:paraIdParent="4B6C3732" w15:done="1"/>
  <w15:commentEx w15:paraId="4156E311" w15:paraIdParent="4B6C3732" w15:done="1"/>
  <w15:commentEx w15:paraId="48F7C139" w15:paraIdParent="4B6C3732" w15:done="1"/>
  <w15:commentEx w15:paraId="4E6EBCB7" w15:paraIdParent="4B6C3732" w15:done="1"/>
  <w15:commentEx w15:paraId="4DCC95EF" w15:done="0"/>
  <w15:commentEx w15:paraId="46AF0B6F" w15:done="0"/>
  <w15:commentEx w15:paraId="598DC254" w15:done="1"/>
  <w15:commentEx w15:paraId="4AC3D35E" w15:done="0"/>
  <w15:commentEx w15:paraId="4BB2A89E" w15:done="0"/>
  <w15:commentEx w15:paraId="6BB34EC6" w15:paraIdParent="4BB2A89E" w15:done="0"/>
  <w15:commentEx w15:paraId="6F8AC111" w15:done="0"/>
  <w15:commentEx w15:paraId="2D0B9AE4" w15:paraIdParent="6F8AC111" w15:done="0"/>
  <w15:commentEx w15:paraId="0A541FB3" w15:done="0"/>
  <w15:commentEx w15:paraId="2626CE1D" w15:paraIdParent="0A541FB3" w15:done="0"/>
  <w15:commentEx w15:paraId="3CCA6288" w15:paraIdParent="0A541FB3" w15:done="0"/>
  <w15:commentEx w15:paraId="3CF9A62D" w15:done="0"/>
  <w15:commentEx w15:paraId="4609AAC4" w15:done="0"/>
  <w15:commentEx w15:paraId="7F9EDDC2" w15:done="0"/>
  <w15:commentEx w15:paraId="70D4BBD9" w15:done="0"/>
  <w15:commentEx w15:paraId="1C2D6725" w15:done="0"/>
  <w15:commentEx w15:paraId="4F462A5F" w15:paraIdParent="1C2D67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2A2E931" w16cex:dateUtc="2024-01-18T14:51:00Z"/>
  <w16cex:commentExtensible w16cex:durableId="295E25F4" w16cex:dateUtc="2024-01-26T11:37:00Z"/>
  <w16cex:commentExtensible w16cex:durableId="295E2BA8" w16cex:dateUtc="2024-01-26T12:01:00Z"/>
  <w16cex:commentExtensible w16cex:durableId="295E261B" w16cex:dateUtc="2024-01-26T11:37:00Z"/>
  <w16cex:commentExtensible w16cex:durableId="295E2AC8" w16cex:dateUtc="2024-01-26T11:57:00Z"/>
  <w16cex:commentExtensible w16cex:durableId="295E2C99" w16cex:dateUtc="2024-01-26T12:05:00Z"/>
  <w16cex:commentExtensible w16cex:durableId="295E305B" w16cex:dateUtc="2024-01-26T12:21:00Z"/>
  <w16cex:commentExtensible w16cex:durableId="295E5C85" w16cex:dateUtc="2024-01-26T15:29:00Z"/>
  <w16cex:commentExtensible w16cex:durableId="296209A5" w16cex:dateUtc="2024-01-29T10:25:00Z"/>
  <w16cex:commentExtensible w16cex:durableId="29620FB6" w16cex:dateUtc="2024-01-29T10:51:00Z"/>
  <w16cex:commentExtensible w16cex:durableId="2962129F" w16cex:dateUtc="2024-01-29T11:03:00Z"/>
  <w16cex:commentExtensible w16cex:durableId="296212C0" w16cex:dateUtc="2024-01-29T11:04:00Z"/>
  <w16cex:commentExtensible w16cex:durableId="29621353" w16cex:dateUtc="2024-01-29T11:06:00Z"/>
  <w16cex:commentExtensible w16cex:durableId="29621DE3" w16cex:dateUtc="2024-01-29T11:51:00Z"/>
  <w16cex:commentExtensible w16cex:durableId="29622A1A" w16cex:dateUtc="2024-01-29T12:43:00Z"/>
  <w16cex:commentExtensible w16cex:durableId="2962244B" w16cex:dateUtc="2024-01-29T12:19:00Z"/>
  <w16cex:commentExtensible w16cex:durableId="29622489" w16cex:dateUtc="2024-01-29T12:20:00Z"/>
  <w16cex:commentExtensible w16cex:durableId="296227B8" w16cex:dateUtc="2024-01-29T12:33:00Z"/>
  <w16cex:commentExtensible w16cex:durableId="532D9956" w16cex:dateUtc="2023-12-13T15:06:00Z"/>
  <w16cex:commentExtensible w16cex:durableId="71DA2B66" w16cex:dateUtc="2023-12-13T15:28:00Z"/>
  <w16cex:commentExtensible w16cex:durableId="7A8196EF" w16cex:dateUtc="2023-12-13T14:19:00Z"/>
  <w16cex:commentExtensible w16cex:durableId="60CFBBA3" w16cex:dateUtc="2024-01-05T11:44:00Z"/>
  <w16cex:commentExtensible w16cex:durableId="26B516D8" w16cex:dateUtc="2023-12-13T08:40:00Z"/>
  <w16cex:commentExtensible w16cex:durableId="38F78957" w16cex:dateUtc="2024-01-05T10:49:00Z"/>
  <w16cex:commentExtensible w16cex:durableId="5F3B9DB1" w16cex:dateUtc="2024-01-18T16:28:00Z"/>
  <w16cex:commentExtensible w16cex:durableId="215DF6A3" w16cex:dateUtc="2024-01-18T16:20:00Z"/>
  <w16cex:commentExtensible w16cex:durableId="423053CF" w16cex:dateUtc="2024-01-06T11:30:00Z"/>
  <w16cex:commentExtensible w16cex:durableId="2962297B" w16cex:dateUtc="2024-01-29T12:41:00Z"/>
  <w16cex:commentExtensible w16cex:durableId="486F1A09" w16cex:dateUtc="2023-12-13T15:20:00Z"/>
  <w16cex:commentExtensible w16cex:durableId="29259AB7" w16cex:dateUtc="2023-12-14T14:16:00Z"/>
  <w16cex:commentExtensible w16cex:durableId="472F5F28" w16cex:dateUtc="2024-01-05T12:26:00Z"/>
  <w16cex:commentExtensible w16cex:durableId="7607CAA2" w16cex:dateUtc="2024-01-19T11:10:00Z"/>
  <w16cex:commentExtensible w16cex:durableId="608F526A" w16cex:dateUtc="2023-12-13T08:52:00Z"/>
  <w16cex:commentExtensible w16cex:durableId="29259BA3" w16cex:dateUtc="2023-12-14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BB3CA6" w16cid:durableId="2950AA60"/>
  <w16cid:commentId w16cid:paraId="4E523AAA" w16cid:durableId="2950EC87"/>
  <w16cid:commentId w16cid:paraId="3A3F9E95" w16cid:durableId="12A2E931"/>
  <w16cid:commentId w16cid:paraId="39ECC002" w16cid:durableId="295E25F4"/>
  <w16cid:commentId w16cid:paraId="2EDA8784" w16cid:durableId="295E2BA8"/>
  <w16cid:commentId w16cid:paraId="5A52D101" w16cid:durableId="295E261B"/>
  <w16cid:commentId w16cid:paraId="6E6A1B66" w16cid:durableId="295E2AC8"/>
  <w16cid:commentId w16cid:paraId="2DDF130E" w16cid:durableId="295E2C99"/>
  <w16cid:commentId w16cid:paraId="2CBB211A" w16cid:durableId="295E305B"/>
  <w16cid:commentId w16cid:paraId="6A90B188" w16cid:durableId="295E5C85"/>
  <w16cid:commentId w16cid:paraId="7BA6D29D" w16cid:durableId="296209A5"/>
  <w16cid:commentId w16cid:paraId="0897DB86" w16cid:durableId="29620FB6"/>
  <w16cid:commentId w16cid:paraId="3296D6FE" w16cid:durableId="2962129F"/>
  <w16cid:commentId w16cid:paraId="7F949EBA" w16cid:durableId="296212C0"/>
  <w16cid:commentId w16cid:paraId="4F5357CB" w16cid:durableId="29621353"/>
  <w16cid:commentId w16cid:paraId="728C2CBE" w16cid:durableId="29621DE3"/>
  <w16cid:commentId w16cid:paraId="75E81AE2" w16cid:durableId="29622A1A"/>
  <w16cid:commentId w16cid:paraId="4807B469" w16cid:durableId="2962244B"/>
  <w16cid:commentId w16cid:paraId="5F3E7733" w16cid:durableId="29622489"/>
  <w16cid:commentId w16cid:paraId="4225B900" w16cid:durableId="296227B8"/>
  <w16cid:commentId w16cid:paraId="020DE830" w16cid:durableId="532D9956"/>
  <w16cid:commentId w16cid:paraId="3C068581" w16cid:durableId="71DA2B66"/>
  <w16cid:commentId w16cid:paraId="4B6C3732" w16cid:durableId="7A8196EF"/>
  <w16cid:commentId w16cid:paraId="2E6122C2" w16cid:durableId="293D762D"/>
  <w16cid:commentId w16cid:paraId="4156E311" w16cid:durableId="60CFBBA3"/>
  <w16cid:commentId w16cid:paraId="48F7C139" w16cid:durableId="294AA035"/>
  <w16cid:commentId w16cid:paraId="4E6EBCB7" w16cid:durableId="294AA1FD"/>
  <w16cid:commentId w16cid:paraId="4DCC95EF" w16cid:durableId="5F3B9DB1"/>
  <w16cid:commentId w16cid:paraId="46AF0B6F" w16cid:durableId="215DF6A3"/>
  <w16cid:commentId w16cid:paraId="598DC254" w16cid:durableId="423053CF"/>
  <w16cid:commentId w16cid:paraId="4AC3D35E" w16cid:durableId="2962297B"/>
  <w16cid:commentId w16cid:paraId="4BB2A89E" w16cid:durableId="031F7BBF"/>
  <w16cid:commentId w16cid:paraId="6BB34EC6" w16cid:durableId="6584F1F4"/>
  <w16cid:commentId w16cid:paraId="6F8AC111" w16cid:durableId="486F1A09"/>
  <w16cid:commentId w16cid:paraId="2D0B9AE4" w16cid:durableId="29402310"/>
  <w16cid:commentId w16cid:paraId="0A541FB3" w16cid:durableId="29259AB7"/>
  <w16cid:commentId w16cid:paraId="2626CE1D" w16cid:durableId="472F5F28"/>
  <w16cid:commentId w16cid:paraId="3CCA6288" w16cid:durableId="7607CAA2"/>
  <w16cid:commentId w16cid:paraId="3CF9A62D" w16cid:durableId="2950E43A"/>
  <w16cid:commentId w16cid:paraId="4609AAC4" w16cid:durableId="29513AFE"/>
  <w16cid:commentId w16cid:paraId="7F9EDDC2" w16cid:durableId="2950E4B8"/>
  <w16cid:commentId w16cid:paraId="70D4BBD9" w16cid:durableId="2950E5D8"/>
  <w16cid:commentId w16cid:paraId="1C2D6725" w16cid:durableId="608F526A"/>
  <w16cid:commentId w16cid:paraId="4F462A5F" w16cid:durableId="29259B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B02050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0D2BB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91C4D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231A50DF"/>
    <w:multiLevelType w:val="multilevel"/>
    <w:tmpl w:val="5EC6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ristel Bernaerts">
    <w15:presenceInfo w15:providerId="AD" w15:userId="S::kristel.bernaerts@kuleuven.be::311c03b9-f6fa-435e-bf06-e293cfadbbb6"/>
  </w15:person>
  <w15:person w15:author="Daniel-Rios Garza">
    <w15:presenceInfo w15:providerId="Windows Live" w15:userId="fdc002f3bb6c7156"/>
  </w15:person>
  <w15:person w15:author="Karoline Faust">
    <w15:presenceInfo w15:providerId="AD" w15:userId="S::karoline.faust@kuleuven.be::63c5ea7b-a57b-4187-a5bc-bc8959b5fc21"/>
  </w15:person>
  <w15:person w15:author="Bin Liu">
    <w15:presenceInfo w15:providerId="AD" w15:userId="S::bin.liu1@kuleuven.be::33c97cc5-2ade-4edc-8deb-edb1ac7c58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3BF"/>
    <w:rsid w:val="00000B1E"/>
    <w:rsid w:val="00014B7F"/>
    <w:rsid w:val="00015C54"/>
    <w:rsid w:val="000203BF"/>
    <w:rsid w:val="000207A7"/>
    <w:rsid w:val="00032BC5"/>
    <w:rsid w:val="00042690"/>
    <w:rsid w:val="000676B8"/>
    <w:rsid w:val="00067BC1"/>
    <w:rsid w:val="0007265C"/>
    <w:rsid w:val="00081BAE"/>
    <w:rsid w:val="000864AC"/>
    <w:rsid w:val="00091B2B"/>
    <w:rsid w:val="0009729D"/>
    <w:rsid w:val="000A1BBA"/>
    <w:rsid w:val="000A4108"/>
    <w:rsid w:val="000B135D"/>
    <w:rsid w:val="000B1CB6"/>
    <w:rsid w:val="000B74CC"/>
    <w:rsid w:val="000C269E"/>
    <w:rsid w:val="000E204B"/>
    <w:rsid w:val="000F4485"/>
    <w:rsid w:val="000F64E7"/>
    <w:rsid w:val="0011076A"/>
    <w:rsid w:val="00121E41"/>
    <w:rsid w:val="00132312"/>
    <w:rsid w:val="00137320"/>
    <w:rsid w:val="00140F2D"/>
    <w:rsid w:val="00145388"/>
    <w:rsid w:val="001607A1"/>
    <w:rsid w:val="00165B94"/>
    <w:rsid w:val="00167230"/>
    <w:rsid w:val="0019177C"/>
    <w:rsid w:val="001A41E6"/>
    <w:rsid w:val="001B6C10"/>
    <w:rsid w:val="001B7026"/>
    <w:rsid w:val="001D0FE9"/>
    <w:rsid w:val="001D1C04"/>
    <w:rsid w:val="001D2A7E"/>
    <w:rsid w:val="001E095A"/>
    <w:rsid w:val="001E6652"/>
    <w:rsid w:val="001F7B85"/>
    <w:rsid w:val="00200C6C"/>
    <w:rsid w:val="00215C9D"/>
    <w:rsid w:val="00232FEB"/>
    <w:rsid w:val="002344B6"/>
    <w:rsid w:val="00255776"/>
    <w:rsid w:val="0025749E"/>
    <w:rsid w:val="002641E9"/>
    <w:rsid w:val="00293402"/>
    <w:rsid w:val="002A048A"/>
    <w:rsid w:val="002A239B"/>
    <w:rsid w:val="002B10DE"/>
    <w:rsid w:val="002B2EA9"/>
    <w:rsid w:val="002C7222"/>
    <w:rsid w:val="002C7263"/>
    <w:rsid w:val="002D0D87"/>
    <w:rsid w:val="002D7F75"/>
    <w:rsid w:val="002E7C5D"/>
    <w:rsid w:val="00310328"/>
    <w:rsid w:val="00315DA8"/>
    <w:rsid w:val="00336C69"/>
    <w:rsid w:val="003671AB"/>
    <w:rsid w:val="0037477B"/>
    <w:rsid w:val="00386637"/>
    <w:rsid w:val="003951F3"/>
    <w:rsid w:val="003A0F2E"/>
    <w:rsid w:val="003A45E0"/>
    <w:rsid w:val="003B15D9"/>
    <w:rsid w:val="003B485E"/>
    <w:rsid w:val="003B55D9"/>
    <w:rsid w:val="003C05F7"/>
    <w:rsid w:val="003C7F4B"/>
    <w:rsid w:val="003D2C32"/>
    <w:rsid w:val="003D4B53"/>
    <w:rsid w:val="003E291B"/>
    <w:rsid w:val="003F2954"/>
    <w:rsid w:val="003F430F"/>
    <w:rsid w:val="003F4DE4"/>
    <w:rsid w:val="004013E9"/>
    <w:rsid w:val="0041666C"/>
    <w:rsid w:val="00426206"/>
    <w:rsid w:val="004300C7"/>
    <w:rsid w:val="0043172F"/>
    <w:rsid w:val="00436EDE"/>
    <w:rsid w:val="0043701D"/>
    <w:rsid w:val="004413F7"/>
    <w:rsid w:val="0044450A"/>
    <w:rsid w:val="00450B4A"/>
    <w:rsid w:val="00466EB3"/>
    <w:rsid w:val="00470AC3"/>
    <w:rsid w:val="0047238A"/>
    <w:rsid w:val="00486D32"/>
    <w:rsid w:val="00493026"/>
    <w:rsid w:val="004A306E"/>
    <w:rsid w:val="004C2481"/>
    <w:rsid w:val="004D24D8"/>
    <w:rsid w:val="004E1D5A"/>
    <w:rsid w:val="004E60E0"/>
    <w:rsid w:val="004E75A0"/>
    <w:rsid w:val="004F78EC"/>
    <w:rsid w:val="00501BB2"/>
    <w:rsid w:val="00502E2F"/>
    <w:rsid w:val="00513CD1"/>
    <w:rsid w:val="005145CB"/>
    <w:rsid w:val="00536C61"/>
    <w:rsid w:val="005528BC"/>
    <w:rsid w:val="005540F9"/>
    <w:rsid w:val="00556668"/>
    <w:rsid w:val="00556F8B"/>
    <w:rsid w:val="00570648"/>
    <w:rsid w:val="005721C5"/>
    <w:rsid w:val="00581B8A"/>
    <w:rsid w:val="00581EC0"/>
    <w:rsid w:val="00581FCA"/>
    <w:rsid w:val="005846A3"/>
    <w:rsid w:val="005929AB"/>
    <w:rsid w:val="00595CB6"/>
    <w:rsid w:val="005A101A"/>
    <w:rsid w:val="005A7899"/>
    <w:rsid w:val="005E2BA3"/>
    <w:rsid w:val="005F2A1B"/>
    <w:rsid w:val="005F5249"/>
    <w:rsid w:val="005F62D5"/>
    <w:rsid w:val="006021D1"/>
    <w:rsid w:val="00604EEB"/>
    <w:rsid w:val="00632E2F"/>
    <w:rsid w:val="0066257E"/>
    <w:rsid w:val="0066617F"/>
    <w:rsid w:val="0067469A"/>
    <w:rsid w:val="00675E3C"/>
    <w:rsid w:val="00683426"/>
    <w:rsid w:val="00683DA9"/>
    <w:rsid w:val="00687025"/>
    <w:rsid w:val="00696EE4"/>
    <w:rsid w:val="0069797F"/>
    <w:rsid w:val="006B3F74"/>
    <w:rsid w:val="006B7C3F"/>
    <w:rsid w:val="006C5DFD"/>
    <w:rsid w:val="006C5E42"/>
    <w:rsid w:val="006D4532"/>
    <w:rsid w:val="006E4DF7"/>
    <w:rsid w:val="006F4154"/>
    <w:rsid w:val="007006DB"/>
    <w:rsid w:val="00711340"/>
    <w:rsid w:val="00713BE3"/>
    <w:rsid w:val="00717DF6"/>
    <w:rsid w:val="007214A8"/>
    <w:rsid w:val="0072332E"/>
    <w:rsid w:val="007249AE"/>
    <w:rsid w:val="00724B25"/>
    <w:rsid w:val="007359F8"/>
    <w:rsid w:val="00735E61"/>
    <w:rsid w:val="0074307A"/>
    <w:rsid w:val="00744893"/>
    <w:rsid w:val="0075289D"/>
    <w:rsid w:val="00767876"/>
    <w:rsid w:val="00776F63"/>
    <w:rsid w:val="007C19EB"/>
    <w:rsid w:val="007C64EE"/>
    <w:rsid w:val="007C77DA"/>
    <w:rsid w:val="007D72A0"/>
    <w:rsid w:val="007F39AB"/>
    <w:rsid w:val="008257B9"/>
    <w:rsid w:val="00831752"/>
    <w:rsid w:val="00837267"/>
    <w:rsid w:val="0084632C"/>
    <w:rsid w:val="00863133"/>
    <w:rsid w:val="00864806"/>
    <w:rsid w:val="00876B3F"/>
    <w:rsid w:val="00886346"/>
    <w:rsid w:val="00886F44"/>
    <w:rsid w:val="008945C3"/>
    <w:rsid w:val="008A39C1"/>
    <w:rsid w:val="008A7540"/>
    <w:rsid w:val="008B0AD4"/>
    <w:rsid w:val="008C5E77"/>
    <w:rsid w:val="008C6B3B"/>
    <w:rsid w:val="008D23A3"/>
    <w:rsid w:val="008D2660"/>
    <w:rsid w:val="008D3640"/>
    <w:rsid w:val="008E7232"/>
    <w:rsid w:val="008E73E1"/>
    <w:rsid w:val="00900E7A"/>
    <w:rsid w:val="00907AF6"/>
    <w:rsid w:val="00910AC0"/>
    <w:rsid w:val="0091205E"/>
    <w:rsid w:val="00920E13"/>
    <w:rsid w:val="009227E2"/>
    <w:rsid w:val="009271F5"/>
    <w:rsid w:val="0092780B"/>
    <w:rsid w:val="0094102D"/>
    <w:rsid w:val="0094625D"/>
    <w:rsid w:val="009610C0"/>
    <w:rsid w:val="009649D7"/>
    <w:rsid w:val="00972847"/>
    <w:rsid w:val="0098380F"/>
    <w:rsid w:val="0098603B"/>
    <w:rsid w:val="009A052F"/>
    <w:rsid w:val="009A1790"/>
    <w:rsid w:val="009B1852"/>
    <w:rsid w:val="009B4E8F"/>
    <w:rsid w:val="009C1365"/>
    <w:rsid w:val="009C2FFE"/>
    <w:rsid w:val="009C4947"/>
    <w:rsid w:val="009F1AC7"/>
    <w:rsid w:val="009F24DA"/>
    <w:rsid w:val="00A03203"/>
    <w:rsid w:val="00A04661"/>
    <w:rsid w:val="00A225CD"/>
    <w:rsid w:val="00A26B68"/>
    <w:rsid w:val="00A31182"/>
    <w:rsid w:val="00A37172"/>
    <w:rsid w:val="00A56C45"/>
    <w:rsid w:val="00A614E6"/>
    <w:rsid w:val="00A622D6"/>
    <w:rsid w:val="00A63C6C"/>
    <w:rsid w:val="00A66973"/>
    <w:rsid w:val="00A71C2D"/>
    <w:rsid w:val="00A72110"/>
    <w:rsid w:val="00A813AE"/>
    <w:rsid w:val="00A8247F"/>
    <w:rsid w:val="00A85046"/>
    <w:rsid w:val="00A94E31"/>
    <w:rsid w:val="00AA6363"/>
    <w:rsid w:val="00AC7AF4"/>
    <w:rsid w:val="00AE1793"/>
    <w:rsid w:val="00AF02E0"/>
    <w:rsid w:val="00AF60C3"/>
    <w:rsid w:val="00B02F8D"/>
    <w:rsid w:val="00B15A08"/>
    <w:rsid w:val="00B16DA5"/>
    <w:rsid w:val="00B2282A"/>
    <w:rsid w:val="00B22F70"/>
    <w:rsid w:val="00B57613"/>
    <w:rsid w:val="00B6539F"/>
    <w:rsid w:val="00B81085"/>
    <w:rsid w:val="00B928B8"/>
    <w:rsid w:val="00BB1DC7"/>
    <w:rsid w:val="00BB3E00"/>
    <w:rsid w:val="00BD5841"/>
    <w:rsid w:val="00BE6F3C"/>
    <w:rsid w:val="00BE77A9"/>
    <w:rsid w:val="00BF0153"/>
    <w:rsid w:val="00BF11CD"/>
    <w:rsid w:val="00BF2118"/>
    <w:rsid w:val="00BF7F47"/>
    <w:rsid w:val="00C0492B"/>
    <w:rsid w:val="00C05F6A"/>
    <w:rsid w:val="00C067C3"/>
    <w:rsid w:val="00C07B06"/>
    <w:rsid w:val="00C111BA"/>
    <w:rsid w:val="00C116CB"/>
    <w:rsid w:val="00C11AD9"/>
    <w:rsid w:val="00C1426C"/>
    <w:rsid w:val="00C17356"/>
    <w:rsid w:val="00C309E0"/>
    <w:rsid w:val="00C33F10"/>
    <w:rsid w:val="00C34C72"/>
    <w:rsid w:val="00C45953"/>
    <w:rsid w:val="00C45D5B"/>
    <w:rsid w:val="00C47FE2"/>
    <w:rsid w:val="00C569A1"/>
    <w:rsid w:val="00C56F8D"/>
    <w:rsid w:val="00C61EB7"/>
    <w:rsid w:val="00C824FB"/>
    <w:rsid w:val="00C9180C"/>
    <w:rsid w:val="00CA7841"/>
    <w:rsid w:val="00CB776F"/>
    <w:rsid w:val="00CF24C5"/>
    <w:rsid w:val="00D10305"/>
    <w:rsid w:val="00D15FC5"/>
    <w:rsid w:val="00D20497"/>
    <w:rsid w:val="00D226FA"/>
    <w:rsid w:val="00D30AE3"/>
    <w:rsid w:val="00D4376B"/>
    <w:rsid w:val="00D449D6"/>
    <w:rsid w:val="00D458B5"/>
    <w:rsid w:val="00D4787E"/>
    <w:rsid w:val="00D740AA"/>
    <w:rsid w:val="00D875CF"/>
    <w:rsid w:val="00D97178"/>
    <w:rsid w:val="00DA21BC"/>
    <w:rsid w:val="00DB60B4"/>
    <w:rsid w:val="00DC41BA"/>
    <w:rsid w:val="00DE4DC8"/>
    <w:rsid w:val="00DF3005"/>
    <w:rsid w:val="00DF6812"/>
    <w:rsid w:val="00E070A1"/>
    <w:rsid w:val="00E36D24"/>
    <w:rsid w:val="00E42608"/>
    <w:rsid w:val="00E51686"/>
    <w:rsid w:val="00E8789D"/>
    <w:rsid w:val="00E95947"/>
    <w:rsid w:val="00E969E8"/>
    <w:rsid w:val="00EA09F6"/>
    <w:rsid w:val="00EA0C46"/>
    <w:rsid w:val="00EA4131"/>
    <w:rsid w:val="00EB4CC3"/>
    <w:rsid w:val="00EC0263"/>
    <w:rsid w:val="00EC1800"/>
    <w:rsid w:val="00EC1F18"/>
    <w:rsid w:val="00EC1FB2"/>
    <w:rsid w:val="00EC7315"/>
    <w:rsid w:val="00ED7F1A"/>
    <w:rsid w:val="00EE6355"/>
    <w:rsid w:val="00EE65A5"/>
    <w:rsid w:val="00EF73A5"/>
    <w:rsid w:val="00F005CE"/>
    <w:rsid w:val="00F04EB8"/>
    <w:rsid w:val="00F04F55"/>
    <w:rsid w:val="00F05869"/>
    <w:rsid w:val="00F14BEC"/>
    <w:rsid w:val="00F15F73"/>
    <w:rsid w:val="00F26231"/>
    <w:rsid w:val="00F31730"/>
    <w:rsid w:val="00F318D7"/>
    <w:rsid w:val="00F334BD"/>
    <w:rsid w:val="00F424C7"/>
    <w:rsid w:val="00F456D2"/>
    <w:rsid w:val="00F4771D"/>
    <w:rsid w:val="00F64489"/>
    <w:rsid w:val="00F65665"/>
    <w:rsid w:val="00F65EC1"/>
    <w:rsid w:val="00F7574C"/>
    <w:rsid w:val="00F75AE4"/>
    <w:rsid w:val="00F80F0F"/>
    <w:rsid w:val="00F91E84"/>
    <w:rsid w:val="00F92097"/>
    <w:rsid w:val="00F935E3"/>
    <w:rsid w:val="00FB6882"/>
    <w:rsid w:val="00FC0B8F"/>
    <w:rsid w:val="00FC336C"/>
    <w:rsid w:val="00FC4409"/>
    <w:rsid w:val="00FD397E"/>
    <w:rsid w:val="00FD44F2"/>
    <w:rsid w:val="00FD4679"/>
    <w:rsid w:val="00FF40A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1C7C4"/>
  <w15:chartTrackingRefBased/>
  <w15:docId w15:val="{C08943AD-7DA4-4B95-8733-2707D5514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03BF"/>
    <w:pPr>
      <w:spacing w:line="256" w:lineRule="auto"/>
    </w:pPr>
    <w:rPr>
      <w:rFonts w:ascii="Arial" w:eastAsiaTheme="minorEastAsia" w:hAnsi="Arial"/>
      <w:sz w:val="24"/>
      <w:lang w:val="en-US" w:eastAsia="zh-CN"/>
    </w:rPr>
  </w:style>
  <w:style w:type="paragraph" w:styleId="Heading3">
    <w:name w:val="heading 3"/>
    <w:basedOn w:val="Normal"/>
    <w:link w:val="Heading3Char"/>
    <w:uiPriority w:val="9"/>
    <w:qFormat/>
    <w:rsid w:val="00864806"/>
    <w:pPr>
      <w:spacing w:before="100" w:beforeAutospacing="1" w:after="100" w:afterAutospacing="1" w:line="240" w:lineRule="auto"/>
      <w:outlineLvl w:val="2"/>
    </w:pPr>
    <w:rPr>
      <w:rFonts w:ascii="Times New Roman" w:eastAsia="Times New Roman" w:hAnsi="Times New Roman" w:cs="Times New Roman"/>
      <w:b/>
      <w:bCs/>
      <w:sz w:val="27"/>
      <w:szCs w:val="2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03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03BF"/>
    <w:rPr>
      <w:rFonts w:asciiTheme="majorHAnsi" w:eastAsiaTheme="majorEastAsia" w:hAnsiTheme="majorHAnsi" w:cstheme="majorBidi"/>
      <w:spacing w:val="-10"/>
      <w:kern w:val="28"/>
      <w:sz w:val="56"/>
      <w:szCs w:val="56"/>
      <w:lang w:val="en-US" w:eastAsia="zh-CN"/>
    </w:rPr>
  </w:style>
  <w:style w:type="paragraph" w:styleId="NoSpacing">
    <w:name w:val="No Spacing"/>
    <w:aliases w:val="Title 1"/>
    <w:uiPriority w:val="1"/>
    <w:qFormat/>
    <w:rsid w:val="000203BF"/>
    <w:pPr>
      <w:spacing w:after="0" w:line="240" w:lineRule="auto"/>
    </w:pPr>
    <w:rPr>
      <w:rFonts w:ascii="Arial" w:eastAsiaTheme="minorEastAsia" w:hAnsi="Arial"/>
      <w:b/>
      <w:sz w:val="28"/>
      <w:lang w:val="en-US" w:eastAsia="zh-CN"/>
    </w:rPr>
  </w:style>
  <w:style w:type="paragraph" w:styleId="ListParagraph">
    <w:name w:val="List Paragraph"/>
    <w:basedOn w:val="Normal"/>
    <w:rsid w:val="00FD4679"/>
    <w:pPr>
      <w:spacing w:after="200" w:line="240" w:lineRule="auto"/>
      <w:ind w:left="720"/>
      <w:contextualSpacing/>
    </w:pPr>
    <w:rPr>
      <w:rFonts w:asciiTheme="minorHAnsi" w:eastAsiaTheme="minorHAnsi" w:hAnsiTheme="minorHAnsi"/>
      <w:szCs w:val="24"/>
      <w:lang w:eastAsia="en-US"/>
    </w:rPr>
  </w:style>
  <w:style w:type="character" w:styleId="CommentReference">
    <w:name w:val="annotation reference"/>
    <w:basedOn w:val="DefaultParagraphFont"/>
    <w:uiPriority w:val="99"/>
    <w:semiHidden/>
    <w:unhideWhenUsed/>
    <w:rsid w:val="001D0FE9"/>
    <w:rPr>
      <w:sz w:val="16"/>
      <w:szCs w:val="16"/>
    </w:rPr>
  </w:style>
  <w:style w:type="paragraph" w:styleId="CommentText">
    <w:name w:val="annotation text"/>
    <w:basedOn w:val="Normal"/>
    <w:link w:val="CommentTextChar"/>
    <w:uiPriority w:val="99"/>
    <w:unhideWhenUsed/>
    <w:rsid w:val="001D0FE9"/>
    <w:pPr>
      <w:spacing w:line="240" w:lineRule="auto"/>
    </w:pPr>
    <w:rPr>
      <w:sz w:val="20"/>
      <w:szCs w:val="20"/>
    </w:rPr>
  </w:style>
  <w:style w:type="character" w:customStyle="1" w:styleId="CommentTextChar">
    <w:name w:val="Comment Text Char"/>
    <w:basedOn w:val="DefaultParagraphFont"/>
    <w:link w:val="CommentText"/>
    <w:uiPriority w:val="99"/>
    <w:rsid w:val="001D0FE9"/>
    <w:rPr>
      <w:rFonts w:ascii="Arial" w:eastAsiaTheme="minorEastAsia" w:hAnsi="Arial"/>
      <w:sz w:val="20"/>
      <w:szCs w:val="20"/>
      <w:lang w:val="en-US" w:eastAsia="zh-CN"/>
    </w:rPr>
  </w:style>
  <w:style w:type="paragraph" w:styleId="CommentSubject">
    <w:name w:val="annotation subject"/>
    <w:basedOn w:val="CommentText"/>
    <w:next w:val="CommentText"/>
    <w:link w:val="CommentSubjectChar"/>
    <w:uiPriority w:val="99"/>
    <w:semiHidden/>
    <w:unhideWhenUsed/>
    <w:rsid w:val="001D0FE9"/>
    <w:rPr>
      <w:b/>
      <w:bCs/>
    </w:rPr>
  </w:style>
  <w:style w:type="character" w:customStyle="1" w:styleId="CommentSubjectChar">
    <w:name w:val="Comment Subject Char"/>
    <w:basedOn w:val="CommentTextChar"/>
    <w:link w:val="CommentSubject"/>
    <w:uiPriority w:val="99"/>
    <w:semiHidden/>
    <w:rsid w:val="001D0FE9"/>
    <w:rPr>
      <w:rFonts w:ascii="Arial" w:eastAsiaTheme="minorEastAsia" w:hAnsi="Arial"/>
      <w:b/>
      <w:bCs/>
      <w:sz w:val="20"/>
      <w:szCs w:val="20"/>
      <w:lang w:val="en-US" w:eastAsia="zh-CN"/>
    </w:rPr>
  </w:style>
  <w:style w:type="paragraph" w:styleId="BalloonText">
    <w:name w:val="Balloon Text"/>
    <w:basedOn w:val="Normal"/>
    <w:link w:val="BalloonTextChar"/>
    <w:uiPriority w:val="99"/>
    <w:semiHidden/>
    <w:unhideWhenUsed/>
    <w:rsid w:val="001D0F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0FE9"/>
    <w:rPr>
      <w:rFonts w:ascii="Segoe UI" w:eastAsiaTheme="minorEastAsia" w:hAnsi="Segoe UI" w:cs="Segoe UI"/>
      <w:sz w:val="18"/>
      <w:szCs w:val="18"/>
      <w:lang w:val="en-US" w:eastAsia="zh-CN"/>
    </w:rPr>
  </w:style>
  <w:style w:type="paragraph" w:styleId="Revision">
    <w:name w:val="Revision"/>
    <w:hidden/>
    <w:uiPriority w:val="99"/>
    <w:semiHidden/>
    <w:rsid w:val="00EF73A5"/>
    <w:pPr>
      <w:spacing w:after="0" w:line="240" w:lineRule="auto"/>
    </w:pPr>
    <w:rPr>
      <w:rFonts w:ascii="Arial" w:eastAsiaTheme="minorEastAsia" w:hAnsi="Arial"/>
      <w:sz w:val="24"/>
      <w:lang w:val="en-US" w:eastAsia="zh-CN"/>
    </w:rPr>
  </w:style>
  <w:style w:type="character" w:styleId="Hyperlink">
    <w:name w:val="Hyperlink"/>
    <w:basedOn w:val="DefaultParagraphFont"/>
    <w:uiPriority w:val="99"/>
    <w:unhideWhenUsed/>
    <w:rsid w:val="00F31730"/>
    <w:rPr>
      <w:color w:val="0563C1" w:themeColor="hyperlink"/>
      <w:u w:val="single"/>
    </w:rPr>
  </w:style>
  <w:style w:type="character" w:styleId="UnresolvedMention">
    <w:name w:val="Unresolved Mention"/>
    <w:basedOn w:val="DefaultParagraphFont"/>
    <w:uiPriority w:val="99"/>
    <w:semiHidden/>
    <w:unhideWhenUsed/>
    <w:rsid w:val="00F31730"/>
    <w:rPr>
      <w:color w:val="605E5C"/>
      <w:shd w:val="clear" w:color="auto" w:fill="E1DFDD"/>
    </w:rPr>
  </w:style>
  <w:style w:type="character" w:styleId="Strong">
    <w:name w:val="Strong"/>
    <w:basedOn w:val="DefaultParagraphFont"/>
    <w:uiPriority w:val="22"/>
    <w:qFormat/>
    <w:rsid w:val="00B2282A"/>
    <w:rPr>
      <w:b/>
      <w:bCs/>
    </w:rPr>
  </w:style>
  <w:style w:type="character" w:customStyle="1" w:styleId="Heading3Char">
    <w:name w:val="Heading 3 Char"/>
    <w:basedOn w:val="DefaultParagraphFont"/>
    <w:link w:val="Heading3"/>
    <w:uiPriority w:val="9"/>
    <w:rsid w:val="00864806"/>
    <w:rPr>
      <w:rFonts w:ascii="Times New Roman" w:eastAsia="Times New Roman" w:hAnsi="Times New Roman" w:cs="Times New Roman"/>
      <w:b/>
      <w:bCs/>
      <w:sz w:val="27"/>
      <w:szCs w:val="27"/>
      <w:lang w:val="en-US"/>
    </w:rPr>
  </w:style>
  <w:style w:type="paragraph" w:customStyle="1" w:styleId="chapter-para">
    <w:name w:val="chapter-para"/>
    <w:basedOn w:val="Normal"/>
    <w:rsid w:val="00864806"/>
    <w:pPr>
      <w:spacing w:before="100" w:beforeAutospacing="1" w:after="100" w:afterAutospacing="1" w:line="240" w:lineRule="auto"/>
    </w:pPr>
    <w:rPr>
      <w:rFonts w:ascii="Times New Roman" w:eastAsia="Times New Roman" w:hAnsi="Times New Roman" w:cs="Times New Roman"/>
      <w:szCs w:val="24"/>
      <w:lang w:eastAsia="en-US"/>
    </w:rPr>
  </w:style>
  <w:style w:type="character" w:styleId="Emphasis">
    <w:name w:val="Emphasis"/>
    <w:basedOn w:val="DefaultParagraphFont"/>
    <w:uiPriority w:val="20"/>
    <w:qFormat/>
    <w:rsid w:val="00864806"/>
    <w:rPr>
      <w:i/>
      <w:iCs/>
    </w:rPr>
  </w:style>
  <w:style w:type="character" w:styleId="FollowedHyperlink">
    <w:name w:val="FollowedHyperlink"/>
    <w:basedOn w:val="DefaultParagraphFont"/>
    <w:uiPriority w:val="99"/>
    <w:semiHidden/>
    <w:unhideWhenUsed/>
    <w:rsid w:val="009F24DA"/>
    <w:rPr>
      <w:color w:val="954F72" w:themeColor="followedHyperlink"/>
      <w:u w:val="single"/>
    </w:rPr>
  </w:style>
  <w:style w:type="paragraph" w:styleId="NormalWeb">
    <w:name w:val="Normal (Web)"/>
    <w:basedOn w:val="Normal"/>
    <w:uiPriority w:val="99"/>
    <w:unhideWhenUsed/>
    <w:rsid w:val="008A39C1"/>
    <w:pPr>
      <w:spacing w:before="100" w:beforeAutospacing="1" w:after="100" w:afterAutospacing="1" w:line="240" w:lineRule="auto"/>
    </w:pPr>
    <w:rPr>
      <w:rFonts w:ascii="Times New Roman" w:eastAsia="Times New Roman" w:hAnsi="Times New Roman" w:cs="Times New Roman"/>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81679">
      <w:bodyDiv w:val="1"/>
      <w:marLeft w:val="0"/>
      <w:marRight w:val="0"/>
      <w:marTop w:val="0"/>
      <w:marBottom w:val="0"/>
      <w:divBdr>
        <w:top w:val="none" w:sz="0" w:space="0" w:color="auto"/>
        <w:left w:val="none" w:sz="0" w:space="0" w:color="auto"/>
        <w:bottom w:val="none" w:sz="0" w:space="0" w:color="auto"/>
        <w:right w:val="none" w:sz="0" w:space="0" w:color="auto"/>
      </w:divBdr>
    </w:div>
    <w:div w:id="72897505">
      <w:bodyDiv w:val="1"/>
      <w:marLeft w:val="0"/>
      <w:marRight w:val="0"/>
      <w:marTop w:val="0"/>
      <w:marBottom w:val="0"/>
      <w:divBdr>
        <w:top w:val="none" w:sz="0" w:space="0" w:color="auto"/>
        <w:left w:val="none" w:sz="0" w:space="0" w:color="auto"/>
        <w:bottom w:val="none" w:sz="0" w:space="0" w:color="auto"/>
        <w:right w:val="none" w:sz="0" w:space="0" w:color="auto"/>
      </w:divBdr>
    </w:div>
    <w:div w:id="281033851">
      <w:bodyDiv w:val="1"/>
      <w:marLeft w:val="0"/>
      <w:marRight w:val="0"/>
      <w:marTop w:val="0"/>
      <w:marBottom w:val="0"/>
      <w:divBdr>
        <w:top w:val="none" w:sz="0" w:space="0" w:color="auto"/>
        <w:left w:val="none" w:sz="0" w:space="0" w:color="auto"/>
        <w:bottom w:val="none" w:sz="0" w:space="0" w:color="auto"/>
        <w:right w:val="none" w:sz="0" w:space="0" w:color="auto"/>
      </w:divBdr>
    </w:div>
    <w:div w:id="539366089">
      <w:bodyDiv w:val="1"/>
      <w:marLeft w:val="0"/>
      <w:marRight w:val="0"/>
      <w:marTop w:val="0"/>
      <w:marBottom w:val="0"/>
      <w:divBdr>
        <w:top w:val="none" w:sz="0" w:space="0" w:color="auto"/>
        <w:left w:val="none" w:sz="0" w:space="0" w:color="auto"/>
        <w:bottom w:val="none" w:sz="0" w:space="0" w:color="auto"/>
        <w:right w:val="none" w:sz="0" w:space="0" w:color="auto"/>
      </w:divBdr>
    </w:div>
    <w:div w:id="544564208">
      <w:bodyDiv w:val="1"/>
      <w:marLeft w:val="0"/>
      <w:marRight w:val="0"/>
      <w:marTop w:val="0"/>
      <w:marBottom w:val="0"/>
      <w:divBdr>
        <w:top w:val="none" w:sz="0" w:space="0" w:color="auto"/>
        <w:left w:val="none" w:sz="0" w:space="0" w:color="auto"/>
        <w:bottom w:val="none" w:sz="0" w:space="0" w:color="auto"/>
        <w:right w:val="none" w:sz="0" w:space="0" w:color="auto"/>
      </w:divBdr>
      <w:divsChild>
        <w:div w:id="243883032">
          <w:marLeft w:val="0"/>
          <w:marRight w:val="0"/>
          <w:marTop w:val="0"/>
          <w:marBottom w:val="0"/>
          <w:divBdr>
            <w:top w:val="none" w:sz="0" w:space="0" w:color="auto"/>
            <w:left w:val="none" w:sz="0" w:space="0" w:color="auto"/>
            <w:bottom w:val="none" w:sz="0" w:space="0" w:color="auto"/>
            <w:right w:val="none" w:sz="0" w:space="0" w:color="auto"/>
          </w:divBdr>
          <w:divsChild>
            <w:div w:id="1049303416">
              <w:marLeft w:val="0"/>
              <w:marRight w:val="0"/>
              <w:marTop w:val="0"/>
              <w:marBottom w:val="0"/>
              <w:divBdr>
                <w:top w:val="none" w:sz="0" w:space="0" w:color="auto"/>
                <w:left w:val="none" w:sz="0" w:space="0" w:color="auto"/>
                <w:bottom w:val="none" w:sz="0" w:space="0" w:color="auto"/>
                <w:right w:val="none" w:sz="0" w:space="0" w:color="auto"/>
              </w:divBdr>
              <w:divsChild>
                <w:div w:id="15014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710393">
      <w:bodyDiv w:val="1"/>
      <w:marLeft w:val="0"/>
      <w:marRight w:val="0"/>
      <w:marTop w:val="0"/>
      <w:marBottom w:val="0"/>
      <w:divBdr>
        <w:top w:val="none" w:sz="0" w:space="0" w:color="auto"/>
        <w:left w:val="none" w:sz="0" w:space="0" w:color="auto"/>
        <w:bottom w:val="none" w:sz="0" w:space="0" w:color="auto"/>
        <w:right w:val="none" w:sz="0" w:space="0" w:color="auto"/>
      </w:divBdr>
    </w:div>
    <w:div w:id="778989018">
      <w:bodyDiv w:val="1"/>
      <w:marLeft w:val="0"/>
      <w:marRight w:val="0"/>
      <w:marTop w:val="0"/>
      <w:marBottom w:val="0"/>
      <w:divBdr>
        <w:top w:val="none" w:sz="0" w:space="0" w:color="auto"/>
        <w:left w:val="none" w:sz="0" w:space="0" w:color="auto"/>
        <w:bottom w:val="none" w:sz="0" w:space="0" w:color="auto"/>
        <w:right w:val="none" w:sz="0" w:space="0" w:color="auto"/>
      </w:divBdr>
    </w:div>
    <w:div w:id="1073550919">
      <w:bodyDiv w:val="1"/>
      <w:marLeft w:val="0"/>
      <w:marRight w:val="0"/>
      <w:marTop w:val="0"/>
      <w:marBottom w:val="0"/>
      <w:divBdr>
        <w:top w:val="none" w:sz="0" w:space="0" w:color="auto"/>
        <w:left w:val="none" w:sz="0" w:space="0" w:color="auto"/>
        <w:bottom w:val="none" w:sz="0" w:space="0" w:color="auto"/>
        <w:right w:val="none" w:sz="0" w:space="0" w:color="auto"/>
      </w:divBdr>
    </w:div>
    <w:div w:id="1586761141">
      <w:bodyDiv w:val="1"/>
      <w:marLeft w:val="0"/>
      <w:marRight w:val="0"/>
      <w:marTop w:val="0"/>
      <w:marBottom w:val="0"/>
      <w:divBdr>
        <w:top w:val="none" w:sz="0" w:space="0" w:color="auto"/>
        <w:left w:val="none" w:sz="0" w:space="0" w:color="auto"/>
        <w:bottom w:val="none" w:sz="0" w:space="0" w:color="auto"/>
        <w:right w:val="none" w:sz="0" w:space="0" w:color="auto"/>
      </w:divBdr>
    </w:div>
    <w:div w:id="1674146142">
      <w:bodyDiv w:val="1"/>
      <w:marLeft w:val="0"/>
      <w:marRight w:val="0"/>
      <w:marTop w:val="0"/>
      <w:marBottom w:val="0"/>
      <w:divBdr>
        <w:top w:val="none" w:sz="0" w:space="0" w:color="auto"/>
        <w:left w:val="none" w:sz="0" w:space="0" w:color="auto"/>
        <w:bottom w:val="none" w:sz="0" w:space="0" w:color="auto"/>
        <w:right w:val="none" w:sz="0" w:space="0" w:color="auto"/>
      </w:divBdr>
    </w:div>
    <w:div w:id="1881287295">
      <w:bodyDiv w:val="1"/>
      <w:marLeft w:val="0"/>
      <w:marRight w:val="0"/>
      <w:marTop w:val="0"/>
      <w:marBottom w:val="0"/>
      <w:divBdr>
        <w:top w:val="none" w:sz="0" w:space="0" w:color="auto"/>
        <w:left w:val="none" w:sz="0" w:space="0" w:color="auto"/>
        <w:bottom w:val="none" w:sz="0" w:space="0" w:color="auto"/>
        <w:right w:val="none" w:sz="0" w:space="0" w:color="auto"/>
      </w:divBdr>
    </w:div>
    <w:div w:id="2118058333">
      <w:bodyDiv w:val="1"/>
      <w:marLeft w:val="0"/>
      <w:marRight w:val="0"/>
      <w:marTop w:val="0"/>
      <w:marBottom w:val="0"/>
      <w:divBdr>
        <w:top w:val="none" w:sz="0" w:space="0" w:color="auto"/>
        <w:left w:val="none" w:sz="0" w:space="0" w:color="auto"/>
        <w:bottom w:val="none" w:sz="0" w:space="0" w:color="auto"/>
        <w:right w:val="none" w:sz="0" w:space="0" w:color="auto"/>
      </w:divBdr>
    </w:div>
    <w:div w:id="2143961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www.ncbi.nlm.nih.gov/bioproject/PRJNA1063153/" TargetMode="External"/><Relationship Id="rId18" Type="http://schemas.microsoft.com/office/2018/08/relationships/commentsExtensible" Target="commentsExtensi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danielriosgarza/hungerGamesModel/blob/main/scripts/geneExpression/parseGenExpData.py"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9F921-5067-404E-B9E6-6AEC5EF60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15</Pages>
  <Words>5473</Words>
  <Characters>31198</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Daniel-Rios Garza</dc:creator>
  <cp:keywords/>
  <dc:description/>
  <cp:lastModifiedBy>Daniel-Rios Garza</cp:lastModifiedBy>
  <cp:revision>3</cp:revision>
  <dcterms:created xsi:type="dcterms:W3CDTF">2024-01-29T14:34:00Z</dcterms:created>
  <dcterms:modified xsi:type="dcterms:W3CDTF">2024-01-30T10:55:00Z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http://www.zotero.org/styles/environmental-science-and-technology</vt:lpwstr>
  </property>
  <property fmtid="{D5CDD505-2E9C-101B-9397-08002B2CF9AE}" pid="13" name="Mendeley Recent Style Name 5_1">
    <vt:lpwstr>Environmental Science &amp; Technology</vt:lpwstr>
  </property>
  <property fmtid="{D5CDD505-2E9C-101B-9397-08002B2CF9AE}" pid="14" name="Mendeley Recent Style Id 6_1">
    <vt:lpwstr>http://www.zotero.org/styles/microbiome</vt:lpwstr>
  </property>
  <property fmtid="{D5CDD505-2E9C-101B-9397-08002B2CF9AE}" pid="15" name="Mendeley Recent Style Name 6_1">
    <vt:lpwstr>Microbiome</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http://www.zotero.org/styles/pnas</vt:lpwstr>
  </property>
  <property fmtid="{D5CDD505-2E9C-101B-9397-08002B2CF9AE}" pid="19" name="Mendeley Recent Style Name 8_1">
    <vt:lpwstr>Proceedings of the National Academy of Sciences of the United States of America</vt:lpwstr>
  </property>
  <property fmtid="{D5CDD505-2E9C-101B-9397-08002B2CF9AE}" pid="20" name="Mendeley Recent Style Id 9_1">
    <vt:lpwstr>http://www.zotero.org/styles/the-isme-journal</vt:lpwstr>
  </property>
  <property fmtid="{D5CDD505-2E9C-101B-9397-08002B2CF9AE}" pid="21" name="Mendeley Recent Style Name 9_1">
    <vt:lpwstr>The ISME Journal</vt:lpwstr>
  </property>
</Properties>
</file>