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56FF79" w14:textId="544D5CD4" w:rsidR="00D632B9" w:rsidRPr="00016DC5" w:rsidRDefault="00D632B9" w:rsidP="00D632B9">
      <w:pPr>
        <w:pStyle w:val="Titre1"/>
        <w:rPr>
          <w:color w:val="auto"/>
        </w:rPr>
      </w:pPr>
      <w:r w:rsidRPr="00016DC5">
        <w:rPr>
          <w:color w:val="auto"/>
        </w:rPr>
        <w:t>Generic model</w:t>
      </w:r>
    </w:p>
    <w:p w14:paraId="490175CE" w14:textId="02F91C1C" w:rsidR="00C632A3" w:rsidRPr="00016DC5" w:rsidRDefault="00D632B9" w:rsidP="00016DC5">
      <w:pPr>
        <w:pStyle w:val="FirstParagraph"/>
        <w:jc w:val="both"/>
        <w:rPr>
          <w:sz w:val="22"/>
        </w:rPr>
      </w:pPr>
      <w:r w:rsidRPr="00016DC5">
        <w:rPr>
          <w:sz w:val="22"/>
        </w:rPr>
        <w:t xml:space="preserve">Here we present the basic components of our kinetic model designed to simulate the flexible life strategies of human gut bacteria. The model is based on experiments conducted in monocultures and cocultures of a synthetic community of three species. </w:t>
      </w:r>
    </w:p>
    <w:p w14:paraId="490175CF" w14:textId="77777777" w:rsidR="00C632A3" w:rsidRPr="00016DC5" w:rsidRDefault="00D632B9">
      <w:pPr>
        <w:pStyle w:val="Titre2"/>
        <w:rPr>
          <w:color w:val="auto"/>
        </w:rPr>
      </w:pPr>
      <w:bookmarkStart w:id="0" w:name="model-states"/>
      <w:r w:rsidRPr="00016DC5">
        <w:rPr>
          <w:color w:val="auto"/>
        </w:rPr>
        <w:t>Model States:</w:t>
      </w:r>
    </w:p>
    <w:p w14:paraId="490175D0" w14:textId="77777777" w:rsidR="00C632A3" w:rsidRPr="00016DC5" w:rsidRDefault="00D632B9">
      <w:pPr>
        <w:pStyle w:val="Titre3"/>
        <w:rPr>
          <w:color w:val="auto"/>
        </w:rPr>
      </w:pPr>
      <w:bookmarkStart w:id="1" w:name="X8116d1a17f40184e6777dd97fee6d72da5efa67"/>
      <w:r w:rsidRPr="00016DC5">
        <w:rPr>
          <w:color w:val="auto"/>
        </w:rPr>
        <w:t>1. Subpopulations</w:t>
      </w:r>
      <w:bookmarkStart w:id="2" w:name="_GoBack"/>
      <w:bookmarkEnd w:id="2"/>
    </w:p>
    <w:p w14:paraId="490175D1" w14:textId="7C2A1CAC" w:rsidR="00C632A3" w:rsidRPr="00016DC5" w:rsidRDefault="00D632B9" w:rsidP="00016DC5">
      <w:pPr>
        <w:pStyle w:val="FirstParagraph"/>
        <w:jc w:val="both"/>
        <w:rPr>
          <w:sz w:val="22"/>
        </w:rPr>
      </w:pPr>
      <w:r w:rsidRPr="00016DC5">
        <w:rPr>
          <w:sz w:val="22"/>
        </w:rPr>
        <w:t>Bacteria dynamically change their environments by consuming nutrients and excreting metabolic by-products. Within a community, species are often subjected to changing environments. For example, gut bacteria can be challenged by their host's feeding habits and circadian rhythms, as well as by the metabolic byproducts of neighboring species. To cope with these variations, cells within a population can alter their physiology, leading to phenotypic heterogeneity and the emergence of subpopulations within a single species, which may or may not coexist in space and time.</w:t>
      </w:r>
    </w:p>
    <w:p w14:paraId="490175D2" w14:textId="77777777" w:rsidR="00C632A3" w:rsidRPr="00016DC5" w:rsidRDefault="00D632B9" w:rsidP="00016DC5">
      <w:pPr>
        <w:pStyle w:val="Corpsdetexte"/>
        <w:jc w:val="both"/>
        <w:rPr>
          <w:sz w:val="22"/>
        </w:rPr>
      </w:pPr>
      <w:r w:rsidRPr="00016DC5">
        <w:rPr>
          <w:sz w:val="22"/>
        </w:rPr>
        <w:t xml:space="preserve">Subpopulations materialize due to changes in cellular physiology in responses to environmental variations (either triggered by intrinsic cellular programs or, often, as an unavoidable consequence of being propelled towards intolerable conditions). In our model, we represent these subpopulations as distinct </w:t>
      </w:r>
      <w:commentRangeStart w:id="3"/>
      <w:r w:rsidRPr="00016DC5">
        <w:rPr>
          <w:sz w:val="22"/>
        </w:rPr>
        <w:t>model structures</w:t>
      </w:r>
      <w:commentRangeEnd w:id="3"/>
      <w:r w:rsidR="00791246">
        <w:rPr>
          <w:rStyle w:val="Marquedecommentaire"/>
        </w:rPr>
        <w:commentReference w:id="3"/>
      </w:r>
      <w:r w:rsidRPr="00016DC5">
        <w:rPr>
          <w:sz w:val="22"/>
        </w:rPr>
        <w:t xml:space="preserve"> for a given species, each having its own set of kinetic parameters. These </w:t>
      </w:r>
      <w:commentRangeStart w:id="4"/>
      <w:r w:rsidRPr="00016DC5">
        <w:rPr>
          <w:sz w:val="22"/>
        </w:rPr>
        <w:t>structures</w:t>
      </w:r>
      <w:commentRangeEnd w:id="4"/>
      <w:r w:rsidR="00791246">
        <w:rPr>
          <w:rStyle w:val="Marquedecommentaire"/>
        </w:rPr>
        <w:commentReference w:id="4"/>
      </w:r>
      <w:r w:rsidRPr="00016DC5">
        <w:rPr>
          <w:sz w:val="22"/>
        </w:rPr>
        <w:t xml:space="preserve"> are linked through transition rates and transition functions, which encode the likelihood that cells transition from one subpopulation to another in response to environmental cues.</w:t>
      </w:r>
    </w:p>
    <w:p w14:paraId="490175D4" w14:textId="77AD2C48" w:rsidR="00C632A3" w:rsidRPr="00016DC5" w:rsidRDefault="00D632B9">
      <w:pPr>
        <w:pStyle w:val="Titre4"/>
        <w:rPr>
          <w:color w:val="auto"/>
        </w:rPr>
      </w:pPr>
      <w:bookmarkStart w:id="5" w:name="transition-rates---𝑟--"/>
      <w:r w:rsidRPr="00016DC5">
        <w:rPr>
          <w:color w:val="auto"/>
        </w:rPr>
        <w:t>Transition rates (</w:t>
      </w:r>
      <m:oMath>
        <m:r>
          <w:rPr>
            <w:rFonts w:ascii="Cambria Math" w:hAnsi="Cambria Math"/>
            <w:color w:val="auto"/>
          </w:rPr>
          <m:t>r</m:t>
        </m:r>
      </m:oMath>
      <w:r w:rsidRPr="00016DC5">
        <w:rPr>
          <w:color w:val="auto"/>
        </w:rPr>
        <w:t>)</w:t>
      </w:r>
    </w:p>
    <w:p w14:paraId="490175D5" w14:textId="791B9958" w:rsidR="00C632A3" w:rsidRPr="00016DC5" w:rsidRDefault="00D632B9" w:rsidP="00016DC5">
      <w:pPr>
        <w:pStyle w:val="FirstParagraph"/>
        <w:jc w:val="both"/>
        <w:rPr>
          <w:sz w:val="22"/>
        </w:rPr>
      </w:pPr>
      <w:r w:rsidRPr="00016DC5">
        <w:rPr>
          <w:sz w:val="22"/>
        </w:rPr>
        <w:t>Cellular transitions can result from a single process, multiple independent processes, or multiple dependent processes. These transitions may occur rapidly, affecting cells concurrently or they may take place gradually, leading to the formation of co-existing subpopulations. The velocity at which a population transitions from one state to another is modulated by the transition rate (</w:t>
      </w:r>
      <m:oMath>
        <m:r>
          <w:rPr>
            <w:rFonts w:ascii="Cambria Math" w:hAnsi="Cambria Math"/>
            <w:sz w:val="22"/>
          </w:rPr>
          <m:t>r</m:t>
        </m:r>
      </m:oMath>
      <w:r w:rsidRPr="00016DC5">
        <w:rPr>
          <w:sz w:val="22"/>
        </w:rPr>
        <w:t>).</w:t>
      </w:r>
    </w:p>
    <w:p w14:paraId="490175D6" w14:textId="740C3E17" w:rsidR="00C632A3" w:rsidRPr="00016DC5" w:rsidRDefault="00D632B9">
      <w:pPr>
        <w:pStyle w:val="Titre4"/>
        <w:rPr>
          <w:color w:val="auto"/>
        </w:rPr>
      </w:pPr>
      <w:bookmarkStart w:id="6" w:name="transition-functions---𝑍--"/>
      <w:bookmarkEnd w:id="5"/>
      <w:r w:rsidRPr="00016DC5">
        <w:rPr>
          <w:color w:val="auto"/>
        </w:rPr>
        <w:t>Transition functions (</w:t>
      </w:r>
      <m:oMath>
        <m:r>
          <w:rPr>
            <w:rFonts w:ascii="Cambria Math" w:hAnsi="Cambria Math"/>
            <w:color w:val="auto"/>
          </w:rPr>
          <m:t>Z</m:t>
        </m:r>
      </m:oMath>
      <w:r w:rsidRPr="00016DC5">
        <w:rPr>
          <w:color w:val="auto"/>
        </w:rPr>
        <w:t>)</w:t>
      </w:r>
    </w:p>
    <w:p w14:paraId="490175D7" w14:textId="77777777" w:rsidR="00C632A3" w:rsidRPr="00016DC5" w:rsidRDefault="00D632B9" w:rsidP="00016DC5">
      <w:pPr>
        <w:pStyle w:val="FirstParagraph"/>
        <w:jc w:val="both"/>
        <w:rPr>
          <w:sz w:val="22"/>
        </w:rPr>
      </w:pPr>
      <w:r w:rsidRPr="00016DC5">
        <w:rPr>
          <w:sz w:val="22"/>
        </w:rPr>
        <w:t>In our model, transition functions encode the environmental cues that trigger transitions between subpopulations. These functions operate like sensors, responding to changes in factors such as pH, metabolite concentrations, or other environmental variables. Transitions can occur independently or involve activation or inhibition mechanisms.</w:t>
      </w:r>
    </w:p>
    <w:p w14:paraId="490175D8" w14:textId="77777777" w:rsidR="00C632A3" w:rsidRPr="00016DC5" w:rsidRDefault="00D632B9">
      <w:pPr>
        <w:pStyle w:val="Titre5"/>
        <w:rPr>
          <w:i/>
          <w:color w:val="auto"/>
        </w:rPr>
      </w:pPr>
      <w:bookmarkStart w:id="7" w:name="independent-transitions"/>
      <w:r w:rsidRPr="00016DC5">
        <w:rPr>
          <w:i/>
          <w:color w:val="auto"/>
        </w:rPr>
        <w:t>Independent transitions</w:t>
      </w:r>
    </w:p>
    <w:p w14:paraId="490175D9" w14:textId="77777777" w:rsidR="00C632A3" w:rsidRPr="00016DC5" w:rsidRDefault="00D632B9" w:rsidP="00016DC5">
      <w:pPr>
        <w:pStyle w:val="FirstParagraph"/>
        <w:jc w:val="both"/>
        <w:rPr>
          <w:sz w:val="22"/>
        </w:rPr>
      </w:pPr>
      <w:r w:rsidRPr="00016DC5">
        <w:rPr>
          <w:sz w:val="22"/>
        </w:rPr>
        <w:t xml:space="preserve">These transitions occur at a constant rate, unaffected by any environmental conditions. In this case, </w:t>
      </w:r>
      <m:oMath>
        <m:r>
          <w:rPr>
            <w:rFonts w:ascii="Cambria Math" w:hAnsi="Cambria Math"/>
            <w:sz w:val="22"/>
          </w:rPr>
          <m:t>Z</m:t>
        </m:r>
      </m:oMath>
      <w:r w:rsidRPr="00016DC5">
        <w:rPr>
          <w:sz w:val="22"/>
        </w:rPr>
        <w:t xml:space="preserve"> equals one, indicating a fixed transition rate. This transition is commonly assumed in scenarios such as when there is a constant death rate. </w:t>
      </w:r>
    </w:p>
    <w:p w14:paraId="490175DA" w14:textId="77777777" w:rsidR="00C632A3" w:rsidRPr="00016DC5" w:rsidRDefault="00D632B9" w:rsidP="00016DC5">
      <w:pPr>
        <w:pStyle w:val="Corpsdetexte"/>
        <w:jc w:val="both"/>
        <w:rPr>
          <w:sz w:val="22"/>
        </w:rPr>
      </w:pPr>
      <w:r w:rsidRPr="00016DC5">
        <w:rPr>
          <w:sz w:val="22"/>
        </w:rPr>
        <w:t xml:space="preserve">The following equation exemplifies an independent transition rate. Here, subpopulation </w:t>
      </w:r>
      <m:oMath>
        <m:r>
          <w:rPr>
            <w:rFonts w:ascii="Cambria Math" w:hAnsi="Cambria Math"/>
            <w:sz w:val="22"/>
          </w:rPr>
          <m:t>A</m:t>
        </m:r>
      </m:oMath>
      <w:r w:rsidRPr="00016DC5">
        <w:rPr>
          <w:sz w:val="22"/>
        </w:rPr>
        <w:t xml:space="preserve"> contributes towards the derivative of subpopulation </w:t>
      </w:r>
      <m:oMath>
        <m:r>
          <w:rPr>
            <w:rFonts w:ascii="Cambria Math" w:hAnsi="Cambria Math"/>
            <w:sz w:val="22"/>
          </w:rPr>
          <m:t>B</m:t>
        </m:r>
      </m:oMath>
      <w:r w:rsidRPr="00016DC5">
        <w:rPr>
          <w:sz w:val="22"/>
        </w:rPr>
        <w:t xml:space="preserve">, given the counts </w:t>
      </w:r>
      <m:oMath>
        <m:sSub>
          <m:sSubPr>
            <m:ctrlPr>
              <w:rPr>
                <w:rFonts w:ascii="Cambria Math" w:hAnsi="Cambria Math"/>
                <w:sz w:val="22"/>
              </w:rPr>
            </m:ctrlPr>
          </m:sSubPr>
          <m:e>
            <m:r>
              <w:rPr>
                <w:rFonts w:ascii="Cambria Math" w:hAnsi="Cambria Math"/>
                <w:sz w:val="22"/>
              </w:rPr>
              <m:t>N</m:t>
            </m:r>
          </m:e>
          <m:sub>
            <m:r>
              <w:rPr>
                <w:rFonts w:ascii="Cambria Math" w:hAnsi="Cambria Math"/>
                <w:sz w:val="22"/>
              </w:rPr>
              <m:t>A</m:t>
            </m:r>
          </m:sub>
        </m:sSub>
      </m:oMath>
      <w:r w:rsidRPr="00016DC5">
        <w:rPr>
          <w:sz w:val="22"/>
        </w:rPr>
        <w:t xml:space="preserve"> and </w:t>
      </w:r>
      <m:oMath>
        <m:sSub>
          <m:sSubPr>
            <m:ctrlPr>
              <w:rPr>
                <w:rFonts w:ascii="Cambria Math" w:hAnsi="Cambria Math"/>
                <w:sz w:val="22"/>
              </w:rPr>
            </m:ctrlPr>
          </m:sSubPr>
          <m:e>
            <m:r>
              <w:rPr>
                <w:rFonts w:ascii="Cambria Math" w:hAnsi="Cambria Math"/>
                <w:sz w:val="22"/>
              </w:rPr>
              <m:t>N</m:t>
            </m:r>
          </m:e>
          <m:sub>
            <m:r>
              <w:rPr>
                <w:rFonts w:ascii="Cambria Math" w:hAnsi="Cambria Math"/>
                <w:sz w:val="22"/>
              </w:rPr>
              <m:t>B</m:t>
            </m:r>
          </m:sub>
        </m:sSub>
      </m:oMath>
      <w:r w:rsidRPr="00016DC5">
        <w:rPr>
          <w:sz w:val="22"/>
        </w:rPr>
        <w:t xml:space="preserve"> for each subpopulation, respectively:</w:t>
      </w:r>
    </w:p>
    <w:p w14:paraId="490175DB" w14:textId="77777777" w:rsidR="00C632A3" w:rsidRDefault="004F61A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B</m:t>
                  </m:r>
                </m:sub>
              </m:sSub>
            </m:num>
            <m:den>
              <m:r>
                <w:rPr>
                  <w:rFonts w:ascii="Cambria Math" w:hAnsi="Cambria Math"/>
                </w:rPr>
                <m:t>dt</m:t>
              </m:r>
            </m:den>
          </m:f>
          <m:r>
            <m:rPr>
              <m:sty m:val="p"/>
            </m:rPr>
            <w:rPr>
              <w:rFonts w:ascii="Cambria Math" w:hAnsi="Cambria Math"/>
            </w:rPr>
            <m:t>=</m:t>
          </m:r>
          <m:d>
            <m:dPr>
              <m:ctrlPr>
                <w:rPr>
                  <w:rFonts w:ascii="Cambria Math" w:hAnsi="Cambria Math"/>
                </w:rPr>
              </m:ctrlPr>
            </m:dP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e>
          </m:d>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DD" w14:textId="3D766C3B" w:rsidR="00C632A3" w:rsidRPr="00016DC5" w:rsidRDefault="00D632B9" w:rsidP="00016DC5">
      <w:pPr>
        <w:pStyle w:val="Corpsdetexte"/>
        <w:jc w:val="both"/>
        <w:rPr>
          <w:sz w:val="22"/>
        </w:rPr>
      </w:pPr>
      <w:r w:rsidRPr="00016DC5">
        <w:rPr>
          <w:sz w:val="22"/>
        </w:rPr>
        <w:lastRenderedPageBreak/>
        <w:t xml:space="preserve">The first term on the right-hand side accounts for the contribution of subpopulation </w:t>
      </w:r>
      <m:oMath>
        <m:r>
          <w:rPr>
            <w:rFonts w:ascii="Cambria Math" w:hAnsi="Cambria Math"/>
            <w:sz w:val="22"/>
          </w:rPr>
          <m:t>A</m:t>
        </m:r>
      </m:oMath>
      <w:r w:rsidRPr="00016DC5">
        <w:rPr>
          <w:sz w:val="22"/>
        </w:rPr>
        <w:t xml:space="preserve"> to the growth of subpopulation </w:t>
      </w:r>
      <m:oMath>
        <m:r>
          <w:rPr>
            <w:rFonts w:ascii="Cambria Math" w:hAnsi="Cambria Math"/>
            <w:sz w:val="22"/>
          </w:rPr>
          <m:t>B</m:t>
        </m:r>
      </m:oMath>
      <w:r w:rsidRPr="00016DC5">
        <w:rPr>
          <w:sz w:val="22"/>
        </w:rPr>
        <w:t xml:space="preserve">, where </w:t>
      </w:r>
      <m:oMath>
        <m:r>
          <w:rPr>
            <w:rFonts w:ascii="Cambria Math" w:hAnsi="Cambria Math"/>
            <w:sz w:val="22"/>
          </w:rPr>
          <m:t>r</m:t>
        </m:r>
      </m:oMath>
      <w:r w:rsidRPr="00016DC5">
        <w:rPr>
          <w:sz w:val="22"/>
        </w:rPr>
        <w:t xml:space="preserve"> is the transition rate from subpopulation </w:t>
      </w:r>
      <m:oMath>
        <m:r>
          <w:rPr>
            <w:rFonts w:ascii="Cambria Math" w:hAnsi="Cambria Math"/>
            <w:sz w:val="22"/>
          </w:rPr>
          <m:t>A</m:t>
        </m:r>
      </m:oMath>
      <w:r w:rsidRPr="00016DC5">
        <w:rPr>
          <w:sz w:val="22"/>
        </w:rPr>
        <w:t xml:space="preserve"> to subpopulation </w:t>
      </w:r>
      <m:oMath>
        <m:r>
          <w:rPr>
            <w:rFonts w:ascii="Cambria Math" w:hAnsi="Cambria Math"/>
            <w:sz w:val="22"/>
          </w:rPr>
          <m:t>B</m:t>
        </m:r>
      </m:oMath>
      <w:r w:rsidRPr="00016DC5">
        <w:rPr>
          <w:sz w:val="22"/>
        </w:rPr>
        <w:t xml:space="preserve">. The ellipsis </w:t>
      </w:r>
      <m:oMath>
        <m:d>
          <m:dPr>
            <m:ctrlPr>
              <w:rPr>
                <w:rFonts w:ascii="Cambria Math" w:hAnsi="Cambria Math"/>
                <w:sz w:val="22"/>
              </w:rPr>
            </m:ctrlPr>
          </m:dPr>
          <m:e>
            <m:r>
              <m:rPr>
                <m:sty m:val="p"/>
              </m:rPr>
              <w:rPr>
                <w:rFonts w:ascii="Cambria Math" w:hAnsi="Cambria Math"/>
                <w:sz w:val="22"/>
              </w:rPr>
              <m:t>...</m:t>
            </m:r>
          </m:e>
        </m:d>
      </m:oMath>
      <w:r w:rsidRPr="00016DC5">
        <w:rPr>
          <w:sz w:val="22"/>
        </w:rPr>
        <w:t xml:space="preserve"> represents any additional terms that may affect the time derivative of subpopulation </w:t>
      </w:r>
      <m:oMath>
        <m:r>
          <w:rPr>
            <w:rFonts w:ascii="Cambria Math" w:hAnsi="Cambria Math"/>
            <w:sz w:val="22"/>
          </w:rPr>
          <m:t>B</m:t>
        </m:r>
      </m:oMath>
      <w:r w:rsidRPr="00016DC5">
        <w:rPr>
          <w:sz w:val="22"/>
        </w:rPr>
        <w:t>, such as its growth rates or the reactor's dilution rate.</w:t>
      </w:r>
    </w:p>
    <w:p w14:paraId="490175DE" w14:textId="77777777" w:rsidR="00C632A3" w:rsidRPr="00016DC5" w:rsidRDefault="00D632B9">
      <w:pPr>
        <w:pStyle w:val="Titre5"/>
        <w:rPr>
          <w:i/>
          <w:color w:val="auto"/>
        </w:rPr>
      </w:pPr>
      <w:bookmarkStart w:id="8" w:name="activation-like-transition"/>
      <w:bookmarkEnd w:id="7"/>
      <w:r w:rsidRPr="00016DC5">
        <w:rPr>
          <w:i/>
          <w:color w:val="auto"/>
        </w:rPr>
        <w:t>Activation-like transition</w:t>
      </w:r>
    </w:p>
    <w:p w14:paraId="490175DF" w14:textId="77777777" w:rsidR="00C632A3" w:rsidRPr="00016DC5" w:rsidRDefault="00D632B9" w:rsidP="00016DC5">
      <w:pPr>
        <w:pStyle w:val="FirstParagraph"/>
        <w:jc w:val="both"/>
        <w:rPr>
          <w:rFonts w:cstheme="majorHAnsi"/>
          <w:sz w:val="22"/>
        </w:rPr>
      </w:pPr>
      <w:r w:rsidRPr="00016DC5">
        <w:rPr>
          <w:rFonts w:cstheme="majorHAnsi"/>
          <w:sz w:val="22"/>
        </w:rPr>
        <w:t xml:space="preserve">An activation-like transition is used when a specific molecule or condition triggers the transition between different subpopulations. This transition occurs when the concentration of the molecule or the strength of the condition increases to a certain threshold. For example, a subpopulation of cells in a slow growth mode (subpopulation A) may transition to a fast growth mode (subpopulation B) when the concentration of a metabolite, such as glucose, increases in the environment, and the subpopulation can sense it in a concentration-dependent manner (measured by </w:t>
      </w:r>
      <m:oMath>
        <m:sSub>
          <m:sSubPr>
            <m:ctrlPr>
              <w:rPr>
                <w:rFonts w:ascii="Cambria Math" w:hAnsi="Cambria Math" w:cstheme="majorHAnsi"/>
                <w:sz w:val="22"/>
              </w:rPr>
            </m:ctrlPr>
          </m:sSubPr>
          <m:e>
            <m:r>
              <w:rPr>
                <w:rFonts w:ascii="Cambria Math" w:hAnsi="Cambria Math" w:cstheme="majorHAnsi"/>
                <w:sz w:val="22"/>
              </w:rPr>
              <m:t>S</m:t>
            </m:r>
          </m:e>
          <m:sub>
            <m:r>
              <w:rPr>
                <w:rFonts w:ascii="Cambria Math" w:hAnsi="Cambria Math" w:cstheme="majorHAnsi"/>
                <w:sz w:val="22"/>
              </w:rPr>
              <m:t>M</m:t>
            </m:r>
          </m:sub>
        </m:sSub>
      </m:oMath>
      <w:r w:rsidRPr="00016DC5">
        <w:rPr>
          <w:rFonts w:cstheme="majorHAnsi"/>
          <w:sz w:val="22"/>
        </w:rPr>
        <w:t>).</w:t>
      </w:r>
    </w:p>
    <w:p w14:paraId="490175E0" w14:textId="70EF9938" w:rsidR="00C632A3" w:rsidRPr="00016DC5" w:rsidRDefault="00D632B9" w:rsidP="00016DC5">
      <w:pPr>
        <w:pStyle w:val="Corpsdetexte"/>
        <w:jc w:val="both"/>
        <w:rPr>
          <w:sz w:val="22"/>
        </w:rPr>
      </w:pPr>
      <w:r w:rsidRPr="00016DC5">
        <w:rPr>
          <w:sz w:val="22"/>
        </w:rPr>
        <w:t>We use a Hill function</w:t>
      </w:r>
      <w:r w:rsidR="00016DC5" w:rsidRPr="00016DC5">
        <w:rPr>
          <w:sz w:val="22"/>
        </w:rPr>
        <w:fldChar w:fldCharType="begin"/>
      </w:r>
      <w:r w:rsidR="00016DC5" w:rsidRPr="00016DC5">
        <w:rPr>
          <w:sz w:val="22"/>
        </w:rPr>
        <w:instrText xml:space="preserve"> ADDIN ZOTERO_ITEM CSL_CITATION {"citationID":"Xf5oA49N","properties":{"formattedCitation":"\\super 1\\nosupersub{}","plainCitation":"1","noteIndex":0},"citationItems":[{"id":465,"uris":["http://zotero.org/users/2040718/items/VIDUJLTF"],"itemData":{"id":465,"type":"article-journal","abstract":"Feedback regulation plays crucial roles in the robust control and maintenance of many cellular systems. Negative feedbacks are found to underline both stable and unstable, often oscillatory, behaviours. We explore the dynamical characteristics of systems with single as well as coupled negative feedback loops using a combined approach of analytical and numerical techniques. Particularly, we emphasise how the loop's characterising factors (strength and cooperativity levels) affect system dynamics and how individual loops interact in the coupled-loop systems.","container-title":"BMC Systems Biology","DOI":"10.1186/1752-0509-3-51","ISSN":"1752-0509","issue":"1","journalAbbreviation":"BMC Systems Biology","page":"51","source":"BioMed Central","title":"On the functional diversity of dynamical behaviour in genetic and metabolic feedback systems","volume":"3","author":[{"family":"Nguyen","given":"Lan K."},{"family":"Kulasiri","given":"Don"}],"issued":{"date-parts":[["2009",5,11]]}}}],"schema":"https://github.com/citation-style-language/schema/raw/master/csl-citation.json"} </w:instrText>
      </w:r>
      <w:r w:rsidR="00016DC5" w:rsidRPr="00016DC5">
        <w:rPr>
          <w:sz w:val="22"/>
        </w:rPr>
        <w:fldChar w:fldCharType="separate"/>
      </w:r>
      <w:r w:rsidR="00016DC5" w:rsidRPr="00016DC5">
        <w:rPr>
          <w:rFonts w:ascii="Cambria" w:hAnsi="Cambria" w:cs="Times New Roman"/>
          <w:sz w:val="22"/>
          <w:vertAlign w:val="superscript"/>
        </w:rPr>
        <w:t>1</w:t>
      </w:r>
      <w:r w:rsidR="00016DC5" w:rsidRPr="00016DC5">
        <w:rPr>
          <w:sz w:val="22"/>
        </w:rPr>
        <w:fldChar w:fldCharType="end"/>
      </w:r>
      <w:r w:rsidR="00016DC5" w:rsidRPr="00016DC5">
        <w:rPr>
          <w:sz w:val="22"/>
        </w:rPr>
        <w:t xml:space="preserve"> </w:t>
      </w:r>
      <w:r w:rsidRPr="00016DC5">
        <w:rPr>
          <w:sz w:val="22"/>
        </w:rPr>
        <w:t>to modulate the transition rate based on the metabolite concentration. The Hill function is a sigmoidal curve that varies from 0 to 1 and represents the fraction of cells that transition from subpopulation A to subpopulation B at a given metabolite concentration. The transition rate is multiplied by the Hill function to obtain the effective transition rate, which is then used to compute the contribution towards the derivative of subpopulation B.</w:t>
      </w:r>
    </w:p>
    <w:p w14:paraId="490175E1" w14:textId="77777777" w:rsidR="00C632A3" w:rsidRDefault="004F61AD">
      <w:pPr>
        <w:pStyle w:val="Corpsdetexte"/>
      </w:pPr>
      <m:oMathPara>
        <m:oMath>
          <m:limLow>
            <m:limLowPr>
              <m:ctrlPr>
                <w:rPr>
                  <w:rFonts w:ascii="Cambria Math" w:hAnsi="Cambria Math"/>
                </w:rPr>
              </m:ctrlPr>
            </m:limLowPr>
            <m:e>
              <m:r>
                <w:rPr>
                  <w:rFonts w:ascii="Cambria Math" w:hAnsi="Cambria Math"/>
                </w:rPr>
                <m:t>Z</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oMath>
      </m:oMathPara>
    </w:p>
    <w:p w14:paraId="490175E2" w14:textId="236F54E5" w:rsidR="00C632A3" w:rsidRPr="00016DC5" w:rsidRDefault="00D632B9" w:rsidP="00016DC5">
      <w:pPr>
        <w:pStyle w:val="Corpsdetexte"/>
        <w:jc w:val="both"/>
        <w:rPr>
          <w:sz w:val="22"/>
        </w:rPr>
      </w:pPr>
      <m:oMath>
        <m:r>
          <w:rPr>
            <w:rFonts w:ascii="Cambria Math" w:hAnsi="Cambria Math"/>
            <w:sz w:val="22"/>
          </w:rPr>
          <m:t>K</m:t>
        </m:r>
      </m:oMath>
      <w:r w:rsidRPr="00016DC5">
        <w:rPr>
          <w:sz w:val="22"/>
        </w:rPr>
        <w:t xml:space="preserve"> is the half-max or constant that is in the same unit as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M</m:t>
            </m:r>
          </m:sub>
        </m:sSub>
      </m:oMath>
      <w:r w:rsidRPr="00016DC5">
        <w:rPr>
          <w:sz w:val="22"/>
        </w:rPr>
        <w:t xml:space="preserve"> ( </w:t>
      </w:r>
      <m:oMath>
        <m:r>
          <w:rPr>
            <w:rFonts w:ascii="Cambria Math" w:hAnsi="Cambria Math"/>
            <w:sz w:val="22"/>
          </w:rPr>
          <m:t>mM</m:t>
        </m:r>
      </m:oMath>
      <w:r w:rsidRPr="00016DC5">
        <w:rPr>
          <w:sz w:val="22"/>
        </w:rPr>
        <w:t xml:space="preserve"> if we are talking about a metabolite) and defines the concentration where the transition function equals to </w:t>
      </w:r>
      <m:oMath>
        <m:r>
          <w:rPr>
            <w:rFonts w:ascii="Cambria Math" w:hAnsi="Cambria Math"/>
            <w:sz w:val="22"/>
          </w:rPr>
          <m:t>0.5</m:t>
        </m:r>
      </m:oMath>
      <w:r w:rsidRPr="00016DC5">
        <w:rPr>
          <w:sz w:val="22"/>
        </w:rPr>
        <w:t xml:space="preserve"> (the subpopulation </w:t>
      </w:r>
      <m:oMath>
        <m:r>
          <w:rPr>
            <w:rFonts w:ascii="Cambria Math" w:hAnsi="Cambria Math"/>
            <w:sz w:val="22"/>
          </w:rPr>
          <m:t>A</m:t>
        </m:r>
      </m:oMath>
      <w:r w:rsidRPr="00016DC5">
        <w:rPr>
          <w:sz w:val="22"/>
        </w:rPr>
        <w:t xml:space="preserve"> transitions to </w:t>
      </w:r>
      <m:oMath>
        <m:r>
          <w:rPr>
            <w:rFonts w:ascii="Cambria Math" w:hAnsi="Cambria Math"/>
            <w:sz w:val="22"/>
          </w:rPr>
          <m:t>B</m:t>
        </m:r>
      </m:oMath>
      <w:r w:rsidRPr="00016DC5">
        <w:rPr>
          <w:sz w:val="22"/>
        </w:rPr>
        <w:t xml:space="preserve"> at half the transition rate). </w:t>
      </w:r>
    </w:p>
    <w:p w14:paraId="490175E3" w14:textId="04985881" w:rsidR="00C632A3" w:rsidRPr="00016DC5" w:rsidRDefault="00D632B9" w:rsidP="00016DC5">
      <w:pPr>
        <w:pStyle w:val="Corpsdetexte"/>
        <w:jc w:val="both"/>
        <w:rPr>
          <w:sz w:val="22"/>
        </w:rPr>
      </w:pPr>
      <m:oMath>
        <m:r>
          <w:rPr>
            <w:rFonts w:ascii="Cambria Math" w:hAnsi="Cambria Math"/>
            <w:sz w:val="22"/>
          </w:rPr>
          <m:t>h</m:t>
        </m:r>
      </m:oMath>
      <w:r w:rsidRPr="00016DC5">
        <w:rPr>
          <w:sz w:val="22"/>
        </w:rPr>
        <w:t xml:space="preserve"> is the Hill coefficient that determines how steep the transition will occur around the </w:t>
      </w:r>
      <w:r w:rsidR="00E34F65" w:rsidRPr="00016DC5">
        <w:rPr>
          <w:sz w:val="22"/>
        </w:rPr>
        <w:t>half-max</w:t>
      </w:r>
      <w:r w:rsidRPr="00016DC5">
        <w:rPr>
          <w:sz w:val="22"/>
        </w:rPr>
        <w:t xml:space="preserve"> constant (its </w:t>
      </w:r>
      <w:r w:rsidR="00016DC5" w:rsidRPr="00016DC5">
        <w:rPr>
          <w:sz w:val="22"/>
        </w:rPr>
        <w:t>slope).</w:t>
      </w:r>
      <w:r w:rsidRPr="00016DC5">
        <w:rPr>
          <w:sz w:val="22"/>
        </w:rPr>
        <w:t xml:space="preserve"> </w:t>
      </w:r>
    </w:p>
    <w:p w14:paraId="490175E4" w14:textId="77777777" w:rsidR="00C632A3" w:rsidRPr="00016DC5" w:rsidRDefault="00D632B9" w:rsidP="00016DC5">
      <w:pPr>
        <w:pStyle w:val="Corpsdetexte"/>
        <w:jc w:val="both"/>
        <w:rPr>
          <w:sz w:val="22"/>
        </w:rPr>
      </w:pPr>
      <w:r w:rsidRPr="00016DC5">
        <w:rPr>
          <w:sz w:val="22"/>
        </w:rPr>
        <w:t>The contribution towards the derivative is then:</w:t>
      </w:r>
    </w:p>
    <w:p w14:paraId="490175E5" w14:textId="77777777" w:rsidR="00C632A3" w:rsidRDefault="004F61A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B</m:t>
                  </m:r>
                </m:sub>
              </m:sSub>
            </m:num>
            <m:den>
              <m:r>
                <w:rPr>
                  <w:rFonts w:ascii="Cambria Math" w:hAnsi="Cambria Math"/>
                </w:rPr>
                <m:t>dt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e>
          </m:d>
          <m:d>
            <m:dPr>
              <m:ctrlPr>
                <w:rPr>
                  <w:rFonts w:ascii="Cambria Math" w:hAnsi="Cambria Math"/>
                </w:rPr>
              </m:ctrlPr>
            </m:dP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e>
          </m:d>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E6" w14:textId="08D84BE5" w:rsidR="00C632A3" w:rsidRPr="00016DC5" w:rsidRDefault="00D632B9">
      <w:pPr>
        <w:pStyle w:val="Corpsdetexte"/>
        <w:rPr>
          <w:sz w:val="22"/>
        </w:rPr>
      </w:pPr>
      <w:r w:rsidRPr="00016DC5">
        <w:rPr>
          <w:sz w:val="22"/>
        </w:rPr>
        <w:t xml:space="preserve">The model can also support a pure </w:t>
      </w:r>
      <w:commentRangeStart w:id="9"/>
      <w:r w:rsidRPr="00016DC5">
        <w:rPr>
          <w:sz w:val="22"/>
        </w:rPr>
        <w:t>logical rule</w:t>
      </w:r>
      <w:commentRangeEnd w:id="9"/>
      <w:r w:rsidR="00791246">
        <w:rPr>
          <w:rStyle w:val="Marquedecommentaire"/>
        </w:rPr>
        <w:commentReference w:id="9"/>
      </w:r>
      <w:r w:rsidRPr="00016DC5">
        <w:rPr>
          <w:sz w:val="22"/>
        </w:rPr>
        <w:t xml:space="preserve"> instead of a Hill function (equivalent to a Hill function with an infinite exponent), for instance:</w:t>
      </w:r>
    </w:p>
    <w:p w14:paraId="490175E7" w14:textId="77777777" w:rsidR="00C632A3" w:rsidRDefault="004F61AD">
      <w:pPr>
        <w:pStyle w:val="Corpsdetexte"/>
      </w:pPr>
      <m:oMathPara>
        <m:oMathParaPr>
          <m:jc m:val="center"/>
        </m:oMathParaPr>
        <m:oMath>
          <m:m>
            <m:mPr>
              <m:plcHide m:val="1"/>
              <m:mcs>
                <m:mc>
                  <m:mcPr>
                    <m:count m:val="1"/>
                    <m:mcJc m:val="left"/>
                  </m:mcPr>
                </m:mc>
                <m:mc>
                  <m:mcPr>
                    <m:count m:val="1"/>
                    <m:mcJc m:val="right"/>
                  </m:mcPr>
                </m:mc>
                <m:mc>
                  <m:mcPr>
                    <m:count m:val="1"/>
                    <m:mcJc m:val="left"/>
                  </m:mcPr>
                </m:mc>
              </m:mcs>
              <m:ctrlPr>
                <w:rPr>
                  <w:rFonts w:ascii="Cambria Math" w:hAnsi="Cambria Math"/>
                </w:rPr>
              </m:ctrlPr>
            </m:mPr>
            <m:mr>
              <m:e/>
              <m:e>
                <m:limLow>
                  <m:limLowPr>
                    <m:ctrlPr>
                      <w:rPr>
                        <w:rFonts w:ascii="Cambria Math" w:hAnsi="Cambria Math"/>
                      </w:rPr>
                    </m:ctrlPr>
                  </m:limLowPr>
                  <m:e>
                    <m:r>
                      <w:rPr>
                        <w:rFonts w:ascii="Cambria Math" w:hAnsi="Cambria Math"/>
                      </w:rPr>
                      <m:t>Z</m:t>
                    </m:r>
                  </m:e>
                  <m:li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lim>
                </m:limLow>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S</m:t>
                              </m:r>
                            </m:e>
                            <m:sub>
                              <m:r>
                                <w:rPr>
                                  <w:rFonts w:ascii="Cambria Math" w:hAnsi="Cambria Math"/>
                                </w:rPr>
                                <m:t>M</m:t>
                              </m:r>
                            </m:sub>
                          </m:sSub>
                          <m:r>
                            <m:rPr>
                              <m:sty m:val="p"/>
                            </m:rPr>
                            <w:rPr>
                              <w:rFonts w:ascii="Cambria Math" w:hAnsi="Cambria Math"/>
                            </w:rPr>
                            <m:t>&gt;</m:t>
                          </m:r>
                          <m:r>
                            <m:rPr>
                              <m:nor/>
                            </m:rPr>
                            <m:t xml:space="preserve"> some value</m:t>
                          </m:r>
                        </m:e>
                      </m:mr>
                      <m:mr>
                        <m:e/>
                        <m:e/>
                      </m:mr>
                      <m:mr>
                        <m:e>
                          <m:r>
                            <w:rPr>
                              <w:rFonts w:ascii="Cambria Math" w:hAnsi="Cambria Math"/>
                            </w:rPr>
                            <m:t>0</m:t>
                          </m:r>
                          <m:r>
                            <m:rPr>
                              <m:sty m:val="p"/>
                            </m:rPr>
                            <w:rPr>
                              <w:rFonts w:ascii="Cambria Math" w:hAnsi="Cambria Math"/>
                            </w:rPr>
                            <m:t>,</m:t>
                          </m:r>
                        </m:e>
                        <m:e>
                          <m:r>
                            <m:rPr>
                              <m:nor/>
                            </m:rPr>
                            <m:t>otherwise</m:t>
                          </m:r>
                        </m:e>
                      </m:mr>
                    </m:m>
                  </m:e>
                </m:d>
              </m:e>
              <m:e/>
            </m:mr>
          </m:m>
        </m:oMath>
      </m:oMathPara>
    </w:p>
    <w:p w14:paraId="490175E8" w14:textId="5B822BD5" w:rsidR="00C632A3" w:rsidRPr="00016DC5" w:rsidRDefault="00D632B9">
      <w:pPr>
        <w:pStyle w:val="FirstParagraph"/>
        <w:rPr>
          <w:sz w:val="22"/>
        </w:rPr>
      </w:pPr>
      <w:r w:rsidRPr="00016DC5">
        <w:rPr>
          <w:sz w:val="22"/>
        </w:rPr>
        <w:t>This can be used initially to fit the model to data</w:t>
      </w:r>
      <w:r w:rsidR="00016DC5" w:rsidRPr="00016DC5">
        <w:rPr>
          <w:sz w:val="22"/>
        </w:rPr>
        <w:t xml:space="preserve"> (explained below)</w:t>
      </w:r>
      <w:r w:rsidRPr="00016DC5">
        <w:rPr>
          <w:sz w:val="22"/>
        </w:rPr>
        <w:t xml:space="preserve">, as it requires less parameters. It can then easily be replaced by the smooth activation function described above. </w:t>
      </w:r>
    </w:p>
    <w:p w14:paraId="490175E9" w14:textId="77777777" w:rsidR="00C632A3" w:rsidRPr="00016DC5" w:rsidRDefault="00D632B9">
      <w:pPr>
        <w:pStyle w:val="Titre5"/>
        <w:rPr>
          <w:i/>
          <w:color w:val="auto"/>
        </w:rPr>
      </w:pPr>
      <w:bookmarkStart w:id="10" w:name="inhibition"/>
      <w:bookmarkEnd w:id="8"/>
      <w:r w:rsidRPr="00016DC5">
        <w:rPr>
          <w:i/>
          <w:color w:val="auto"/>
        </w:rPr>
        <w:t>Inhibition</w:t>
      </w:r>
    </w:p>
    <w:p w14:paraId="490175EA" w14:textId="553E00D2" w:rsidR="00C632A3" w:rsidRPr="00B01898" w:rsidRDefault="00D632B9" w:rsidP="00B01898">
      <w:pPr>
        <w:pStyle w:val="FirstParagraph"/>
        <w:jc w:val="both"/>
        <w:rPr>
          <w:sz w:val="22"/>
        </w:rPr>
      </w:pPr>
      <w:del w:id="11" w:author="Utilisateur de Microsoft Office" w:date="2024-01-17T19:36:00Z">
        <w:r w:rsidRPr="00B01898" w:rsidDel="00011DCB">
          <w:rPr>
            <w:sz w:val="22"/>
          </w:rPr>
          <w:delText xml:space="preserve">Used </w:delText>
        </w:r>
      </w:del>
      <w:ins w:id="12" w:author="Utilisateur de Microsoft Office" w:date="2024-01-17T19:36:00Z">
        <w:r w:rsidR="00011DCB">
          <w:rPr>
            <w:sz w:val="22"/>
          </w:rPr>
          <w:t>An inhibition function is u</w:t>
        </w:r>
        <w:r w:rsidR="00011DCB" w:rsidRPr="00B01898">
          <w:rPr>
            <w:sz w:val="22"/>
          </w:rPr>
          <w:t xml:space="preserve">sed </w:t>
        </w:r>
      </w:ins>
      <w:r w:rsidRPr="00B01898">
        <w:rPr>
          <w:sz w:val="22"/>
        </w:rPr>
        <w:t xml:space="preserve">when the transition is triggered by the 'lack' or 'depletion' of something. For example, when the depletion of a metabolite </w:t>
      </w:r>
      <m:oMath>
        <m:r>
          <w:rPr>
            <w:rFonts w:ascii="Cambria Math" w:hAnsi="Cambria Math"/>
            <w:sz w:val="22"/>
          </w:rPr>
          <m:t>M</m:t>
        </m:r>
      </m:oMath>
      <w:r w:rsidRPr="00B01898">
        <w:rPr>
          <w:sz w:val="22"/>
        </w:rPr>
        <w:t xml:space="preserve"> that is used as an energy source leads to an increase in cell death rate, which is represented by an increase in the rate by which cells in </w:t>
      </w:r>
      <w:r w:rsidRPr="00B01898">
        <w:rPr>
          <w:sz w:val="22"/>
        </w:rPr>
        <w:lastRenderedPageBreak/>
        <w:t>subpopulation A (live) transition to subpopulation B (dead). The transition function used for inhibition is similar to the activation function, but is inverse</w:t>
      </w:r>
      <w:r w:rsidR="00E34F65" w:rsidRPr="00B01898">
        <w:rPr>
          <w:sz w:val="22"/>
        </w:rPr>
        <w:t>d</w:t>
      </w:r>
      <w:r w:rsidRPr="00B01898">
        <w:rPr>
          <w:sz w:val="22"/>
        </w:rPr>
        <w:t>:</w:t>
      </w:r>
    </w:p>
    <w:p w14:paraId="490175EB" w14:textId="77777777" w:rsidR="00C632A3" w:rsidRDefault="004F61AD">
      <w:pPr>
        <w:pStyle w:val="Corpsdetexte"/>
      </w:pPr>
      <m:oMathPara>
        <m:oMath>
          <m:limLow>
            <m:limLowPr>
              <m:ctrlPr>
                <w:rPr>
                  <w:rFonts w:ascii="Cambria Math" w:hAnsi="Cambria Math"/>
                </w:rPr>
              </m:ctrlPr>
            </m:limLowPr>
            <m:e>
              <m:r>
                <w:rPr>
                  <w:rFonts w:ascii="Cambria Math" w:hAnsi="Cambria Math"/>
                </w:rPr>
                <m:t>Z</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K</m:t>
                  </m:r>
                </m:e>
                <m:sup>
                  <m:r>
                    <w:rPr>
                      <w:rFonts w:ascii="Cambria Math" w:hAnsi="Cambria Math"/>
                    </w:rPr>
                    <m:t>h</m:t>
                  </m:r>
                </m:sup>
              </m:s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oMath>
      </m:oMathPara>
    </w:p>
    <w:p w14:paraId="490175EC" w14:textId="77777777" w:rsidR="00C632A3" w:rsidRPr="00B01898" w:rsidRDefault="00D632B9" w:rsidP="00B01898">
      <w:pPr>
        <w:pStyle w:val="Corpsdetexte"/>
        <w:jc w:val="both"/>
        <w:rPr>
          <w:sz w:val="22"/>
        </w:rPr>
      </w:pPr>
      <w:r w:rsidRPr="00B01898">
        <w:rPr>
          <w:sz w:val="22"/>
        </w:rPr>
        <w:t>The pure logical rule would be:</w:t>
      </w:r>
    </w:p>
    <w:p w14:paraId="490175ED" w14:textId="77777777" w:rsidR="00C632A3" w:rsidRDefault="004F61AD">
      <w:pPr>
        <w:pStyle w:val="Corpsdetexte"/>
      </w:pPr>
      <m:oMathPara>
        <m:oMath>
          <m:m>
            <m:mPr>
              <m:plcHide m:val="1"/>
              <m:mcs>
                <m:mc>
                  <m:mcPr>
                    <m:count m:val="1"/>
                    <m:mcJc m:val="left"/>
                  </m:mcPr>
                </m:mc>
                <m:mc>
                  <m:mcPr>
                    <m:count m:val="1"/>
                    <m:mcJc m:val="right"/>
                  </m:mcPr>
                </m:mc>
                <m:mc>
                  <m:mcPr>
                    <m:count m:val="1"/>
                    <m:mcJc m:val="left"/>
                  </m:mcPr>
                </m:mc>
              </m:mcs>
              <m:ctrlPr>
                <w:rPr>
                  <w:rFonts w:ascii="Cambria Math" w:hAnsi="Cambria Math"/>
                </w:rPr>
              </m:ctrlPr>
            </m:mPr>
            <m:mr>
              <m:e/>
              <m:e>
                <m:limLow>
                  <m:limLowPr>
                    <m:ctrlPr>
                      <w:rPr>
                        <w:rFonts w:ascii="Cambria Math" w:hAnsi="Cambria Math"/>
                      </w:rPr>
                    </m:ctrlPr>
                  </m:limLowPr>
                  <m:e>
                    <m:r>
                      <w:rPr>
                        <w:rFonts w:ascii="Cambria Math" w:hAnsi="Cambria Math"/>
                      </w:rPr>
                      <m:t>Z</m:t>
                    </m:r>
                  </m:e>
                  <m:li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lim>
                </m:limLow>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S</m:t>
                              </m:r>
                            </m:e>
                            <m:sub>
                              <m:r>
                                <w:rPr>
                                  <w:rFonts w:ascii="Cambria Math" w:hAnsi="Cambria Math"/>
                                </w:rPr>
                                <m:t>M</m:t>
                              </m:r>
                            </m:sub>
                          </m:sSub>
                          <m:r>
                            <m:rPr>
                              <m:sty m:val="p"/>
                            </m:rPr>
                            <w:rPr>
                              <w:rFonts w:ascii="Cambria Math" w:hAnsi="Cambria Math"/>
                            </w:rPr>
                            <m:t>&lt;</m:t>
                          </m:r>
                          <m:r>
                            <m:rPr>
                              <m:nor/>
                            </m:rPr>
                            <m:t xml:space="preserve"> some value</m:t>
                          </m:r>
                        </m:e>
                      </m:mr>
                      <m:mr>
                        <m:e/>
                        <m:e/>
                      </m:mr>
                      <m:mr>
                        <m:e>
                          <m:r>
                            <w:rPr>
                              <w:rFonts w:ascii="Cambria Math" w:hAnsi="Cambria Math"/>
                            </w:rPr>
                            <m:t>0</m:t>
                          </m:r>
                          <m:r>
                            <m:rPr>
                              <m:sty m:val="p"/>
                            </m:rPr>
                            <w:rPr>
                              <w:rFonts w:ascii="Cambria Math" w:hAnsi="Cambria Math"/>
                            </w:rPr>
                            <m:t>,</m:t>
                          </m:r>
                        </m:e>
                        <m:e>
                          <m:r>
                            <m:rPr>
                              <m:nor/>
                            </m:rPr>
                            <m:t>otherwise</m:t>
                          </m:r>
                        </m:e>
                      </m:mr>
                    </m:m>
                  </m:e>
                </m:d>
              </m:e>
              <m:e/>
            </m:mr>
          </m:m>
        </m:oMath>
      </m:oMathPara>
    </w:p>
    <w:p w14:paraId="490175EF" w14:textId="77777777" w:rsidR="00C632A3" w:rsidRDefault="00C632A3">
      <w:pPr>
        <w:pStyle w:val="Corpsdetexte"/>
      </w:pPr>
    </w:p>
    <w:p w14:paraId="490175F0" w14:textId="77777777" w:rsidR="00C632A3" w:rsidRPr="00B01898" w:rsidRDefault="00D632B9">
      <w:pPr>
        <w:pStyle w:val="Titre3"/>
        <w:rPr>
          <w:color w:val="auto"/>
        </w:rPr>
      </w:pPr>
      <w:bookmarkStart w:id="13" w:name="metabolites"/>
      <w:bookmarkEnd w:id="1"/>
      <w:bookmarkEnd w:id="6"/>
      <w:bookmarkEnd w:id="10"/>
      <w:r w:rsidRPr="00B01898">
        <w:rPr>
          <w:color w:val="auto"/>
        </w:rPr>
        <w:t>Metabolites</w:t>
      </w:r>
    </w:p>
    <w:p w14:paraId="490175F2" w14:textId="77777777" w:rsidR="00C632A3" w:rsidRPr="00B01898" w:rsidRDefault="00D632B9" w:rsidP="00B01898">
      <w:pPr>
        <w:pStyle w:val="Corpsdetexte"/>
        <w:jc w:val="both"/>
        <w:rPr>
          <w:sz w:val="22"/>
        </w:rPr>
      </w:pPr>
      <w:r w:rsidRPr="00B01898">
        <w:rPr>
          <w:sz w:val="22"/>
        </w:rPr>
        <w:t xml:space="preserve">Species interactions and survival within an environment are largely shaped by the production and consumption of metabolites. In our model, we identified some of the nutrients available in the growth medium used, namely the </w:t>
      </w:r>
      <w:hyperlink r:id="rId10">
        <w:r w:rsidRPr="00B01898">
          <w:rPr>
            <w:rStyle w:val="Lienhypertexte"/>
            <w:sz w:val="22"/>
          </w:rPr>
          <w:t>Wilkins-Chagrin anaerobic broth</w:t>
        </w:r>
      </w:hyperlink>
      <w:r w:rsidRPr="00B01898">
        <w:rPr>
          <w:sz w:val="22"/>
        </w:rPr>
        <w:t>. This medium contains glucose and pyruvate as added carbon sources. In addition, we measured the time series concentration of trehalose, a disaccharide produced by yeast and introduced into the medium through yeast extract. We also confirmed the presence of glutamate and mannose through single measurements (not time series).</w:t>
      </w:r>
    </w:p>
    <w:p w14:paraId="490175F4" w14:textId="5448612B" w:rsidR="00C632A3" w:rsidRPr="00B01898" w:rsidRDefault="00D632B9" w:rsidP="00B01898">
      <w:pPr>
        <w:pStyle w:val="Corpsdetexte"/>
        <w:jc w:val="both"/>
        <w:rPr>
          <w:sz w:val="22"/>
        </w:rPr>
      </w:pPr>
      <w:r w:rsidRPr="00B01898">
        <w:rPr>
          <w:sz w:val="22"/>
        </w:rPr>
        <w:t>Based on these observation and certain justified assumptions, we included in the model the concentration of several compounds, including glucose, pyruvate, trehalose, lactate, acetate, succinate, butyrate, formate, glutamate, and mannose. These compounds are consumed or produced by at least one of the three species in our model, as we explained in the model state equations</w:t>
      </w:r>
      <w:r w:rsidR="00B01898" w:rsidRPr="00B01898">
        <w:rPr>
          <w:sz w:val="22"/>
        </w:rPr>
        <w:t xml:space="preserve"> (described below)</w:t>
      </w:r>
      <w:r w:rsidRPr="00B01898">
        <w:rPr>
          <w:sz w:val="22"/>
        </w:rPr>
        <w:t>.</w:t>
      </w:r>
    </w:p>
    <w:p w14:paraId="490175F5" w14:textId="77777777" w:rsidR="00C632A3" w:rsidRPr="00B01898" w:rsidRDefault="00D632B9">
      <w:pPr>
        <w:pStyle w:val="Titre3"/>
        <w:rPr>
          <w:color w:val="auto"/>
        </w:rPr>
      </w:pPr>
      <w:bookmarkStart w:id="14" w:name="feeding-terms"/>
      <w:bookmarkEnd w:id="13"/>
      <w:r w:rsidRPr="00B01898">
        <w:rPr>
          <w:color w:val="auto"/>
        </w:rPr>
        <w:t>Feeding terms</w:t>
      </w:r>
    </w:p>
    <w:p w14:paraId="490175F6" w14:textId="77777777" w:rsidR="00C632A3" w:rsidRPr="00B01898" w:rsidRDefault="00D632B9" w:rsidP="00B01898">
      <w:pPr>
        <w:pStyle w:val="FirstParagraph"/>
        <w:jc w:val="both"/>
        <w:rPr>
          <w:sz w:val="22"/>
        </w:rPr>
      </w:pPr>
      <w:r w:rsidRPr="00B01898">
        <w:rPr>
          <w:sz w:val="22"/>
        </w:rPr>
        <w:t xml:space="preserve">Active subpopulations utilize nutrients for growth and maintenance, leading to the secretion of by-products. This process can be conceptualized as a directed graph, with nodes representing metabolites and edges representing biochemical reactions that transform one metabolite into another. The graph initiates with nutrients present in the medium and follows the flow of metabolites through the network until the by-products are secreted back into the medium, as illustrated below: </w:t>
      </w:r>
    </w:p>
    <w:p w14:paraId="490175F7" w14:textId="5550197C" w:rsidR="00C632A3" w:rsidRDefault="00E34F65">
      <w:pPr>
        <w:pStyle w:val="Corpsdetexte"/>
        <w:rPr>
          <w:noProof/>
        </w:rPr>
      </w:pPr>
      <w:r>
        <w:rPr>
          <w:noProof/>
          <w:lang w:val="fr-FR" w:eastAsia="fr-FR"/>
        </w:rPr>
        <w:drawing>
          <wp:anchor distT="0" distB="0" distL="114300" distR="114300" simplePos="0" relativeHeight="251636224" behindDoc="1" locked="0" layoutInCell="1" allowOverlap="1" wp14:anchorId="7CEE94E4" wp14:editId="194049EA">
            <wp:simplePos x="0" y="0"/>
            <wp:positionH relativeFrom="column">
              <wp:posOffset>1828800</wp:posOffset>
            </wp:positionH>
            <wp:positionV relativeFrom="paragraph">
              <wp:posOffset>118745</wp:posOffset>
            </wp:positionV>
            <wp:extent cx="2124075" cy="2276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ingTerm.png"/>
                    <pic:cNvPicPr/>
                  </pic:nvPicPr>
                  <pic:blipFill>
                    <a:blip r:embed="rId11">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p>
    <w:p w14:paraId="27AF099B" w14:textId="7AE8B479" w:rsidR="00E34F65" w:rsidRDefault="00E34F65">
      <w:pPr>
        <w:pStyle w:val="Corpsdetexte"/>
      </w:pPr>
    </w:p>
    <w:p w14:paraId="4C608376" w14:textId="2DA0294C" w:rsidR="00E34F65" w:rsidRDefault="00E34F65">
      <w:pPr>
        <w:pStyle w:val="Corpsdetexte"/>
      </w:pPr>
    </w:p>
    <w:p w14:paraId="745D23DF" w14:textId="4CE31B73" w:rsidR="00E34F65" w:rsidRDefault="00E34F65">
      <w:pPr>
        <w:pStyle w:val="Corpsdetexte"/>
      </w:pPr>
    </w:p>
    <w:p w14:paraId="3FA0F70D" w14:textId="1D327342" w:rsidR="00E34F65" w:rsidRDefault="00E34F65">
      <w:pPr>
        <w:pStyle w:val="Corpsdetexte"/>
      </w:pPr>
    </w:p>
    <w:p w14:paraId="337C7408" w14:textId="487C3491" w:rsidR="00E34F65" w:rsidRDefault="00E34F65">
      <w:pPr>
        <w:pStyle w:val="Corpsdetexte"/>
      </w:pPr>
    </w:p>
    <w:p w14:paraId="5FF97A76" w14:textId="00DBEE44" w:rsidR="00E34F65" w:rsidRDefault="00E34F65">
      <w:pPr>
        <w:pStyle w:val="Corpsdetexte"/>
      </w:pPr>
    </w:p>
    <w:p w14:paraId="490175F8" w14:textId="435BA33D" w:rsidR="00C632A3" w:rsidRPr="00B01898" w:rsidRDefault="00D632B9" w:rsidP="00B01898">
      <w:pPr>
        <w:pStyle w:val="Corpsdetexte"/>
        <w:jc w:val="both"/>
        <w:rPr>
          <w:sz w:val="22"/>
        </w:rPr>
      </w:pPr>
      <w:r w:rsidRPr="00B01898">
        <w:rPr>
          <w:sz w:val="22"/>
        </w:rPr>
        <w:lastRenderedPageBreak/>
        <w:t xml:space="preserve">Mathematically, the 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xml:space="preserve"> and production of metabolites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d</m:t>
            </m:r>
          </m:sub>
        </m:sSub>
      </m:oMath>
      <w:r w:rsidRPr="00B01898">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c</m:t>
            </m:r>
          </m:sub>
        </m:sSub>
      </m:oMath>
      <w:r w:rsidRPr="00B01898">
        <w:rPr>
          <w:sz w:val="22"/>
        </w:rPr>
        <w:t xml:space="preserve"> are connected by the consumption rate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For consumption, we employ the Monod equation</w:t>
      </w:r>
      <w:r w:rsidR="00B01898" w:rsidRPr="00B01898">
        <w:rPr>
          <w:rStyle w:val="Lienhypertexte"/>
          <w:sz w:val="22"/>
        </w:rPr>
        <w:fldChar w:fldCharType="begin"/>
      </w:r>
      <w:r w:rsidR="00B01898" w:rsidRPr="00B01898">
        <w:rPr>
          <w:rStyle w:val="Lienhypertexte"/>
          <w:sz w:val="22"/>
        </w:rPr>
        <w:instrText xml:space="preserve"> ADDIN ZOTERO_ITEM CSL_CITATION {"citationID":"jZIaL80i","properties":{"formattedCitation":"\\super 2\\nosupersub{}","plainCitation":"2","noteIndex":0},"citationItems":[{"id":468,"uris":["http://zotero.org/users/2040718/items/A2AFU5YI"],"itemData":{"id":468,"type":"article-journal","container-title":"Annual Review of Microbiology","DOI":"10.1146/annurev.mi.03.100149.002103","issue":"1","note":"_eprint: https://doi.org/10.1146/annurev.mi.03.100149.002103","page":"371-394","source":"Annual Reviews","title":"The Growth of Bacterial Cultures","volume":"3","author":[{"family":"Monod","given":"Jacques"}],"issued":{"date-parts":[["1949"]]}}}],"schema":"https://github.com/citation-style-language/schema/raw/master/csl-citation.json"} </w:instrText>
      </w:r>
      <w:r w:rsidR="00B01898" w:rsidRPr="00B01898">
        <w:rPr>
          <w:rStyle w:val="Lienhypertexte"/>
          <w:sz w:val="22"/>
        </w:rPr>
        <w:fldChar w:fldCharType="separate"/>
      </w:r>
      <w:r w:rsidR="00B01898" w:rsidRPr="00B01898">
        <w:rPr>
          <w:rFonts w:cs="Times New Roman"/>
          <w:sz w:val="22"/>
          <w:vertAlign w:val="superscript"/>
        </w:rPr>
        <w:t>2</w:t>
      </w:r>
      <w:r w:rsidR="00B01898" w:rsidRPr="00B01898">
        <w:rPr>
          <w:rStyle w:val="Lienhypertexte"/>
          <w:sz w:val="22"/>
        </w:rPr>
        <w:fldChar w:fldCharType="end"/>
      </w:r>
      <w:r w:rsidRPr="00B01898">
        <w:rPr>
          <w:sz w:val="22"/>
        </w:rPr>
        <w:t xml:space="preserve"> (</w:t>
      </w:r>
      <w:r w:rsidR="001E58D6" w:rsidRPr="00B01898">
        <w:rPr>
          <w:sz w:val="22"/>
        </w:rPr>
        <w:t xml:space="preserve">from here on </w:t>
      </w:r>
      <w:r w:rsidRPr="00B01898">
        <w:rPr>
          <w:sz w:val="22"/>
        </w:rPr>
        <w:t xml:space="preserve">we denote to the concentration of metabolites measured in </w:t>
      </w:r>
      <m:oMath>
        <m:r>
          <w:rPr>
            <w:rFonts w:ascii="Cambria Math" w:hAnsi="Cambria Math"/>
            <w:sz w:val="22"/>
          </w:rPr>
          <m:t>mM</m:t>
        </m:r>
      </m:oMath>
      <w:r w:rsidRPr="00B01898">
        <w:rPr>
          <w:sz w:val="22"/>
        </w:rPr>
        <w:t xml:space="preserve"> and the subpopulation counts measured in </w:t>
      </w:r>
      <m:oMath>
        <m:sSup>
          <m:sSupPr>
            <m:ctrlPr>
              <w:rPr>
                <w:rFonts w:ascii="Cambria Math" w:hAnsi="Cambria Math"/>
                <w:sz w:val="22"/>
              </w:rPr>
            </m:ctrlPr>
          </m:sSupPr>
          <m:e>
            <m:r>
              <w:rPr>
                <w:rFonts w:ascii="Cambria Math" w:hAnsi="Cambria Math"/>
                <w:sz w:val="22"/>
              </w:rPr>
              <m:t>10</m:t>
            </m:r>
          </m:e>
          <m:sup>
            <m:r>
              <m:rPr>
                <m:sty m:val="p"/>
              </m:rPr>
              <w:rPr>
                <w:rFonts w:ascii="Cambria Math" w:hAnsi="Cambria Math"/>
                <w:sz w:val="22"/>
              </w:rPr>
              <m:t>-</m:t>
            </m:r>
            <m:r>
              <w:rPr>
                <w:rFonts w:ascii="Cambria Math" w:hAnsi="Cambria Math"/>
                <w:sz w:val="22"/>
              </w:rPr>
              <m:t>5</m:t>
            </m:r>
          </m:sup>
        </m:sSup>
        <m:r>
          <w:rPr>
            <w:rFonts w:ascii="Cambria Math" w:hAnsi="Cambria Math"/>
            <w:sz w:val="22"/>
          </w:rPr>
          <m:t>cellsμ</m:t>
        </m:r>
        <m:sSup>
          <m:sSupPr>
            <m:ctrlPr>
              <w:rPr>
                <w:rFonts w:ascii="Cambria Math" w:hAnsi="Cambria Math"/>
                <w:sz w:val="22"/>
              </w:rPr>
            </m:ctrlPr>
          </m:sSupPr>
          <m:e>
            <m:r>
              <w:rPr>
                <w:rFonts w:ascii="Cambria Math" w:hAnsi="Cambria Math"/>
                <w:sz w:val="22"/>
              </w:rPr>
              <m:t>L</m:t>
            </m:r>
          </m:e>
          <m:sup>
            <m:r>
              <m:rPr>
                <m:sty m:val="p"/>
              </m:rPr>
              <w:rPr>
                <w:rFonts w:ascii="Cambria Math" w:hAnsi="Cambria Math"/>
                <w:sz w:val="22"/>
              </w:rPr>
              <m:t>-</m:t>
            </m:r>
            <m:r>
              <w:rPr>
                <w:rFonts w:ascii="Cambria Math" w:hAnsi="Cambria Math"/>
                <w:sz w:val="22"/>
              </w:rPr>
              <m:t>1</m:t>
            </m:r>
          </m:sup>
        </m:sSup>
      </m:oMath>
      <w:r w:rsidRPr="00B01898">
        <w:rPr>
          <w:sz w:val="22"/>
        </w:rPr>
        <w:t xml:space="preserve"> by their identifying names).</w:t>
      </w:r>
    </w:p>
    <w:p w14:paraId="490175F9" w14:textId="77777777" w:rsidR="00C632A3" w:rsidRDefault="004F61A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A" w14:textId="77777777" w:rsidR="00C632A3" w:rsidRDefault="004F61A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B" w14:textId="77777777" w:rsidR="00C632A3" w:rsidRDefault="004F61A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C" w14:textId="6BD67A31" w:rsidR="00C632A3" w:rsidRPr="00B01898" w:rsidRDefault="00D632B9" w:rsidP="00B01898">
      <w:pPr>
        <w:pStyle w:val="Corpsdetexte"/>
        <w:jc w:val="both"/>
        <w:rPr>
          <w:sz w:val="22"/>
        </w:rPr>
      </w:pPr>
      <w:commentRangeStart w:id="15"/>
      <w:r w:rsidRPr="00B01898">
        <w:rPr>
          <w:sz w:val="22"/>
        </w:rPr>
        <w:t xml:space="preserve">Where </w:t>
      </w:r>
      <w:commentRangeEnd w:id="15"/>
      <w:r w:rsidR="00011DCB">
        <w:rPr>
          <w:rStyle w:val="Marquedecommentaire"/>
        </w:rPr>
        <w:commentReference w:id="15"/>
      </w:r>
      <m:oMath>
        <m:sSub>
          <m:sSubPr>
            <m:ctrlPr>
              <w:rPr>
                <w:rFonts w:ascii="Cambria Math" w:hAnsi="Cambria Math"/>
                <w:sz w:val="22"/>
              </w:rPr>
            </m:ctrlPr>
          </m:sSubPr>
          <m:e>
            <m:r>
              <w:rPr>
                <w:rFonts w:ascii="Cambria Math" w:hAnsi="Cambria Math"/>
                <w:sz w:val="22"/>
              </w:rPr>
              <m:t>γ</m:t>
            </m:r>
          </m:e>
          <m:sub>
            <m:r>
              <m:rPr>
                <m:nor/>
              </m:rPr>
              <w:rPr>
                <w:sz w:val="22"/>
              </w:rPr>
              <m:t>subpopulation</m:t>
            </m:r>
            <m:r>
              <m:rPr>
                <m:sty m:val="p"/>
              </m:rPr>
              <w:rPr>
                <w:rFonts w:ascii="Cambria Math" w:hAnsi="Cambria Math"/>
                <w:sz w:val="22"/>
              </w:rPr>
              <m:t>,</m:t>
            </m:r>
            <m:r>
              <m:rPr>
                <m:nor/>
              </m:rPr>
              <w:rPr>
                <w:sz w:val="22"/>
              </w:rPr>
              <m:t>metabolite</m:t>
            </m:r>
          </m:sub>
        </m:sSub>
      </m:oMath>
      <w:r w:rsidRPr="00B01898">
        <w:rPr>
          <w:sz w:val="22"/>
        </w:rPr>
        <w:t xml:space="preserve"> represent the relative contribution (weight) of the subpopulation growth towards the consumption (if </w:t>
      </w:r>
      <w:commentRangeStart w:id="16"/>
      <w:r w:rsidRPr="00B01898">
        <w:rPr>
          <w:sz w:val="22"/>
        </w:rPr>
        <w:t>negative</w:t>
      </w:r>
      <w:commentRangeEnd w:id="16"/>
      <w:r w:rsidR="008565F5">
        <w:rPr>
          <w:rStyle w:val="Marquedecommentaire"/>
        </w:rPr>
        <w:commentReference w:id="16"/>
      </w:r>
      <w:r w:rsidRPr="00B01898">
        <w:rPr>
          <w:sz w:val="22"/>
        </w:rPr>
        <w:t xml:space="preserve">) or production (if positive) of the respective metabolite and </w:t>
      </w:r>
      <w:commentRangeStart w:id="17"/>
      <m:oMath>
        <m:r>
          <w:rPr>
            <w:rFonts w:ascii="Cambria Math" w:hAnsi="Cambria Math"/>
            <w:sz w:val="22"/>
          </w:rPr>
          <m:t>k</m:t>
        </m:r>
        <w:commentRangeEnd w:id="17"/>
        <m:r>
          <m:rPr>
            <m:sty m:val="p"/>
          </m:rPr>
          <w:rPr>
            <w:rStyle w:val="Marquedecommentaire"/>
          </w:rPr>
          <w:commentReference w:id="17"/>
        </m:r>
      </m:oMath>
      <w:r w:rsidRPr="00B01898">
        <w:rPr>
          <w:sz w:val="22"/>
        </w:rPr>
        <w:t xml:space="preserve"> is the Monod constant. </w:t>
      </w:r>
    </w:p>
    <w:p w14:paraId="490175FD" w14:textId="728A4952" w:rsidR="00C632A3" w:rsidRPr="00B01898" w:rsidRDefault="00D632B9" w:rsidP="00B01898">
      <w:pPr>
        <w:pStyle w:val="Corpsdetexte"/>
        <w:jc w:val="both"/>
        <w:rPr>
          <w:sz w:val="22"/>
        </w:rPr>
      </w:pPr>
      <w:r w:rsidRPr="00B01898">
        <w:rPr>
          <w:sz w:val="22"/>
        </w:rPr>
        <w:t>In our model, we represented each species' core energy metabolism as an independent subnetwork that we extracted from its respective genome-scale metabolic model. We focused on the fraction of the network that could explain the changes in metabolite concentration that were measured during growth in monocultures. This approach was supported by the analysis of gene expression and differential expression of metabolic genes</w:t>
      </w:r>
      <w:r w:rsidR="001E58D6" w:rsidRPr="00B01898">
        <w:rPr>
          <w:sz w:val="22"/>
        </w:rPr>
        <w:t xml:space="preserve"> (see Figure 1 in the main text)</w:t>
      </w:r>
      <w:r w:rsidRPr="00B01898">
        <w:rPr>
          <w:sz w:val="22"/>
        </w:rPr>
        <w:t xml:space="preserve">. </w:t>
      </w:r>
    </w:p>
    <w:p w14:paraId="490175FE" w14:textId="71827A06" w:rsidR="00C632A3" w:rsidRPr="00B01898" w:rsidRDefault="00D632B9" w:rsidP="00B01898">
      <w:pPr>
        <w:pStyle w:val="Corpsdetexte"/>
        <w:jc w:val="both"/>
        <w:rPr>
          <w:sz w:val="22"/>
        </w:rPr>
      </w:pPr>
      <w:r w:rsidRPr="00B01898">
        <w:rPr>
          <w:sz w:val="22"/>
        </w:rPr>
        <w:t>Analyzing the core energy graphs allows us to link subpopulations to sets of metabolites that contribute to their growth. These sets of metabolites are represented as feeding terms, which can display either an "or" (additive) relationship or an "and" (multiplicative) relationship between metabolites, based on the topology of the metabolic network.</w:t>
      </w:r>
    </w:p>
    <w:p w14:paraId="490175FF" w14:textId="0A4E20CB" w:rsidR="00C632A3" w:rsidRPr="00B01898" w:rsidRDefault="00D632B9" w:rsidP="00B01898">
      <w:pPr>
        <w:pStyle w:val="Corpsdetexte"/>
        <w:jc w:val="both"/>
        <w:rPr>
          <w:sz w:val="22"/>
        </w:rPr>
      </w:pPr>
      <w:r w:rsidRPr="00B01898">
        <w:rPr>
          <w:sz w:val="22"/>
        </w:rPr>
        <w:t>Sometimes, a feeding term may require more than one metabolite to contribute to growth, while in other cases, a second metabolite may boost growth but not independently contribute to it. Below, we provide artificial toy examples of these two cases; Keep in mind, however, that the relationships among co-utilized metabolites are primarily determined by the topology of the metabolic network (see the model's state equations</w:t>
      </w:r>
      <w:r w:rsidR="00B01898" w:rsidRPr="00B01898">
        <w:rPr>
          <w:sz w:val="22"/>
        </w:rPr>
        <w:t xml:space="preserve"> below</w:t>
      </w:r>
      <w:r w:rsidRPr="00B01898">
        <w:rPr>
          <w:sz w:val="22"/>
        </w:rPr>
        <w:t>).</w:t>
      </w:r>
    </w:p>
    <w:p w14:paraId="49017600" w14:textId="27FF3F23" w:rsidR="00C632A3" w:rsidRPr="00B01898" w:rsidRDefault="00D632B9">
      <w:pPr>
        <w:pStyle w:val="Titre4"/>
        <w:rPr>
          <w:color w:val="auto"/>
        </w:rPr>
      </w:pPr>
      <w:bookmarkStart w:id="18" w:name="and"/>
      <w:r w:rsidRPr="00B01898">
        <w:rPr>
          <w:color w:val="auto"/>
        </w:rPr>
        <w:t>AND</w:t>
      </w:r>
    </w:p>
    <w:p w14:paraId="49017601" w14:textId="4377DAAD" w:rsidR="00C632A3" w:rsidRDefault="00C632A3">
      <w:pPr>
        <w:pStyle w:val="FirstParagraph"/>
        <w:rPr>
          <w:noProof/>
        </w:rPr>
      </w:pPr>
    </w:p>
    <w:p w14:paraId="2942E753" w14:textId="680CE73A" w:rsidR="001E58D6" w:rsidRDefault="001E58D6" w:rsidP="001E58D6">
      <w:pPr>
        <w:pStyle w:val="Corpsdetexte"/>
      </w:pPr>
      <w:r>
        <w:rPr>
          <w:noProof/>
          <w:lang w:val="fr-FR" w:eastAsia="fr-FR"/>
        </w:rPr>
        <w:drawing>
          <wp:anchor distT="0" distB="0" distL="114300" distR="114300" simplePos="0" relativeHeight="251657728" behindDoc="1" locked="0" layoutInCell="1" allowOverlap="1" wp14:anchorId="3EA0DDC3" wp14:editId="0E069128">
            <wp:simplePos x="0" y="0"/>
            <wp:positionH relativeFrom="column">
              <wp:posOffset>1797050</wp:posOffset>
            </wp:positionH>
            <wp:positionV relativeFrom="paragraph">
              <wp:posOffset>3810</wp:posOffset>
            </wp:positionV>
            <wp:extent cx="2124075" cy="2276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png"/>
                    <pic:cNvPicPr/>
                  </pic:nvPicPr>
                  <pic:blipFill>
                    <a:blip r:embed="rId12">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p>
    <w:p w14:paraId="52EF781F" w14:textId="420F4F3A" w:rsidR="001E58D6" w:rsidRDefault="001E58D6" w:rsidP="001E58D6">
      <w:pPr>
        <w:pStyle w:val="Corpsdetexte"/>
      </w:pPr>
    </w:p>
    <w:p w14:paraId="7EBA25E2" w14:textId="336D0088" w:rsidR="001E58D6" w:rsidRDefault="001E58D6" w:rsidP="001E58D6">
      <w:pPr>
        <w:pStyle w:val="Corpsdetexte"/>
      </w:pPr>
    </w:p>
    <w:p w14:paraId="77BA2643" w14:textId="3B5AD5C5" w:rsidR="001E58D6" w:rsidRDefault="001E58D6" w:rsidP="001E58D6">
      <w:pPr>
        <w:pStyle w:val="Corpsdetexte"/>
      </w:pPr>
    </w:p>
    <w:p w14:paraId="26C7C31B" w14:textId="520F87BE" w:rsidR="001E58D6" w:rsidRDefault="001E58D6" w:rsidP="001E58D6">
      <w:pPr>
        <w:pStyle w:val="Corpsdetexte"/>
      </w:pPr>
    </w:p>
    <w:p w14:paraId="38D75E8A" w14:textId="711AA73B" w:rsidR="001E58D6" w:rsidRDefault="001E58D6" w:rsidP="001E58D6">
      <w:pPr>
        <w:pStyle w:val="Corpsdetexte"/>
      </w:pPr>
    </w:p>
    <w:p w14:paraId="59364A98" w14:textId="77777777" w:rsidR="001E58D6" w:rsidRDefault="001E58D6" w:rsidP="001E58D6">
      <w:pPr>
        <w:pStyle w:val="Corpsdetexte"/>
      </w:pPr>
    </w:p>
    <w:p w14:paraId="79FB2487" w14:textId="32B538FE" w:rsidR="001E58D6" w:rsidRDefault="001E58D6" w:rsidP="001E58D6">
      <w:pPr>
        <w:pStyle w:val="Corpsdetexte"/>
      </w:pPr>
    </w:p>
    <w:p w14:paraId="6D583C1E" w14:textId="77777777" w:rsidR="001E58D6" w:rsidRPr="001E58D6" w:rsidRDefault="001E58D6" w:rsidP="001E58D6">
      <w:pPr>
        <w:pStyle w:val="Corpsdetexte"/>
      </w:pPr>
    </w:p>
    <w:p w14:paraId="49017602" w14:textId="148AEBEF" w:rsidR="00C632A3" w:rsidRPr="00B01898" w:rsidRDefault="00D632B9">
      <w:pPr>
        <w:pStyle w:val="Corpsdetexte"/>
        <w:rPr>
          <w:sz w:val="22"/>
        </w:rPr>
      </w:pPr>
      <w:r w:rsidRPr="00B01898">
        <w:rPr>
          <w:sz w:val="22"/>
        </w:rPr>
        <w:t xml:space="preserve">The network requires the influx of both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Pr="00B01898">
        <w:rPr>
          <w:sz w:val="22"/>
        </w:rPr>
        <w:t xml:space="preserve"> to function (otherwise the intracellular metabolite that is highlighted in purple cannot be produced)</w:t>
      </w:r>
    </w:p>
    <w:p w14:paraId="30962169" w14:textId="1A18CC51" w:rsidR="001E58D6" w:rsidRDefault="001E58D6">
      <w:pPr>
        <w:pStyle w:val="Corpsdetexte"/>
      </w:pPr>
    </w:p>
    <w:p w14:paraId="49017603" w14:textId="77777777" w:rsidR="00C632A3" w:rsidRDefault="004F61A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4" w14:textId="77777777" w:rsidR="00C632A3" w:rsidRDefault="004F61A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b</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5" w14:textId="77777777" w:rsidR="00C632A3" w:rsidRDefault="004F61A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6" w14:textId="77777777" w:rsidR="00C632A3" w:rsidRDefault="004F61A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7922EBBF" w14:textId="6C91416B" w:rsidR="001E58D6" w:rsidRDefault="001E58D6">
      <w:pPr>
        <w:pStyle w:val="Titre4"/>
      </w:pPr>
      <w:bookmarkStart w:id="19" w:name="boost"/>
      <w:bookmarkEnd w:id="18"/>
    </w:p>
    <w:p w14:paraId="49017607" w14:textId="21AFBEFE" w:rsidR="00C632A3" w:rsidRDefault="001E58D6">
      <w:pPr>
        <w:pStyle w:val="Titre4"/>
      </w:pPr>
      <w:r w:rsidRPr="00B01898">
        <w:rPr>
          <w:noProof/>
          <w:color w:val="auto"/>
          <w:lang w:val="fr-FR" w:eastAsia="fr-FR"/>
        </w:rPr>
        <w:drawing>
          <wp:anchor distT="0" distB="0" distL="114300" distR="114300" simplePos="0" relativeHeight="251681280" behindDoc="1" locked="0" layoutInCell="1" allowOverlap="1" wp14:anchorId="1F6E8405" wp14:editId="5967D8F6">
            <wp:simplePos x="0" y="0"/>
            <wp:positionH relativeFrom="column">
              <wp:posOffset>1624345</wp:posOffset>
            </wp:positionH>
            <wp:positionV relativeFrom="paragraph">
              <wp:posOffset>22948</wp:posOffset>
            </wp:positionV>
            <wp:extent cx="2124075" cy="22764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st.png"/>
                    <pic:cNvPicPr/>
                  </pic:nvPicPr>
                  <pic:blipFill>
                    <a:blip r:embed="rId13">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r w:rsidR="00D632B9" w:rsidRPr="00B01898">
        <w:rPr>
          <w:color w:val="auto"/>
        </w:rPr>
        <w:t>Boost</w:t>
      </w:r>
    </w:p>
    <w:p w14:paraId="49017608" w14:textId="26B873DC" w:rsidR="00C632A3" w:rsidRDefault="00C632A3">
      <w:pPr>
        <w:pStyle w:val="FirstParagraph"/>
        <w:rPr>
          <w:noProof/>
        </w:rPr>
      </w:pPr>
    </w:p>
    <w:p w14:paraId="1A7A80C3" w14:textId="710681D5" w:rsidR="001E58D6" w:rsidRDefault="001E58D6" w:rsidP="001E58D6">
      <w:pPr>
        <w:pStyle w:val="Corpsdetexte"/>
      </w:pPr>
    </w:p>
    <w:p w14:paraId="709F27D7" w14:textId="24C85898" w:rsidR="001E58D6" w:rsidRDefault="001E58D6" w:rsidP="001E58D6">
      <w:pPr>
        <w:pStyle w:val="Corpsdetexte"/>
      </w:pPr>
    </w:p>
    <w:p w14:paraId="34FB91DE" w14:textId="3217B28A" w:rsidR="001E58D6" w:rsidRDefault="001E58D6" w:rsidP="001E58D6">
      <w:pPr>
        <w:pStyle w:val="Corpsdetexte"/>
      </w:pPr>
    </w:p>
    <w:p w14:paraId="52291726" w14:textId="4BBAEEEE" w:rsidR="001E58D6" w:rsidRDefault="001E58D6" w:rsidP="001E58D6">
      <w:pPr>
        <w:pStyle w:val="Corpsdetexte"/>
      </w:pPr>
    </w:p>
    <w:p w14:paraId="5D6CF3B4" w14:textId="77777777" w:rsidR="001E58D6" w:rsidRDefault="001E58D6" w:rsidP="001E58D6">
      <w:pPr>
        <w:pStyle w:val="Corpsdetexte"/>
      </w:pPr>
    </w:p>
    <w:p w14:paraId="31608986" w14:textId="77777777" w:rsidR="001E58D6" w:rsidRPr="001E58D6" w:rsidRDefault="001E58D6" w:rsidP="001E58D6">
      <w:pPr>
        <w:pStyle w:val="Corpsdetexte"/>
      </w:pPr>
    </w:p>
    <w:p w14:paraId="49017609" w14:textId="77777777" w:rsidR="00C632A3" w:rsidRPr="00B01898" w:rsidRDefault="004F61AD" w:rsidP="00B01898">
      <w:pPr>
        <w:pStyle w:val="Corpsdetexte"/>
        <w:jc w:val="both"/>
        <w:rPr>
          <w:sz w:val="22"/>
        </w:rPr>
      </w:pP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00D632B9" w:rsidRPr="00B01898">
        <w:rPr>
          <w:sz w:val="22"/>
        </w:rPr>
        <w:t xml:space="preserve"> may increase the flux through the network, but only in the presence of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00D632B9" w:rsidRPr="00B01898">
        <w:rPr>
          <w:sz w:val="22"/>
        </w:rPr>
        <w:t xml:space="preserve">. If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00D632B9" w:rsidRPr="00B01898">
        <w:rPr>
          <w:sz w:val="22"/>
        </w:rPr>
        <w:t xml:space="preserve"> is absent, the network can still be functional, provided thar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00D632B9" w:rsidRPr="00B01898">
        <w:rPr>
          <w:sz w:val="22"/>
        </w:rPr>
        <w:t xml:space="preserve"> is present, but not the other way around.</w:t>
      </w:r>
    </w:p>
    <w:p w14:paraId="4901760A" w14:textId="77777777" w:rsidR="00C632A3" w:rsidRDefault="00C632A3">
      <w:pPr>
        <w:pStyle w:val="Corpsdetexte"/>
      </w:pPr>
    </w:p>
    <w:p w14:paraId="4901760B" w14:textId="77777777" w:rsidR="00C632A3" w:rsidRDefault="004F61A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Style w:val="Marquedecommentaire"/>
                        </w:rPr>
                        <w:commentReference w:id="20"/>
                      </m:r>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C" w14:textId="77777777" w:rsidR="00C632A3" w:rsidRDefault="004F61A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b</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D" w14:textId="77777777" w:rsidR="00C632A3" w:rsidRDefault="004F61A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E" w14:textId="77777777" w:rsidR="00C632A3" w:rsidRDefault="004F61A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F" w14:textId="77777777" w:rsidR="00C632A3" w:rsidRDefault="00C632A3">
      <w:pPr>
        <w:pStyle w:val="Corpsdetexte"/>
      </w:pPr>
    </w:p>
    <w:p w14:paraId="49017610" w14:textId="77777777" w:rsidR="00C632A3" w:rsidRPr="00B01898" w:rsidRDefault="00D632B9">
      <w:pPr>
        <w:pStyle w:val="Titre3"/>
        <w:rPr>
          <w:color w:val="auto"/>
        </w:rPr>
      </w:pPr>
      <w:bookmarkStart w:id="21" w:name="environment-reactor"/>
      <w:bookmarkEnd w:id="14"/>
      <w:bookmarkEnd w:id="19"/>
      <w:r w:rsidRPr="00B01898">
        <w:rPr>
          <w:color w:val="auto"/>
        </w:rPr>
        <w:t xml:space="preserve">Environment (reactor) </w:t>
      </w:r>
    </w:p>
    <w:p w14:paraId="49017611" w14:textId="77777777" w:rsidR="00C632A3" w:rsidRPr="00503097" w:rsidRDefault="00D632B9" w:rsidP="00503097">
      <w:pPr>
        <w:pStyle w:val="FirstParagraph"/>
        <w:jc w:val="both"/>
        <w:rPr>
          <w:sz w:val="22"/>
        </w:rPr>
      </w:pPr>
      <w:r w:rsidRPr="00503097">
        <w:rPr>
          <w:sz w:val="22"/>
        </w:rPr>
        <w:t>Environmental conditions substantially influence microbial growth and interactions. Changes in the environment can lead to shifts in both the taxonomic composition and the function of the microbial system. A common approach to understanding these impacts is through collecting experimental data under varying conditions. However, we can take this a step further by encoding our knowledge into a dynamic model that explicitly accounts for environmental conditions. Once calibrated with parameters best fitting the experimental data, this model helps us predict the impact of environmental conditions on our system. These predictions, can be validated through further experiments, and if the results diverge, they serve to highlight key knowledge gaps.</w:t>
      </w:r>
    </w:p>
    <w:p w14:paraId="49017613" w14:textId="00F7E060" w:rsidR="00C632A3" w:rsidRPr="00503097" w:rsidRDefault="00D632B9" w:rsidP="00503097">
      <w:pPr>
        <w:pStyle w:val="Corpsdetexte"/>
        <w:jc w:val="both"/>
        <w:rPr>
          <w:sz w:val="22"/>
        </w:rPr>
      </w:pPr>
      <w:r w:rsidRPr="00503097">
        <w:rPr>
          <w:sz w:val="22"/>
        </w:rPr>
        <w:t xml:space="preserve">Our model considers the impact of different environmental conditions by encoding the system's nutrient flows and pH dynamics. Specifically, we consider the consumption and production of metabolites by growing subpopulations combined with their responses to environmental changes. The composition of the environment affects the pH, which, in turn, </w:t>
      </w:r>
      <w:r w:rsidR="001E58D6" w:rsidRPr="00503097">
        <w:rPr>
          <w:sz w:val="22"/>
        </w:rPr>
        <w:t>impacts</w:t>
      </w:r>
      <w:r w:rsidRPr="00503097">
        <w:rPr>
          <w:sz w:val="22"/>
        </w:rPr>
        <w:t xml:space="preserve"> the growth and survival of the different subpopulations. </w:t>
      </w:r>
    </w:p>
    <w:p w14:paraId="49017614" w14:textId="1491717B" w:rsidR="00C632A3" w:rsidRPr="00503097" w:rsidRDefault="00D632B9">
      <w:pPr>
        <w:pStyle w:val="Titre4"/>
        <w:rPr>
          <w:color w:val="auto"/>
        </w:rPr>
      </w:pPr>
      <w:bookmarkStart w:id="22" w:name="environment-ph"/>
      <w:r w:rsidRPr="00503097">
        <w:rPr>
          <w:color w:val="auto"/>
        </w:rPr>
        <w:t>Environment pH</w:t>
      </w:r>
    </w:p>
    <w:p w14:paraId="49017616" w14:textId="4FE5B373" w:rsidR="00C632A3" w:rsidRDefault="00D632B9" w:rsidP="00503097">
      <w:pPr>
        <w:pStyle w:val="FirstParagraph"/>
        <w:jc w:val="both"/>
        <w:rPr>
          <w:noProof/>
        </w:rPr>
      </w:pPr>
      <w:r w:rsidRPr="00503097">
        <w:rPr>
          <w:sz w:val="22"/>
        </w:rPr>
        <w:t>To predict pH changes in the environment, we developed an elastic net model using paired measurements of pH and fermentation acid concentrations. The model considers the concentrations of lactate, acetate, formate, and butyrate to estimate the environmental pH. We trained it using a randomly selected subset constituting 67% of all our experiments, encompassing both monocultures and cocultures. We evaluated the model's performance by comparing predicted pH values with actual measurements from the remaining 33% of the test cases, which were not part of the model training process.</w:t>
      </w:r>
    </w:p>
    <w:p w14:paraId="4A8C0BEA" w14:textId="3A221A72" w:rsidR="001E58D6" w:rsidRDefault="00503097">
      <w:pPr>
        <w:pStyle w:val="Corpsdetexte"/>
      </w:pPr>
      <w:r>
        <w:rPr>
          <w:noProof/>
          <w:lang w:val="fr-FR" w:eastAsia="fr-FR"/>
        </w:rPr>
        <w:drawing>
          <wp:anchor distT="0" distB="0" distL="114300" distR="114300" simplePos="0" relativeHeight="251687424" behindDoc="1" locked="0" layoutInCell="1" allowOverlap="1" wp14:anchorId="113D0F7A" wp14:editId="240E258C">
            <wp:simplePos x="0" y="0"/>
            <wp:positionH relativeFrom="column">
              <wp:posOffset>1108793</wp:posOffset>
            </wp:positionH>
            <wp:positionV relativeFrom="paragraph">
              <wp:posOffset>177193</wp:posOffset>
            </wp:positionV>
            <wp:extent cx="3601941" cy="240129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regression.png"/>
                    <pic:cNvPicPr/>
                  </pic:nvPicPr>
                  <pic:blipFill>
                    <a:blip r:embed="rId14">
                      <a:extLst>
                        <a:ext uri="{28A0092B-C50C-407E-A947-70E740481C1C}">
                          <a14:useLocalDpi xmlns:a14="http://schemas.microsoft.com/office/drawing/2010/main" val="0"/>
                        </a:ext>
                      </a:extLst>
                    </a:blip>
                    <a:stretch>
                      <a:fillRect/>
                    </a:stretch>
                  </pic:blipFill>
                  <pic:spPr>
                    <a:xfrm>
                      <a:off x="0" y="0"/>
                      <a:ext cx="3601941" cy="2401294"/>
                    </a:xfrm>
                    <a:prstGeom prst="rect">
                      <a:avLst/>
                    </a:prstGeom>
                  </pic:spPr>
                </pic:pic>
              </a:graphicData>
            </a:graphic>
            <wp14:sizeRelH relativeFrom="page">
              <wp14:pctWidth>0</wp14:pctWidth>
            </wp14:sizeRelH>
            <wp14:sizeRelV relativeFrom="page">
              <wp14:pctHeight>0</wp14:pctHeight>
            </wp14:sizeRelV>
          </wp:anchor>
        </w:drawing>
      </w:r>
    </w:p>
    <w:p w14:paraId="3F10B0A5" w14:textId="041F5420" w:rsidR="001E58D6" w:rsidRDefault="001E58D6">
      <w:pPr>
        <w:pStyle w:val="Corpsdetexte"/>
      </w:pPr>
    </w:p>
    <w:p w14:paraId="40EB0B31" w14:textId="5FD07101" w:rsidR="00801BFE" w:rsidRDefault="00801BFE">
      <w:pPr>
        <w:pStyle w:val="Corpsdetexte"/>
      </w:pPr>
    </w:p>
    <w:p w14:paraId="5A8C28C6" w14:textId="4E0525F8" w:rsidR="00801BFE" w:rsidRDefault="00801BFE">
      <w:pPr>
        <w:pStyle w:val="Corpsdetexte"/>
      </w:pPr>
    </w:p>
    <w:p w14:paraId="368E8678" w14:textId="14C9683D" w:rsidR="00801BFE" w:rsidRDefault="00801BFE">
      <w:pPr>
        <w:pStyle w:val="Corpsdetexte"/>
      </w:pPr>
    </w:p>
    <w:p w14:paraId="0DB099F2" w14:textId="4B0E8BB7" w:rsidR="00801BFE" w:rsidRDefault="00801BFE">
      <w:pPr>
        <w:pStyle w:val="Corpsdetexte"/>
      </w:pPr>
    </w:p>
    <w:p w14:paraId="0812CB2B" w14:textId="5408E25F" w:rsidR="00801BFE" w:rsidRDefault="00801BFE">
      <w:pPr>
        <w:pStyle w:val="Corpsdetexte"/>
      </w:pPr>
    </w:p>
    <w:p w14:paraId="73E147BA" w14:textId="24899605" w:rsidR="00801BFE" w:rsidRDefault="00801BFE">
      <w:pPr>
        <w:pStyle w:val="Corpsdetexte"/>
      </w:pPr>
    </w:p>
    <w:p w14:paraId="4D4D0393" w14:textId="1E8EFC5D" w:rsidR="00801BFE" w:rsidRDefault="00801BFE">
      <w:pPr>
        <w:pStyle w:val="Corpsdetexte"/>
      </w:pPr>
    </w:p>
    <w:p w14:paraId="49017617" w14:textId="77777777" w:rsidR="00C632A3" w:rsidRPr="00503097" w:rsidRDefault="00D632B9">
      <w:pPr>
        <w:pStyle w:val="Titre4"/>
        <w:rPr>
          <w:color w:val="auto"/>
        </w:rPr>
      </w:pPr>
      <w:bookmarkStart w:id="23" w:name="ph-limitation"/>
      <w:bookmarkEnd w:id="22"/>
      <w:r w:rsidRPr="00503097">
        <w:rPr>
          <w:color w:val="auto"/>
        </w:rPr>
        <w:lastRenderedPageBreak/>
        <w:t>pH limitation</w:t>
      </w:r>
    </w:p>
    <w:p w14:paraId="49017618" w14:textId="77777777" w:rsidR="00C632A3" w:rsidRPr="00503097" w:rsidRDefault="00D632B9" w:rsidP="00503097">
      <w:pPr>
        <w:pStyle w:val="FirstParagraph"/>
        <w:jc w:val="both"/>
        <w:rPr>
          <w:sz w:val="22"/>
        </w:rPr>
      </w:pPr>
      <w:r w:rsidRPr="00503097">
        <w:rPr>
          <w:sz w:val="22"/>
        </w:rPr>
        <w:t>In our model, the pH value at each time point is determined by the elastic net model, which is based on the concentrations of fermentation acids. The pH varies as the subpopulations consume and produce these acids. The fluctuating pH influences the growth rates of the subpopulations, according to their preferred pH and their sensitivity to pH variations. It is important to note that our model is only concerned with pH fluctuations below the initial anaerobic pH of the system (6.7), as we did not observe any pH increases beyond this value.</w:t>
      </w:r>
    </w:p>
    <w:p w14:paraId="49017619" w14:textId="77777777" w:rsidR="00C632A3" w:rsidRPr="00503097" w:rsidRDefault="00D632B9" w:rsidP="00503097">
      <w:pPr>
        <w:pStyle w:val="Corpsdetexte"/>
        <w:jc w:val="both"/>
        <w:rPr>
          <w:sz w:val="22"/>
        </w:rPr>
      </w:pPr>
      <w:r w:rsidRPr="00503097">
        <w:rPr>
          <w:sz w:val="22"/>
        </w:rPr>
        <w:t xml:space="preserve">To model the impact of pH on growth, we used the probability density function of the gamma distribution, with some modifications. The gamma distribution is commonly used in statistics to model positive random variables with a skewed distribution. Since we aim to multiply the pH sensitivity by the growth rate, we require a function (referred to as </w:t>
      </w: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 that takes the current pH as an input and returns a value between zero and one. This output depends on the subpopulation's sensitivity to deviations from its preferred pH. The function must output a value of one at the optimal pH (or zero if we refer to pH sensitivity, where sensitivity = </w:t>
      </w:r>
      <m:oMath>
        <m:r>
          <w:rPr>
            <w:rFonts w:ascii="Cambria Math" w:hAnsi="Cambria Math"/>
            <w:sz w:val="22"/>
          </w:rPr>
          <m:t>1</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 </w:t>
      </w:r>
    </w:p>
    <w:p w14:paraId="4901761A" w14:textId="77777777" w:rsidR="00C632A3" w:rsidRPr="00503097" w:rsidRDefault="00D632B9">
      <w:pPr>
        <w:pStyle w:val="Corpsdetexte"/>
        <w:rPr>
          <w:sz w:val="22"/>
        </w:rPr>
      </w:pPr>
      <w:r w:rsidRPr="00503097">
        <w:rPr>
          <w:sz w:val="22"/>
        </w:rPr>
        <w:t xml:space="preserve">Starting from the probability distribution function of the gamma distribution: </w:t>
      </w:r>
    </w:p>
    <w:p w14:paraId="38DA637E" w14:textId="60EB3A34" w:rsidR="00801BFE" w:rsidRDefault="00801BFE" w:rsidP="00801BFE">
      <w:pPr>
        <w:pStyle w:val="Corpsdetexte"/>
      </w:pPr>
    </w:p>
    <w:p w14:paraId="215D8E0F" w14:textId="797ED440" w:rsidR="00801BFE" w:rsidRPr="00801BFE" w:rsidRDefault="00801BFE" w:rsidP="00801BFE">
      <w:pPr>
        <w:pStyle w:val="Corpsdetexte"/>
        <w:rPr>
          <w:rFonts w:eastAsiaTheme="minorEastAsia"/>
        </w:rPr>
      </w:pPr>
      <m:oMathPara>
        <m:oMath>
          <m:r>
            <m:rPr>
              <m:sty m:val="p"/>
            </m:rPr>
            <w:rPr>
              <w:rFonts w:ascii="Cambria Math" w:hAnsi="Cambria Math"/>
            </w:rPr>
            <m:t>φ</m:t>
          </m:r>
          <m:d>
            <m:dPr>
              <m:ctrlPr>
                <w:rPr>
                  <w:rFonts w:ascii="Cambria Math" w:hAnsi="Cambria Math"/>
                  <w:i/>
                </w:rPr>
              </m:ctrlPr>
            </m:dPr>
            <m:e>
              <m:r>
                <w:rPr>
                  <w:rFonts w:ascii="Cambria Math" w:hAnsi="Cambria Math"/>
                </w:rPr>
                <m:t>pH;</m:t>
              </m:r>
              <m:r>
                <m:rPr>
                  <m:sty m:val="p"/>
                </m:rPr>
                <w:rPr>
                  <w:rFonts w:ascii="Cambria Math" w:hAnsi="Cambria Math"/>
                </w:rPr>
                <m:t>α</m:t>
              </m:r>
              <m:r>
                <w:rPr>
                  <w:rFonts w:ascii="Cambria Math" w:hAnsi="Cambria Math"/>
                </w:rPr>
                <m:t>,</m:t>
              </m:r>
              <m:r>
                <m:rPr>
                  <m:sty m:val="p"/>
                </m:rPr>
                <w:rPr>
                  <w:rFonts w:ascii="Cambria Math" w:hAnsi="Cambria Math"/>
                </w:rPr>
                <m:t>β</m:t>
              </m:r>
            </m:e>
          </m:d>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β</m:t>
                  </m:r>
                </m:e>
                <m:sup>
                  <m:r>
                    <m:rPr>
                      <m:sty m:val="p"/>
                    </m:rPr>
                    <w:rPr>
                      <w:rFonts w:ascii="Cambria Math" w:hAnsi="Cambria Math"/>
                    </w:rPr>
                    <m:t>α</m:t>
                  </m:r>
                </m:sup>
              </m:sSup>
              <m:ctrlPr>
                <w:rPr>
                  <w:rFonts w:ascii="Cambria Math" w:hAnsi="Cambria Math"/>
                  <w:i/>
                </w:rPr>
              </m:ctrlPr>
            </m:num>
            <m:den>
              <m:r>
                <m:rPr>
                  <m:sty m:val="p"/>
                </m:rPr>
                <w:rPr>
                  <w:rFonts w:ascii="Cambria Math" w:hAnsi="Cambria Math"/>
                </w:rPr>
                <m:t>Γ</m:t>
              </m:r>
              <m:d>
                <m:dPr>
                  <m:ctrlPr>
                    <w:rPr>
                      <w:rFonts w:ascii="Cambria Math" w:hAnsi="Cambria Math"/>
                      <w:i/>
                    </w:rPr>
                  </m:ctrlPr>
                </m:dPr>
                <m:e>
                  <m:r>
                    <m:rPr>
                      <m:sty m:val="p"/>
                    </m:rPr>
                    <w:rPr>
                      <w:rFonts w:ascii="Cambria Math" w:hAnsi="Cambria Math"/>
                    </w:rPr>
                    <m:t>α</m:t>
                  </m:r>
                </m:e>
              </m:d>
              <m:ctrlPr>
                <w:rPr>
                  <w:rFonts w:ascii="Cambria Math" w:hAnsi="Cambria Math"/>
                  <w:i/>
                </w:rPr>
              </m:ctrlPr>
            </m:den>
          </m:f>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pH</m:t>
                  </m:r>
                </m:e>
              </m:d>
            </m:e>
            <m:sup>
              <m:r>
                <m:rPr>
                  <m:sty m:val="p"/>
                </m:rPr>
                <w:rPr>
                  <w:rFonts w:ascii="Cambria Math" w:hAnsi="Cambria Math"/>
                </w:rPr>
                <m:t>α</m:t>
              </m:r>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β</m:t>
              </m:r>
              <m:d>
                <m:dPr>
                  <m:begChr m:val="["/>
                  <m:endChr m:val="]"/>
                  <m:ctrlPr>
                    <w:rPr>
                      <w:rFonts w:ascii="Cambria Math" w:hAnsi="Cambria Math"/>
                      <w:i/>
                    </w:rPr>
                  </m:ctrlPr>
                </m:dPr>
                <m:e>
                  <m:r>
                    <w:rPr>
                      <w:rFonts w:ascii="Cambria Math" w:hAnsi="Cambria Math"/>
                    </w:rPr>
                    <m:t>ph</m:t>
                  </m:r>
                </m:e>
              </m:d>
            </m:sup>
          </m:sSup>
        </m:oMath>
      </m:oMathPara>
    </w:p>
    <w:p w14:paraId="55AB99D2" w14:textId="77777777" w:rsidR="00801BFE" w:rsidRPr="00801BFE" w:rsidRDefault="00801BFE" w:rsidP="00801BFE">
      <w:pPr>
        <w:pStyle w:val="Corpsdetexte"/>
        <w:rPr>
          <w:rFonts w:eastAsiaTheme="minorEastAsia"/>
        </w:rPr>
      </w:pPr>
    </w:p>
    <w:p w14:paraId="4901761D" w14:textId="1140BCCD" w:rsidR="00C632A3" w:rsidRPr="00503097" w:rsidRDefault="00D632B9" w:rsidP="00503097">
      <w:pPr>
        <w:pStyle w:val="Corpsdetexte"/>
        <w:jc w:val="both"/>
        <w:rPr>
          <w:sz w:val="22"/>
        </w:rPr>
      </w:pPr>
      <w:r w:rsidRPr="00503097">
        <w:rPr>
          <w:sz w:val="22"/>
        </w:rPr>
        <w:t xml:space="preserve">Where </w:t>
      </w:r>
      <m:oMath>
        <m:r>
          <w:rPr>
            <w:rFonts w:ascii="Cambria Math" w:hAnsi="Cambria Math"/>
            <w:sz w:val="22"/>
          </w:rPr>
          <m:t>α</m:t>
        </m:r>
      </m:oMath>
      <w:r w:rsidRPr="00503097">
        <w:rPr>
          <w:sz w:val="22"/>
        </w:rPr>
        <w:t xml:space="preserve"> and </w:t>
      </w:r>
      <m:oMath>
        <m:r>
          <w:rPr>
            <w:rFonts w:ascii="Cambria Math" w:hAnsi="Cambria Math"/>
            <w:sz w:val="22"/>
          </w:rPr>
          <m:t>β</m:t>
        </m:r>
      </m:oMath>
      <w:r w:rsidRPr="00503097">
        <w:rPr>
          <w:sz w:val="22"/>
        </w:rPr>
        <w:t xml:space="preserve"> are the shape and rate parameters of the gamma distribution and </w:t>
      </w:r>
      <m:oMath>
        <m:r>
          <w:rPr>
            <w:rFonts w:ascii="Cambria Math" w:hAnsi="Cambria Math"/>
            <w:sz w:val="22"/>
          </w:rPr>
          <m:t>Γ</m:t>
        </m:r>
      </m:oMath>
      <w:r w:rsidRPr="00503097">
        <w:rPr>
          <w:sz w:val="22"/>
        </w:rPr>
        <w:t xml:space="preserve"> is the gamma function. To obtain the properties we desire, we parameterized the above function with the optimal pH instead of the rate (</w:t>
      </w:r>
      <m:oMath>
        <m:r>
          <w:rPr>
            <w:rFonts w:ascii="Cambria Math" w:hAnsi="Cambria Math"/>
            <w:sz w:val="22"/>
          </w:rPr>
          <m:t>β</m:t>
        </m:r>
      </m:oMath>
      <w:r w:rsidRPr="00503097">
        <w:rPr>
          <w:sz w:val="22"/>
        </w:rPr>
        <w:t xml:space="preserve">), and we wanted its maximum value to be exactly one. To achieve this, we set the mode ( </w:t>
      </w:r>
      <m:oMath>
        <m:r>
          <w:rPr>
            <w:rFonts w:ascii="Cambria Math" w:hAnsi="Cambria Math"/>
            <w:sz w:val="22"/>
          </w:rPr>
          <m:t>m</m:t>
        </m:r>
      </m:oMath>
      <w:r w:rsidRPr="00503097">
        <w:rPr>
          <w:sz w:val="22"/>
        </w:rPr>
        <w:t xml:space="preserve"> ) of the gamma distribution to be the optimal pH and solve for </w:t>
      </w:r>
      <m:oMath>
        <m:r>
          <w:rPr>
            <w:rFonts w:ascii="Cambria Math" w:hAnsi="Cambria Math"/>
            <w:sz w:val="22"/>
          </w:rPr>
          <m:t>β</m:t>
        </m:r>
      </m:oMath>
      <w:r w:rsidRPr="00503097">
        <w:rPr>
          <w:sz w:val="22"/>
        </w:rPr>
        <w:t xml:space="preserve"> :</w:t>
      </w:r>
    </w:p>
    <w:p w14:paraId="4901761E" w14:textId="77777777" w:rsidR="00C632A3" w:rsidRDefault="00D632B9">
      <w:pPr>
        <w:pStyle w:val="Corpsdetexte"/>
      </w:pPr>
      <m:oMathPara>
        <m:oMath>
          <m:r>
            <w:rPr>
              <w:rFonts w:ascii="Cambria Math" w:hAnsi="Cambria Math"/>
            </w:rPr>
            <m:t>m</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β</m:t>
              </m:r>
            </m:den>
          </m:f>
        </m:oMath>
      </m:oMathPara>
    </w:p>
    <w:p w14:paraId="4901761F" w14:textId="77777777" w:rsidR="00C632A3" w:rsidRDefault="00D632B9">
      <w:pPr>
        <w:pStyle w:val="Corpsdetexte"/>
      </w:pPr>
      <m:oMathPara>
        <m:oMath>
          <m:r>
            <w:rPr>
              <w:rFonts w:ascii="Cambria Math" w:hAnsi="Cambria Math"/>
            </w:rPr>
            <m:t>pHopt</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β</m:t>
              </m:r>
            </m:den>
          </m:f>
        </m:oMath>
      </m:oMathPara>
    </w:p>
    <w:p w14:paraId="49017620" w14:textId="77777777" w:rsidR="00C632A3" w:rsidRDefault="00D632B9">
      <w:pPr>
        <w:pStyle w:val="Corpsdetexte"/>
      </w:pPr>
      <m:oMathPara>
        <m:oMath>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pHopt</m:t>
              </m:r>
            </m:den>
          </m:f>
        </m:oMath>
      </m:oMathPara>
    </w:p>
    <w:p w14:paraId="49017621" w14:textId="77777777" w:rsidR="00C632A3" w:rsidRPr="00503097" w:rsidRDefault="00D632B9" w:rsidP="00503097">
      <w:pPr>
        <w:pStyle w:val="Corpsdetexte"/>
        <w:jc w:val="both"/>
        <w:rPr>
          <w:sz w:val="22"/>
        </w:rPr>
      </w:pPr>
      <w:r w:rsidRPr="00503097">
        <w:rPr>
          <w:sz w:val="22"/>
        </w:rPr>
        <w:t xml:space="preserve">Next, for the optimal pH to return a value of one, we divide the function by its maximum value. Note that the maximum value of the function is exactly at the optimal pH. Tying it together, the impact of pH on the growth of subpopulation </w:t>
      </w:r>
      <m:oMath>
        <m:r>
          <w:rPr>
            <w:rFonts w:ascii="Cambria Math" w:hAnsi="Cambria Math"/>
            <w:sz w:val="22"/>
          </w:rPr>
          <m:t>A</m:t>
        </m:r>
      </m:oMath>
      <w:r w:rsidRPr="00503097">
        <w:rPr>
          <w:sz w:val="22"/>
        </w:rPr>
        <w:t xml:space="preserve"> is modelled by:</w:t>
      </w:r>
    </w:p>
    <w:p w14:paraId="49017622" w14:textId="009951E2" w:rsidR="00C632A3" w:rsidRPr="00801BFE" w:rsidRDefault="00D632B9">
      <w:pPr>
        <w:pStyle w:val="Corpsdetexte"/>
        <w:rPr>
          <w:rFonts w:eastAsiaTheme="minorEastAsia"/>
        </w:rPr>
      </w:pPr>
      <w:r>
        <w:br/>
      </w: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r>
                <w:rPr>
                  <w:rFonts w:ascii="Cambria Math" w:hAnsi="Cambria Math"/>
                </w:rPr>
                <m:t>A</m:t>
              </m:r>
            </m:sub>
          </m:sSub>
          <m:d>
            <m:dPr>
              <m:ctrlPr>
                <w:rPr>
                  <w:rFonts w:ascii="Cambria Math" w:hAnsi="Cambria Math"/>
                  <w:i/>
                </w:rPr>
              </m:ctrlPr>
            </m:dPr>
            <m:e>
              <m:r>
                <w:rPr>
                  <w:rFonts w:ascii="Cambria Math" w:hAnsi="Cambria Math"/>
                </w:rPr>
                <m:t>pH;pHop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-1</m:t>
                          </m:r>
                          <m:ctrlPr>
                            <w:rPr>
                              <w:rFonts w:ascii="Cambria Math" w:hAnsi="Cambria Math"/>
                              <w:i/>
                            </w:rPr>
                          </m:ctrlPr>
                        </m:num>
                        <m:den>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i/>
                            </w:rPr>
                          </m:ctrlPr>
                        </m:den>
                      </m:f>
                    </m:e>
                  </m:d>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-1</m:t>
                      </m:r>
                      <m:ctrlPr>
                        <w:rPr>
                          <w:rFonts w:ascii="Cambria Math" w:hAnsi="Cambria Math"/>
                          <w:i/>
                        </w:rPr>
                      </m:ctrlPr>
                    </m:num>
                    <m:den>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i/>
                        </w:rPr>
                      </m:ctrlPr>
                    </m:den>
                  </m:f>
                </m:e>
              </m:d>
            </m:e>
          </m:d>
        </m:oMath>
      </m:oMathPara>
    </w:p>
    <w:p w14:paraId="5A5817E3" w14:textId="77777777" w:rsidR="00801BFE" w:rsidRPr="00801BFE" w:rsidRDefault="00801BFE">
      <w:pPr>
        <w:pStyle w:val="Corpsdetexte"/>
        <w:rPr>
          <w:rFonts w:eastAsiaTheme="minorEastAsia"/>
        </w:rPr>
      </w:pPr>
    </w:p>
    <w:p w14:paraId="49017624" w14:textId="32A54CC2" w:rsidR="00C632A3" w:rsidRDefault="00801BFE">
      <w:pPr>
        <w:pStyle w:val="Corpsdetexte"/>
      </w:pPr>
      <w:r>
        <w:rPr>
          <w:rFonts w:eastAsiaTheme="minorEastAsia"/>
        </w:rPr>
        <w:lastRenderedPageBreak/>
        <w:t>(</w:t>
      </w:r>
      <m:oMath>
        <m:r>
          <w:rPr>
            <w:rFonts w:ascii="Cambria Math" w:hAnsi="Cambria Math"/>
          </w:rPr>
          <m:t>φ</m:t>
        </m:r>
      </m:oMath>
      <w:r w:rsidR="00D632B9">
        <w:t xml:space="preserve"> </w:t>
      </w:r>
      <w:r>
        <w:t>is defined above)</w:t>
      </w:r>
    </w:p>
    <w:p w14:paraId="49017625" w14:textId="77777777" w:rsidR="00C632A3" w:rsidRPr="00503097" w:rsidRDefault="00D632B9" w:rsidP="00503097">
      <w:pPr>
        <w:pStyle w:val="Corpsdetexte"/>
        <w:jc w:val="both"/>
        <w:rPr>
          <w:sz w:val="22"/>
        </w:rPr>
      </w:pPr>
      <w:commentRangeStart w:id="24"/>
      <w:r w:rsidRPr="00503097">
        <w:rPr>
          <w:sz w:val="22"/>
        </w:rPr>
        <w:t xml:space="preserve">Below </w:t>
      </w:r>
      <w:commentRangeEnd w:id="24"/>
      <w:r w:rsidR="004467DF">
        <w:rPr>
          <w:rStyle w:val="Marquedecommentaire"/>
        </w:rPr>
        <w:commentReference w:id="24"/>
      </w:r>
      <w:r w:rsidRPr="00503097">
        <w:rPr>
          <w:sz w:val="22"/>
        </w:rPr>
        <w:t xml:space="preserve">we show the pH sensitivity of a subpopulation that has </w:t>
      </w:r>
      <m:oMath>
        <m:r>
          <w:rPr>
            <w:rFonts w:ascii="Cambria Math" w:hAnsi="Cambria Math"/>
            <w:sz w:val="22"/>
          </w:rPr>
          <m:t>pHopt</m:t>
        </m:r>
        <m:r>
          <m:rPr>
            <m:sty m:val="p"/>
          </m:rPr>
          <w:rPr>
            <w:rFonts w:ascii="Cambria Math" w:hAnsi="Cambria Math"/>
            <w:sz w:val="22"/>
          </w:rPr>
          <m:t>=</m:t>
        </m:r>
        <m:r>
          <w:rPr>
            <w:rFonts w:ascii="Cambria Math" w:hAnsi="Cambria Math"/>
            <w:sz w:val="22"/>
          </w:rPr>
          <m:t>7.0</m:t>
        </m:r>
      </m:oMath>
      <w:r w:rsidRPr="00503097">
        <w:rPr>
          <w:sz w:val="22"/>
        </w:rPr>
        <w:t xml:space="preserve"> for different values of </w:t>
      </w:r>
      <m:oMath>
        <m:r>
          <w:rPr>
            <w:rFonts w:ascii="Cambria Math" w:hAnsi="Cambria Math"/>
            <w:sz w:val="22"/>
          </w:rPr>
          <m:t>α</m:t>
        </m:r>
      </m:oMath>
      <w:r w:rsidRPr="00503097">
        <w:rPr>
          <w:sz w:val="22"/>
        </w:rPr>
        <w:t xml:space="preserve"> (note that </w:t>
      </w:r>
      <m:oMath>
        <m:r>
          <w:rPr>
            <w:rFonts w:ascii="Cambria Math" w:hAnsi="Cambria Math"/>
            <w:sz w:val="22"/>
          </w:rPr>
          <m:t>α</m:t>
        </m:r>
      </m:oMath>
      <w:r w:rsidRPr="00503097">
        <w:rPr>
          <w:sz w:val="22"/>
        </w:rPr>
        <w:t xml:space="preserve"> needs to be greater than one):</w:t>
      </w:r>
    </w:p>
    <w:p w14:paraId="49017626" w14:textId="336E5B08" w:rsidR="00C632A3" w:rsidRDefault="00C632A3">
      <w:pPr>
        <w:pStyle w:val="Corpsdetexte"/>
        <w:rPr>
          <w:noProof/>
        </w:rPr>
      </w:pPr>
    </w:p>
    <w:p w14:paraId="2BA6FFB9" w14:textId="2AF5E335" w:rsidR="00801BFE" w:rsidRDefault="00801BFE">
      <w:pPr>
        <w:pStyle w:val="Corpsdetexte"/>
      </w:pPr>
      <w:r>
        <w:rPr>
          <w:noProof/>
          <w:lang w:val="fr-FR" w:eastAsia="fr-FR"/>
        </w:rPr>
        <w:drawing>
          <wp:inline distT="0" distB="0" distL="0" distR="0" wp14:anchorId="361A3D73" wp14:editId="4618847F">
            <wp:extent cx="5486411" cy="3657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sensitivity.png"/>
                    <pic:cNvPicPr/>
                  </pic:nvPicPr>
                  <pic:blipFill>
                    <a:blip r:embed="rId15">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3E1078D4" w14:textId="77777777" w:rsidR="00801BFE" w:rsidRDefault="00801BFE">
      <w:pPr>
        <w:pStyle w:val="Titre3"/>
        <w:rPr>
          <w:rFonts w:asciiTheme="minorHAnsi" w:eastAsiaTheme="minorHAnsi" w:hAnsiTheme="minorHAnsi" w:cstheme="minorBidi"/>
          <w:b w:val="0"/>
          <w:bCs w:val="0"/>
          <w:color w:val="auto"/>
        </w:rPr>
      </w:pPr>
      <w:bookmarkStart w:id="25" w:name="growth"/>
      <w:bookmarkEnd w:id="21"/>
      <w:bookmarkEnd w:id="23"/>
    </w:p>
    <w:p w14:paraId="49017627" w14:textId="2DAC178E" w:rsidR="00C632A3" w:rsidRPr="00503097" w:rsidRDefault="00D632B9">
      <w:pPr>
        <w:pStyle w:val="Titre3"/>
        <w:rPr>
          <w:color w:val="auto"/>
        </w:rPr>
      </w:pPr>
      <w:r w:rsidRPr="00503097">
        <w:rPr>
          <w:color w:val="auto"/>
        </w:rPr>
        <w:t>Growth</w:t>
      </w:r>
    </w:p>
    <w:p w14:paraId="49017628" w14:textId="77777777" w:rsidR="00C632A3" w:rsidRPr="00503097" w:rsidRDefault="00D632B9" w:rsidP="00503097">
      <w:pPr>
        <w:pStyle w:val="FirstParagraph"/>
        <w:jc w:val="both"/>
        <w:rPr>
          <w:sz w:val="22"/>
        </w:rPr>
      </w:pPr>
      <w:r w:rsidRPr="00503097">
        <w:rPr>
          <w:sz w:val="22"/>
        </w:rPr>
        <w:t xml:space="preserve">We now have all the ingredients for our general growth model. Our general growth model comprises a kinetic equation for each subpopulation, describing changes in its concentration in units of </w:t>
      </w:r>
      <m:oMath>
        <m:sSup>
          <m:sSupPr>
            <m:ctrlPr>
              <w:rPr>
                <w:rFonts w:ascii="Cambria Math" w:hAnsi="Cambria Math"/>
                <w:sz w:val="22"/>
              </w:rPr>
            </m:ctrlPr>
          </m:sSupPr>
          <m:e>
            <m:r>
              <w:rPr>
                <w:rFonts w:ascii="Cambria Math" w:hAnsi="Cambria Math"/>
                <w:sz w:val="22"/>
              </w:rPr>
              <m:t>10</m:t>
            </m:r>
          </m:e>
          <m:sup>
            <m:r>
              <m:rPr>
                <m:sty m:val="p"/>
              </m:rPr>
              <w:rPr>
                <w:rFonts w:ascii="Cambria Math" w:hAnsi="Cambria Math"/>
                <w:sz w:val="22"/>
              </w:rPr>
              <m:t>-</m:t>
            </m:r>
            <m:r>
              <w:rPr>
                <w:rFonts w:ascii="Cambria Math" w:hAnsi="Cambria Math"/>
                <w:sz w:val="22"/>
              </w:rPr>
              <m:t>5</m:t>
            </m:r>
          </m:sup>
        </m:sSup>
        <m:r>
          <w:rPr>
            <w:rFonts w:ascii="Cambria Math" w:hAnsi="Cambria Math"/>
            <w:sz w:val="22"/>
          </w:rPr>
          <m:t>cellsμ</m:t>
        </m:r>
        <m:sSup>
          <m:sSupPr>
            <m:ctrlPr>
              <w:rPr>
                <w:rFonts w:ascii="Cambria Math" w:hAnsi="Cambria Math"/>
                <w:sz w:val="22"/>
              </w:rPr>
            </m:ctrlPr>
          </m:sSupPr>
          <m:e>
            <m:r>
              <w:rPr>
                <w:rFonts w:ascii="Cambria Math" w:hAnsi="Cambria Math"/>
                <w:sz w:val="22"/>
              </w:rPr>
              <m:t>L</m:t>
            </m:r>
          </m:e>
          <m:sup>
            <m:r>
              <m:rPr>
                <m:sty m:val="p"/>
              </m:rPr>
              <w:rPr>
                <w:rFonts w:ascii="Cambria Math" w:hAnsi="Cambria Math"/>
                <w:sz w:val="22"/>
              </w:rPr>
              <m:t>-</m:t>
            </m:r>
            <m:r>
              <w:rPr>
                <w:rFonts w:ascii="Cambria Math" w:hAnsi="Cambria Math"/>
                <w:sz w:val="22"/>
              </w:rPr>
              <m:t>1</m:t>
            </m:r>
          </m:sup>
        </m:sSup>
      </m:oMath>
      <w:r w:rsidRPr="00503097">
        <w:rPr>
          <w:sz w:val="22"/>
        </w:rPr>
        <w:t>, comparable to flow cytometer counts. These growth equations have four components:</w:t>
      </w:r>
    </w:p>
    <w:p w14:paraId="49017629" w14:textId="77777777" w:rsidR="00C632A3" w:rsidRPr="00503097" w:rsidRDefault="00D632B9" w:rsidP="00503097">
      <w:pPr>
        <w:pStyle w:val="Corpsdetexte"/>
        <w:jc w:val="both"/>
        <w:rPr>
          <w:sz w:val="22"/>
        </w:rPr>
      </w:pPr>
      <w:r w:rsidRPr="00503097">
        <w:rPr>
          <w:sz w:val="22"/>
        </w:rPr>
        <w:t>a) Maximum intrinsic growth rate (</w:t>
      </w:r>
      <m:oMath>
        <m:r>
          <w:rPr>
            <w:rFonts w:ascii="Cambria Math" w:hAnsi="Cambria Math"/>
            <w:sz w:val="22"/>
          </w:rPr>
          <m:t>μmax</m:t>
        </m:r>
      </m:oMath>
      <w:r w:rsidRPr="00503097">
        <w:rPr>
          <w:sz w:val="22"/>
        </w:rPr>
        <w:t>)</w:t>
      </w:r>
    </w:p>
    <w:p w14:paraId="4901762A" w14:textId="77777777" w:rsidR="00C632A3" w:rsidRPr="00503097" w:rsidRDefault="00D632B9" w:rsidP="00503097">
      <w:pPr>
        <w:pStyle w:val="Corpsdetexte"/>
        <w:jc w:val="both"/>
        <w:rPr>
          <w:sz w:val="22"/>
        </w:rPr>
      </w:pPr>
      <w:r w:rsidRPr="00503097">
        <w:rPr>
          <w:sz w:val="22"/>
        </w:rPr>
        <w:t xml:space="preserve">This represents the maximum growth rate that a subpopulation's physiology supports. In the absence of any limiting factors, cells would grow at a rate equal to </w:t>
      </w:r>
      <m:oMath>
        <m:r>
          <w:rPr>
            <w:rFonts w:ascii="Cambria Math" w:hAnsi="Cambria Math"/>
            <w:sz w:val="22"/>
          </w:rPr>
          <m:t>μmax</m:t>
        </m:r>
      </m:oMath>
      <w:r w:rsidRPr="00503097">
        <w:rPr>
          <w:sz w:val="22"/>
        </w:rPr>
        <w:t>.</w:t>
      </w:r>
    </w:p>
    <w:p w14:paraId="4901762B" w14:textId="77777777" w:rsidR="00C632A3" w:rsidRPr="00503097" w:rsidRDefault="00D632B9" w:rsidP="00503097">
      <w:pPr>
        <w:pStyle w:val="Corpsdetexte"/>
        <w:jc w:val="both"/>
        <w:rPr>
          <w:sz w:val="22"/>
        </w:rPr>
      </w:pPr>
      <w:r w:rsidRPr="00503097">
        <w:rPr>
          <w:sz w:val="22"/>
        </w:rPr>
        <w:t>b) pH limitation (</w:t>
      </w:r>
      <m:oMath>
        <m:r>
          <w:rPr>
            <w:rFonts w:ascii="Cambria Math" w:hAnsi="Cambria Math"/>
            <w:sz w:val="22"/>
          </w:rPr>
          <m:t>ξ</m:t>
        </m:r>
      </m:oMath>
      <w:r w:rsidRPr="00503097">
        <w:rPr>
          <w:sz w:val="22"/>
        </w:rPr>
        <w:t>)</w:t>
      </w:r>
    </w:p>
    <w:p w14:paraId="4901762C" w14:textId="549C12BD" w:rsidR="00C632A3" w:rsidRPr="00503097" w:rsidRDefault="00D632B9" w:rsidP="00503097">
      <w:pPr>
        <w:pStyle w:val="Corpsdetexte"/>
        <w:jc w:val="both"/>
        <w:rPr>
          <w:sz w:val="22"/>
        </w:rPr>
      </w:pPr>
      <w:r w:rsidRPr="00503097">
        <w:rPr>
          <w:sz w:val="22"/>
        </w:rPr>
        <w:t xml:space="preserve">This component </w:t>
      </w:r>
      <w:r w:rsidR="00925BD6" w:rsidRPr="00503097">
        <w:rPr>
          <w:sz w:val="22"/>
        </w:rPr>
        <w:t>considers</w:t>
      </w:r>
      <w:r w:rsidRPr="00503097">
        <w:rPr>
          <w:sz w:val="22"/>
        </w:rPr>
        <w:t xml:space="preserve"> the impact of pH on growth, using a modified probability density function of the gamma distribution. The function </w:t>
      </w: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returns a value between zero and one, depending on how sensitive the subpopulation is to deviations from its preferred pH.</w:t>
      </w:r>
    </w:p>
    <w:p w14:paraId="4901762D" w14:textId="77777777" w:rsidR="00C632A3" w:rsidRPr="00503097" w:rsidRDefault="00D632B9" w:rsidP="00503097">
      <w:pPr>
        <w:pStyle w:val="Corpsdetexte"/>
        <w:jc w:val="both"/>
        <w:rPr>
          <w:sz w:val="22"/>
        </w:rPr>
      </w:pPr>
      <w:r w:rsidRPr="00503097">
        <w:rPr>
          <w:sz w:val="22"/>
        </w:rPr>
        <w:t>c) Nutrient consumption</w:t>
      </w:r>
    </w:p>
    <w:p w14:paraId="4901762E" w14:textId="05C1DCB5" w:rsidR="00C632A3" w:rsidRPr="00503097" w:rsidRDefault="00D632B9" w:rsidP="00503097">
      <w:pPr>
        <w:pStyle w:val="Corpsdetexte"/>
        <w:jc w:val="both"/>
        <w:rPr>
          <w:sz w:val="22"/>
        </w:rPr>
      </w:pPr>
      <w:r w:rsidRPr="00503097">
        <w:rPr>
          <w:sz w:val="22"/>
        </w:rPr>
        <w:lastRenderedPageBreak/>
        <w:t>This is based on the additive combination of the feeding terms that are actively used by a subpopulation.</w:t>
      </w:r>
    </w:p>
    <w:p w14:paraId="4901762F" w14:textId="77777777" w:rsidR="00C632A3" w:rsidRPr="00503097" w:rsidRDefault="00D632B9" w:rsidP="00503097">
      <w:pPr>
        <w:pStyle w:val="Corpsdetexte"/>
        <w:jc w:val="both"/>
        <w:rPr>
          <w:sz w:val="22"/>
        </w:rPr>
      </w:pPr>
      <w:r w:rsidRPr="00503097">
        <w:rPr>
          <w:sz w:val="22"/>
        </w:rPr>
        <w:t>d) Subpopulation transitions</w:t>
      </w:r>
    </w:p>
    <w:p w14:paraId="49017630" w14:textId="4EEDC637" w:rsidR="00C632A3" w:rsidRPr="00503097" w:rsidRDefault="00D632B9" w:rsidP="00503097">
      <w:pPr>
        <w:pStyle w:val="Corpsdetexte"/>
        <w:jc w:val="both"/>
        <w:rPr>
          <w:sz w:val="22"/>
        </w:rPr>
      </w:pPr>
      <w:r w:rsidRPr="00503097">
        <w:rPr>
          <w:sz w:val="22"/>
        </w:rPr>
        <w:t xml:space="preserve">This component </w:t>
      </w:r>
      <w:r w:rsidR="00925BD6" w:rsidRPr="00503097">
        <w:rPr>
          <w:sz w:val="22"/>
        </w:rPr>
        <w:t>considers</w:t>
      </w:r>
      <w:r w:rsidRPr="00503097">
        <w:rPr>
          <w:sz w:val="22"/>
        </w:rPr>
        <w:t xml:space="preserve"> incoming and outgoing subpopulation transitions.</w:t>
      </w:r>
    </w:p>
    <w:p w14:paraId="49017632" w14:textId="77777777" w:rsidR="00C632A3" w:rsidRPr="00503097" w:rsidRDefault="00D632B9">
      <w:pPr>
        <w:pStyle w:val="Corpsdetexte"/>
        <w:rPr>
          <w:sz w:val="22"/>
        </w:rPr>
      </w:pPr>
      <w:r w:rsidRPr="00503097">
        <w:rPr>
          <w:sz w:val="22"/>
        </w:rPr>
        <w:t xml:space="preserve">Next, we illustrate the model equations for the following toy diagram where subpopulation </w:t>
      </w:r>
      <m:oMath>
        <m:r>
          <w:rPr>
            <w:rFonts w:ascii="Cambria Math" w:hAnsi="Cambria Math"/>
            <w:sz w:val="22"/>
          </w:rPr>
          <m:t>A</m:t>
        </m:r>
      </m:oMath>
      <w:r w:rsidRPr="00503097">
        <w:rPr>
          <w:sz w:val="22"/>
        </w:rPr>
        <w:t xml:space="preserve"> grows on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r w:rsidRPr="00503097">
        <w:rPr>
          <w:sz w:val="22"/>
        </w:rPr>
        <w:t xml:space="preserve"> and secretes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 xml:space="preserve">. When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r w:rsidRPr="00503097">
        <w:rPr>
          <w:sz w:val="22"/>
        </w:rPr>
        <w:t xml:space="preserve"> is depleted from the media, if both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r w:rsidRPr="00503097">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r w:rsidRPr="00503097">
        <w:rPr>
          <w:sz w:val="22"/>
        </w:rPr>
        <w:t xml:space="preserve"> are available, it switches to a new growth mode, summarized by subpopulation </w:t>
      </w:r>
      <m:oMath>
        <m:r>
          <w:rPr>
            <w:rFonts w:ascii="Cambria Math" w:hAnsi="Cambria Math"/>
            <w:sz w:val="22"/>
          </w:rPr>
          <m:t>B</m:t>
        </m:r>
      </m:oMath>
      <w:r w:rsidRPr="00503097">
        <w:rPr>
          <w:sz w:val="22"/>
        </w:rPr>
        <w:t xml:space="preserve"> that grows by simultaneously consuming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r w:rsidRPr="00503097">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r w:rsidRPr="00503097">
        <w:rPr>
          <w:sz w:val="22"/>
        </w:rPr>
        <w:t xml:space="preserve"> while still secreting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w:t>
      </w:r>
    </w:p>
    <w:p w14:paraId="49017633" w14:textId="4B2A82D7" w:rsidR="00C632A3" w:rsidRDefault="00C632A3">
      <w:pPr>
        <w:pStyle w:val="Corpsdetexte"/>
        <w:rPr>
          <w:noProof/>
        </w:rPr>
      </w:pPr>
    </w:p>
    <w:p w14:paraId="0E8602EF" w14:textId="6B4D7CC1" w:rsidR="00801BFE" w:rsidRDefault="00801BFE">
      <w:pPr>
        <w:pStyle w:val="Corpsdetexte"/>
      </w:pPr>
    </w:p>
    <w:p w14:paraId="5CAA5BA8" w14:textId="16B7DBD8" w:rsidR="00801BFE" w:rsidRDefault="00925BD6">
      <w:pPr>
        <w:pStyle w:val="Corpsdetexte"/>
      </w:pPr>
      <w:r>
        <w:rPr>
          <w:noProof/>
          <w:lang w:val="fr-FR" w:eastAsia="fr-FR"/>
        </w:rPr>
        <w:drawing>
          <wp:anchor distT="0" distB="0" distL="114300" distR="114300" simplePos="0" relativeHeight="251689472" behindDoc="1" locked="0" layoutInCell="1" allowOverlap="1" wp14:anchorId="0EAD9CC5" wp14:editId="4925CFAA">
            <wp:simplePos x="0" y="0"/>
            <wp:positionH relativeFrom="column">
              <wp:posOffset>999460</wp:posOffset>
            </wp:positionH>
            <wp:positionV relativeFrom="paragraph">
              <wp:posOffset>9422</wp:posOffset>
            </wp:positionV>
            <wp:extent cx="3952875"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yKineticModel.png"/>
                    <pic:cNvPicPr/>
                  </pic:nvPicPr>
                  <pic:blipFill>
                    <a:blip r:embed="rId16">
                      <a:extLst>
                        <a:ext uri="{28A0092B-C50C-407E-A947-70E740481C1C}">
                          <a14:useLocalDpi xmlns:a14="http://schemas.microsoft.com/office/drawing/2010/main" val="0"/>
                        </a:ext>
                      </a:extLst>
                    </a:blip>
                    <a:stretch>
                      <a:fillRect/>
                    </a:stretch>
                  </pic:blipFill>
                  <pic:spPr>
                    <a:xfrm>
                      <a:off x="0" y="0"/>
                      <a:ext cx="3952875" cy="2362200"/>
                    </a:xfrm>
                    <a:prstGeom prst="rect">
                      <a:avLst/>
                    </a:prstGeom>
                  </pic:spPr>
                </pic:pic>
              </a:graphicData>
            </a:graphic>
            <wp14:sizeRelH relativeFrom="page">
              <wp14:pctWidth>0</wp14:pctWidth>
            </wp14:sizeRelH>
            <wp14:sizeRelV relativeFrom="page">
              <wp14:pctHeight>0</wp14:pctHeight>
            </wp14:sizeRelV>
          </wp:anchor>
        </w:drawing>
      </w:r>
    </w:p>
    <w:p w14:paraId="0D310B61" w14:textId="2D8E436F" w:rsidR="00801BFE" w:rsidRDefault="00801BFE">
      <w:pPr>
        <w:pStyle w:val="Corpsdetexte"/>
      </w:pPr>
    </w:p>
    <w:p w14:paraId="45BDBFD5" w14:textId="1B75254C" w:rsidR="00801BFE" w:rsidRDefault="00801BFE">
      <w:pPr>
        <w:pStyle w:val="Corpsdetexte"/>
      </w:pPr>
    </w:p>
    <w:p w14:paraId="7824A30E" w14:textId="77777777" w:rsidR="00801BFE" w:rsidRDefault="00801BFE">
      <w:pPr>
        <w:pStyle w:val="Corpsdetexte"/>
      </w:pPr>
    </w:p>
    <w:p w14:paraId="2CA59709" w14:textId="74C61B04" w:rsidR="00801BFE" w:rsidRDefault="00801BFE">
      <w:pPr>
        <w:pStyle w:val="Corpsdetexte"/>
      </w:pPr>
    </w:p>
    <w:p w14:paraId="6F0771B8" w14:textId="0BA2970F" w:rsidR="00801BFE" w:rsidRDefault="00801BFE">
      <w:pPr>
        <w:pStyle w:val="Corpsdetexte"/>
      </w:pPr>
    </w:p>
    <w:p w14:paraId="7789CD9F" w14:textId="7CA24F49" w:rsidR="00801BFE" w:rsidRDefault="00801BFE">
      <w:pPr>
        <w:pStyle w:val="Corpsdetexte"/>
      </w:pPr>
    </w:p>
    <w:p w14:paraId="79C88D8A" w14:textId="77777777" w:rsidR="00801BFE" w:rsidRDefault="00801BFE">
      <w:pPr>
        <w:pStyle w:val="Corpsdetexte"/>
      </w:pPr>
    </w:p>
    <w:p w14:paraId="7E61C6D8" w14:textId="77777777" w:rsidR="00801BFE" w:rsidRDefault="00801BFE">
      <w:pPr>
        <w:pStyle w:val="Corpsdetexte"/>
      </w:pPr>
    </w:p>
    <w:p w14:paraId="49017634" w14:textId="0186BA07" w:rsidR="00C632A3" w:rsidRDefault="00D632B9">
      <w:pPr>
        <w:numPr>
          <w:ilvl w:val="0"/>
          <w:numId w:val="2"/>
        </w:numPr>
      </w:pPr>
      <w:r>
        <w:t>Growth of subpopulation A</w:t>
      </w:r>
    </w:p>
    <w:p w14:paraId="013A2BE0" w14:textId="79AB6A6B" w:rsidR="00925BD6" w:rsidRDefault="00925BD6" w:rsidP="00925BD6">
      <w:pPr>
        <w:ind w:left="240"/>
      </w:pPr>
      <w:r>
        <w:rPr>
          <w:noProof/>
          <w:lang w:val="fr-FR" w:eastAsia="fr-FR"/>
        </w:rPr>
        <w:drawing>
          <wp:anchor distT="0" distB="0" distL="114300" distR="114300" simplePos="0" relativeHeight="251692544" behindDoc="0" locked="0" layoutInCell="1" allowOverlap="1" wp14:anchorId="67486AD0" wp14:editId="6736D577">
            <wp:simplePos x="0" y="0"/>
            <wp:positionH relativeFrom="column">
              <wp:posOffset>-234374</wp:posOffset>
            </wp:positionH>
            <wp:positionV relativeFrom="paragraph">
              <wp:posOffset>75964</wp:posOffset>
            </wp:positionV>
            <wp:extent cx="6421755" cy="1388745"/>
            <wp:effectExtent l="0" t="0" r="0" b="0"/>
            <wp:wrapThrough wrapText="bothSides">
              <wp:wrapPolygon edited="0">
                <wp:start x="2755" y="0"/>
                <wp:lineTo x="2563" y="2074"/>
                <wp:lineTo x="2435" y="4148"/>
                <wp:lineTo x="0" y="8593"/>
                <wp:lineTo x="0" y="13037"/>
                <wp:lineTo x="2435" y="14222"/>
                <wp:lineTo x="2499" y="18963"/>
                <wp:lineTo x="2755" y="21333"/>
                <wp:lineTo x="19223" y="21333"/>
                <wp:lineTo x="19479" y="18963"/>
                <wp:lineTo x="19543" y="14222"/>
                <wp:lineTo x="21530" y="12741"/>
                <wp:lineTo x="21530" y="8889"/>
                <wp:lineTo x="19543" y="4741"/>
                <wp:lineTo x="19351" y="1185"/>
                <wp:lineTo x="19223" y="0"/>
                <wp:lineTo x="2755"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1755" cy="1388745"/>
                    </a:xfrm>
                    <a:prstGeom prst="rect">
                      <a:avLst/>
                    </a:prstGeom>
                    <a:noFill/>
                  </pic:spPr>
                </pic:pic>
              </a:graphicData>
            </a:graphic>
            <wp14:sizeRelH relativeFrom="page">
              <wp14:pctWidth>0</wp14:pctWidth>
            </wp14:sizeRelH>
            <wp14:sizeRelV relativeFrom="page">
              <wp14:pctHeight>0</wp14:pctHeight>
            </wp14:sizeRelV>
          </wp:anchor>
        </w:drawing>
      </w:r>
    </w:p>
    <w:p w14:paraId="14230C41" w14:textId="01140FB6" w:rsidR="00925BD6" w:rsidRDefault="00925BD6" w:rsidP="00925BD6">
      <w:pPr>
        <w:ind w:left="240"/>
      </w:pPr>
    </w:p>
    <w:p w14:paraId="49017636" w14:textId="568DA11E" w:rsidR="00C632A3" w:rsidRDefault="00C632A3">
      <w:pPr>
        <w:pStyle w:val="FirstParagraph"/>
      </w:pPr>
    </w:p>
    <w:p w14:paraId="43A3C850" w14:textId="77777777" w:rsidR="00925BD6" w:rsidRDefault="00925BD6">
      <w:pPr>
        <w:pStyle w:val="Corpsdetexte"/>
        <w:rPr>
          <w:rFonts w:eastAsiaTheme="minorEastAsia"/>
        </w:rPr>
      </w:pPr>
    </w:p>
    <w:p w14:paraId="49017637" w14:textId="698E787C" w:rsidR="00C632A3" w:rsidRPr="00503097" w:rsidRDefault="004F61AD" w:rsidP="00503097">
      <w:pPr>
        <w:pStyle w:val="Corpsdetexte"/>
        <w:jc w:val="both"/>
        <w:rPr>
          <w:sz w:val="22"/>
        </w:rPr>
      </w:pP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00D632B9" w:rsidRPr="00503097">
        <w:rPr>
          <w:sz w:val="22"/>
        </w:rPr>
        <w:t xml:space="preserve"> </w:t>
      </w:r>
      <w:r w:rsidR="00925BD6" w:rsidRPr="00503097">
        <w:rPr>
          <w:sz w:val="22"/>
        </w:rPr>
        <w:t xml:space="preserve">is explained in the “pH limitation” </w:t>
      </w:r>
      <w:r w:rsidR="002310AC" w:rsidRPr="00503097">
        <w:rPr>
          <w:sz w:val="22"/>
        </w:rPr>
        <w:t>session above.</w:t>
      </w:r>
    </w:p>
    <w:p w14:paraId="47F955A2" w14:textId="77777777" w:rsidR="00925BD6" w:rsidRDefault="00925BD6">
      <w:pPr>
        <w:pStyle w:val="Corpsdetexte"/>
      </w:pPr>
    </w:p>
    <w:p w14:paraId="4901763B" w14:textId="1D75B6FA" w:rsidR="00C632A3" w:rsidRPr="00503097" w:rsidRDefault="00D632B9">
      <w:pPr>
        <w:pStyle w:val="Corpsdetexte"/>
        <w:rPr>
          <w:sz w:val="22"/>
        </w:rPr>
      </w:pPr>
      <w:r w:rsidRPr="00503097">
        <w:rPr>
          <w:sz w:val="22"/>
        </w:rPr>
        <w:t>The transition function is:</w:t>
      </w:r>
    </w:p>
    <w:p w14:paraId="4EC725EB" w14:textId="1AB11B5B" w:rsidR="00925BD6" w:rsidRDefault="00925BD6">
      <w:pPr>
        <w:pStyle w:val="Corpsdetexte"/>
      </w:pPr>
      <w:r>
        <w:rPr>
          <w:noProof/>
          <w:lang w:val="fr-FR" w:eastAsia="fr-FR"/>
        </w:rPr>
        <w:lastRenderedPageBreak/>
        <w:drawing>
          <wp:anchor distT="0" distB="0" distL="114300" distR="114300" simplePos="0" relativeHeight="251695616" behindDoc="1" locked="0" layoutInCell="1" allowOverlap="1" wp14:anchorId="73450B99" wp14:editId="70B72F95">
            <wp:simplePos x="0" y="0"/>
            <wp:positionH relativeFrom="column">
              <wp:posOffset>-212902</wp:posOffset>
            </wp:positionH>
            <wp:positionV relativeFrom="paragraph">
              <wp:posOffset>247650</wp:posOffset>
            </wp:positionV>
            <wp:extent cx="6312830" cy="90176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2830" cy="901766"/>
                    </a:xfrm>
                    <a:prstGeom prst="rect">
                      <a:avLst/>
                    </a:prstGeom>
                    <a:noFill/>
                  </pic:spPr>
                </pic:pic>
              </a:graphicData>
            </a:graphic>
            <wp14:sizeRelH relativeFrom="page">
              <wp14:pctWidth>0</wp14:pctWidth>
            </wp14:sizeRelH>
            <wp14:sizeRelV relativeFrom="page">
              <wp14:pctHeight>0</wp14:pctHeight>
            </wp14:sizeRelV>
          </wp:anchor>
        </w:drawing>
      </w:r>
    </w:p>
    <w:p w14:paraId="1D55F9E8" w14:textId="302BC854" w:rsidR="00925BD6" w:rsidRDefault="00925BD6">
      <w:pPr>
        <w:pStyle w:val="Corpsdetexte"/>
      </w:pPr>
    </w:p>
    <w:p w14:paraId="4901763D" w14:textId="2FC1DC28" w:rsidR="00C632A3" w:rsidRDefault="00C632A3">
      <w:pPr>
        <w:pStyle w:val="FirstParagraph"/>
      </w:pPr>
    </w:p>
    <w:p w14:paraId="1ACFF240" w14:textId="7398C5E7" w:rsidR="00925BD6" w:rsidRDefault="00925BD6" w:rsidP="00925BD6">
      <w:pPr>
        <w:pStyle w:val="Corpsdetexte"/>
      </w:pPr>
    </w:p>
    <w:p w14:paraId="6648A5E8" w14:textId="0C11A8E6" w:rsidR="00925BD6" w:rsidRDefault="00925BD6" w:rsidP="00925BD6">
      <w:pPr>
        <w:pStyle w:val="Corpsdetexte"/>
      </w:pPr>
    </w:p>
    <w:p w14:paraId="1C893D73" w14:textId="77777777" w:rsidR="00925BD6" w:rsidRPr="00925BD6" w:rsidRDefault="00925BD6" w:rsidP="00925BD6">
      <w:pPr>
        <w:pStyle w:val="Corpsdetexte"/>
      </w:pPr>
    </w:p>
    <w:p w14:paraId="4901763E" w14:textId="77777777" w:rsidR="00C632A3" w:rsidRDefault="00C632A3">
      <w:pPr>
        <w:pStyle w:val="Corpsdetexte"/>
      </w:pPr>
    </w:p>
    <w:p w14:paraId="4901763F" w14:textId="77777777" w:rsidR="00C632A3" w:rsidRPr="00503097" w:rsidRDefault="00D632B9">
      <w:pPr>
        <w:numPr>
          <w:ilvl w:val="0"/>
          <w:numId w:val="3"/>
        </w:numPr>
        <w:rPr>
          <w:sz w:val="22"/>
        </w:rPr>
      </w:pPr>
      <w:r w:rsidRPr="00503097">
        <w:rPr>
          <w:sz w:val="22"/>
        </w:rPr>
        <w:t xml:space="preserve">Growth of subpopulation </w:t>
      </w:r>
      <m:oMath>
        <m:r>
          <w:rPr>
            <w:rFonts w:ascii="Cambria Math" w:hAnsi="Cambria Math"/>
            <w:sz w:val="22"/>
          </w:rPr>
          <m:t>B</m:t>
        </m:r>
      </m:oMath>
    </w:p>
    <w:p w14:paraId="49017640" w14:textId="77777777" w:rsidR="00C632A3" w:rsidRDefault="00C632A3">
      <w:pPr>
        <w:pStyle w:val="FirstParagraph"/>
      </w:pPr>
    </w:p>
    <w:p w14:paraId="49017641" w14:textId="0DC2FA58" w:rsidR="00C632A3" w:rsidRDefault="00925BD6">
      <w:pPr>
        <w:pStyle w:val="Corpsdetexte"/>
      </w:pPr>
      <w:r>
        <w:rPr>
          <w:noProof/>
          <w:lang w:val="fr-FR" w:eastAsia="fr-FR"/>
        </w:rPr>
        <w:drawing>
          <wp:anchor distT="0" distB="0" distL="114300" distR="114300" simplePos="0" relativeHeight="251698688" behindDoc="1" locked="0" layoutInCell="1" allowOverlap="1" wp14:anchorId="048E3D69" wp14:editId="4D01A8F3">
            <wp:simplePos x="0" y="0"/>
            <wp:positionH relativeFrom="column">
              <wp:posOffset>-287596</wp:posOffset>
            </wp:positionH>
            <wp:positionV relativeFrom="paragraph">
              <wp:posOffset>300326</wp:posOffset>
            </wp:positionV>
            <wp:extent cx="6817560" cy="31067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17560" cy="310672"/>
                    </a:xfrm>
                    <a:prstGeom prst="rect">
                      <a:avLst/>
                    </a:prstGeom>
                    <a:noFill/>
                  </pic:spPr>
                </pic:pic>
              </a:graphicData>
            </a:graphic>
            <wp14:sizeRelH relativeFrom="page">
              <wp14:pctWidth>0</wp14:pctWidth>
            </wp14:sizeRelH>
            <wp14:sizeRelV relativeFrom="page">
              <wp14:pctHeight>0</wp14:pctHeight>
            </wp14:sizeRelV>
          </wp:anchor>
        </w:drawing>
      </w:r>
      <w:r w:rsidR="00D632B9">
        <w:t xml:space="preserve"> </w:t>
      </w:r>
    </w:p>
    <w:p w14:paraId="49017642" w14:textId="1DF9A887" w:rsidR="00C632A3" w:rsidRDefault="00C632A3">
      <w:pPr>
        <w:pStyle w:val="Corpsdetexte"/>
      </w:pPr>
    </w:p>
    <w:p w14:paraId="49017644" w14:textId="77777777" w:rsidR="00C632A3" w:rsidRDefault="00C632A3">
      <w:pPr>
        <w:pStyle w:val="Corpsdetexte"/>
      </w:pPr>
    </w:p>
    <w:p w14:paraId="49017646" w14:textId="234E857D" w:rsidR="00C632A3" w:rsidRDefault="00D632B9">
      <w:pPr>
        <w:pStyle w:val="Corpsdetexte"/>
      </w:pPr>
      <w:r>
        <w:t xml:space="preserve"> </w:t>
      </w:r>
    </w:p>
    <w:p w14:paraId="49017647" w14:textId="77777777" w:rsidR="00C632A3" w:rsidRPr="00503097" w:rsidRDefault="00D632B9">
      <w:pPr>
        <w:numPr>
          <w:ilvl w:val="0"/>
          <w:numId w:val="4"/>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p>
    <w:p w14:paraId="49017648" w14:textId="77777777" w:rsidR="00C632A3" w:rsidRDefault="004F61AD">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1</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den>
              </m:f>
            </m:e>
          </m:d>
          <m:r>
            <w:rPr>
              <w:rFonts w:ascii="Cambria Math" w:hAnsi="Cambria Math"/>
            </w:rPr>
            <m:t>Aμma</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49" w14:textId="77777777" w:rsidR="00C632A3" w:rsidRDefault="00C632A3">
      <w:pPr>
        <w:pStyle w:val="Corpsdetexte"/>
      </w:pPr>
    </w:p>
    <w:p w14:paraId="4901764B" w14:textId="51176B4D" w:rsidR="00C632A3" w:rsidRDefault="00D632B9">
      <w:pPr>
        <w:pStyle w:val="Corpsdetexte"/>
      </w:pPr>
      <w:r>
        <w:t xml:space="preserve"> </w:t>
      </w:r>
    </w:p>
    <w:p w14:paraId="4901764C" w14:textId="77777777" w:rsidR="00C632A3" w:rsidRPr="00503097" w:rsidRDefault="00D632B9">
      <w:pPr>
        <w:numPr>
          <w:ilvl w:val="0"/>
          <w:numId w:val="5"/>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p>
    <w:p w14:paraId="4901764D" w14:textId="77777777" w:rsidR="00C632A3" w:rsidRDefault="004F61AD">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3</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4E" w14:textId="77777777" w:rsidR="00C632A3" w:rsidRDefault="00C632A3">
      <w:pPr>
        <w:pStyle w:val="Corpsdetexte"/>
      </w:pPr>
    </w:p>
    <w:p w14:paraId="49017650" w14:textId="262EFC14" w:rsidR="00C632A3" w:rsidRDefault="00D632B9">
      <w:pPr>
        <w:pStyle w:val="Corpsdetexte"/>
      </w:pPr>
      <w:r>
        <w:t xml:space="preserve"> </w:t>
      </w:r>
    </w:p>
    <w:p w14:paraId="49017651" w14:textId="77777777" w:rsidR="00C632A3" w:rsidRPr="00503097" w:rsidRDefault="00D632B9">
      <w:pPr>
        <w:numPr>
          <w:ilvl w:val="0"/>
          <w:numId w:val="6"/>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p>
    <w:p w14:paraId="49017652" w14:textId="77777777" w:rsidR="00C632A3" w:rsidRDefault="004F61AD">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4</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53" w14:textId="77777777" w:rsidR="00C632A3" w:rsidRDefault="00C632A3">
      <w:pPr>
        <w:pStyle w:val="Corpsdetexte"/>
      </w:pPr>
    </w:p>
    <w:p w14:paraId="49017656" w14:textId="77777777" w:rsidR="00C632A3" w:rsidRPr="00503097" w:rsidRDefault="00D632B9">
      <w:pPr>
        <w:numPr>
          <w:ilvl w:val="0"/>
          <w:numId w:val="7"/>
        </w:numPr>
        <w:rPr>
          <w:sz w:val="22"/>
        </w:rPr>
      </w:pPr>
      <w:r w:rsidRPr="00503097">
        <w:rPr>
          <w:sz w:val="22"/>
        </w:rPr>
        <w:t xml:space="preserve">Production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p>
    <w:p w14:paraId="49017657" w14:textId="77777777" w:rsidR="00C632A3" w:rsidRDefault="004F61AD">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2</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den>
              </m:f>
            </m:e>
          </m:d>
          <m:r>
            <w:rPr>
              <w:rFonts w:ascii="Cambria Math" w:hAnsi="Cambria Math"/>
            </w:rPr>
            <m:t>Aμma</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5A" w14:textId="19634ECA" w:rsidR="00C632A3" w:rsidRDefault="00C632A3">
      <w:pPr>
        <w:pStyle w:val="Corpsdetexte"/>
      </w:pPr>
    </w:p>
    <w:p w14:paraId="4901765C" w14:textId="32FA4347" w:rsidR="00C632A3" w:rsidRPr="00503097" w:rsidRDefault="00D632B9" w:rsidP="00925BD6">
      <w:pPr>
        <w:numPr>
          <w:ilvl w:val="0"/>
          <w:numId w:val="8"/>
        </w:numPr>
        <w:rPr>
          <w:sz w:val="22"/>
        </w:rPr>
      </w:pPr>
      <w:r w:rsidRPr="00503097">
        <w:rPr>
          <w:sz w:val="22"/>
        </w:rPr>
        <w:t>pH</w:t>
      </w:r>
    </w:p>
    <w:p w14:paraId="34960F05" w14:textId="77777777" w:rsidR="00925BD6" w:rsidRDefault="00925BD6">
      <w:pPr>
        <w:pStyle w:val="Corpsdetexte"/>
        <w:rPr>
          <w:rFonts w:eastAsiaTheme="minorEastAsia"/>
        </w:rPr>
      </w:pPr>
    </w:p>
    <w:p w14:paraId="4901765D" w14:textId="45F3C9EB" w:rsidR="00C632A3" w:rsidRDefault="00D632B9">
      <w:pPr>
        <w:pStyle w:val="Corpsdetexte"/>
      </w:pPr>
      <m:oMathPara>
        <m:oMath>
          <m:r>
            <w:rPr>
              <w:rFonts w:ascii="Cambria Math" w:hAnsi="Cambria Math"/>
            </w:rPr>
            <m:t>pH</m:t>
          </m:r>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M</m:t>
              </m:r>
            </m:e>
            <m:sub>
              <m:r>
                <w:rPr>
                  <w:rFonts w:ascii="Cambria Math" w:hAnsi="Cambria Math"/>
                </w:rPr>
                <m:t>2</m:t>
              </m:r>
            </m:sub>
          </m:sSub>
        </m:oMath>
      </m:oMathPara>
    </w:p>
    <w:p w14:paraId="4901765E" w14:textId="77777777" w:rsidR="00C632A3" w:rsidRDefault="00C632A3">
      <w:pPr>
        <w:pStyle w:val="Corpsdetexte"/>
      </w:pPr>
    </w:p>
    <w:p w14:paraId="4901765F" w14:textId="77777777" w:rsidR="00C632A3" w:rsidRPr="00503097" w:rsidRDefault="00D632B9">
      <w:pPr>
        <w:pStyle w:val="Corpsdetexte"/>
        <w:rPr>
          <w:sz w:val="22"/>
        </w:rPr>
      </w:pPr>
      <w:r w:rsidRPr="00503097">
        <w:rPr>
          <w:sz w:val="22"/>
        </w:rPr>
        <w:t xml:space="preserve">where </w:t>
      </w:r>
      <m:oMath>
        <m:r>
          <w:rPr>
            <w:rFonts w:ascii="Cambria Math" w:hAnsi="Cambria Math"/>
            <w:sz w:val="22"/>
          </w:rPr>
          <m:t>β</m:t>
        </m:r>
      </m:oMath>
      <w:r w:rsidRPr="00503097">
        <w:rPr>
          <w:sz w:val="22"/>
        </w:rPr>
        <w:t xml:space="preserve"> is the elastic net weight attributed to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w:t>
      </w:r>
    </w:p>
    <w:p w14:paraId="49017660" w14:textId="77777777" w:rsidR="00C632A3" w:rsidRDefault="00C632A3">
      <w:pPr>
        <w:pStyle w:val="Corpsdetexte"/>
      </w:pPr>
    </w:p>
    <w:p w14:paraId="49017661" w14:textId="77777777" w:rsidR="00C632A3" w:rsidRPr="00503097" w:rsidRDefault="00D632B9">
      <w:pPr>
        <w:pStyle w:val="Titre3"/>
        <w:rPr>
          <w:color w:val="auto"/>
          <w:sz w:val="22"/>
        </w:rPr>
      </w:pPr>
      <w:bookmarkStart w:id="26" w:name="pulses"/>
      <w:bookmarkEnd w:id="25"/>
      <w:r w:rsidRPr="00503097">
        <w:rPr>
          <w:color w:val="auto"/>
          <w:sz w:val="22"/>
        </w:rPr>
        <w:t>Pulses</w:t>
      </w:r>
    </w:p>
    <w:p w14:paraId="49017662" w14:textId="77777777" w:rsidR="00C632A3" w:rsidRPr="00B11A37" w:rsidRDefault="00D632B9" w:rsidP="00B11A37">
      <w:pPr>
        <w:pStyle w:val="FirstParagraph"/>
        <w:jc w:val="both"/>
        <w:rPr>
          <w:sz w:val="22"/>
        </w:rPr>
      </w:pPr>
      <w:r w:rsidRPr="00B11A37">
        <w:rPr>
          <w:sz w:val="22"/>
        </w:rPr>
        <w:t>In addition to subpopulations growing by the exchange of metabolites and influenced by the environmental pH, the community is also influenced by the environmental regime, particularly by the way in which matter flows in and out of the system. In our model, the environmental regime is controlled by subdividing the simulation into arbitrary time intervals, which we refer to as "pulses". Within a "pulse", the following events are supported:</w:t>
      </w:r>
    </w:p>
    <w:p w14:paraId="49017663" w14:textId="77777777" w:rsidR="00C632A3" w:rsidRPr="00B11A37" w:rsidRDefault="00D632B9" w:rsidP="00B11A37">
      <w:pPr>
        <w:numPr>
          <w:ilvl w:val="0"/>
          <w:numId w:val="9"/>
        </w:numPr>
        <w:jc w:val="both"/>
        <w:rPr>
          <w:sz w:val="22"/>
        </w:rPr>
      </w:pPr>
      <w:r w:rsidRPr="00B11A37">
        <w:rPr>
          <w:sz w:val="22"/>
        </w:rPr>
        <w:t>Noncontinuous inflow (</w:t>
      </w:r>
      <m:oMath>
        <m:sSub>
          <m:sSubPr>
            <m:ctrlPr>
              <w:rPr>
                <w:rFonts w:ascii="Cambria Math" w:hAnsi="Cambria Math"/>
                <w:sz w:val="22"/>
              </w:rPr>
            </m:ctrlPr>
          </m:sSubPr>
          <m:e>
            <m:r>
              <w:rPr>
                <w:rFonts w:ascii="Cambria Math" w:hAnsi="Cambria Math"/>
                <w:sz w:val="22"/>
              </w:rPr>
              <m:t>v</m:t>
            </m:r>
          </m:e>
          <m:sub>
            <m:r>
              <w:rPr>
                <w:rFonts w:ascii="Cambria Math" w:hAnsi="Cambria Math"/>
                <w:sz w:val="22"/>
              </w:rPr>
              <m:t>in</m:t>
            </m:r>
          </m:sub>
        </m:sSub>
      </m:oMath>
      <w:r w:rsidRPr="00B11A37">
        <w:rPr>
          <w:sz w:val="22"/>
        </w:rPr>
        <w:t>) or outflow (</w:t>
      </w:r>
      <m:oMath>
        <m:sSub>
          <m:sSubPr>
            <m:ctrlPr>
              <w:rPr>
                <w:rFonts w:ascii="Cambria Math" w:hAnsi="Cambria Math"/>
                <w:sz w:val="22"/>
              </w:rPr>
            </m:ctrlPr>
          </m:sSubPr>
          <m:e>
            <m:r>
              <w:rPr>
                <w:rFonts w:ascii="Cambria Math" w:hAnsi="Cambria Math"/>
                <w:sz w:val="22"/>
              </w:rPr>
              <m:t>v</m:t>
            </m:r>
          </m:e>
          <m:sub>
            <m:r>
              <w:rPr>
                <w:rFonts w:ascii="Cambria Math" w:hAnsi="Cambria Math"/>
                <w:sz w:val="22"/>
              </w:rPr>
              <m:t>out</m:t>
            </m:r>
          </m:sub>
        </m:sSub>
      </m:oMath>
      <w:r w:rsidRPr="00B11A37">
        <w:rPr>
          <w:sz w:val="22"/>
        </w:rPr>
        <w:t>) of volume, which is performed at a single step at the beginning of the "pulse". Multiple "pulses" are required to simulate multiple influx and outflux events as in a serial passage experiment. The content of the influx volume, defined by the user, could include fresh metabolites or even spent media from another culture. The user may also set its pH and, if necessary, a specific concentration of bacteria to simulate migration.</w:t>
      </w:r>
    </w:p>
    <w:p w14:paraId="49017664" w14:textId="77777777" w:rsidR="00C632A3" w:rsidRPr="00B11A37" w:rsidRDefault="00D632B9" w:rsidP="00B11A37">
      <w:pPr>
        <w:numPr>
          <w:ilvl w:val="0"/>
          <w:numId w:val="9"/>
        </w:numPr>
        <w:jc w:val="both"/>
        <w:rPr>
          <w:sz w:val="22"/>
        </w:rPr>
      </w:pPr>
      <w:r w:rsidRPr="00B11A37">
        <w:rPr>
          <w:sz w:val="22"/>
        </w:rPr>
        <w:t>Continuous inflow (</w:t>
      </w:r>
      <m:oMath>
        <m:sSub>
          <m:sSubPr>
            <m:ctrlPr>
              <w:rPr>
                <w:rFonts w:ascii="Cambria Math" w:hAnsi="Cambria Math"/>
                <w:sz w:val="22"/>
              </w:rPr>
            </m:ctrlPr>
          </m:sSubPr>
          <m:e>
            <m:r>
              <w:rPr>
                <w:rFonts w:ascii="Cambria Math" w:hAnsi="Cambria Math"/>
                <w:sz w:val="22"/>
              </w:rPr>
              <m:t>q</m:t>
            </m:r>
          </m:e>
          <m:sub>
            <m:r>
              <w:rPr>
                <w:rFonts w:ascii="Cambria Math" w:hAnsi="Cambria Math"/>
                <w:sz w:val="22"/>
              </w:rPr>
              <m:t>in</m:t>
            </m:r>
          </m:sub>
        </m:sSub>
      </m:oMath>
      <w:r w:rsidRPr="00B11A37">
        <w:rPr>
          <w:sz w:val="22"/>
        </w:rPr>
        <w:t>) and outflow (</w:t>
      </w:r>
      <m:oMath>
        <m:sSub>
          <m:sSubPr>
            <m:ctrlPr>
              <w:rPr>
                <w:rFonts w:ascii="Cambria Math" w:hAnsi="Cambria Math"/>
                <w:sz w:val="22"/>
              </w:rPr>
            </m:ctrlPr>
          </m:sSubPr>
          <m:e>
            <m:r>
              <w:rPr>
                <w:rFonts w:ascii="Cambria Math" w:hAnsi="Cambria Math"/>
                <w:sz w:val="22"/>
              </w:rPr>
              <m:t>q</m:t>
            </m:r>
          </m:e>
          <m:sub>
            <m:r>
              <w:rPr>
                <w:rFonts w:ascii="Cambria Math" w:hAnsi="Cambria Math"/>
                <w:sz w:val="22"/>
              </w:rPr>
              <m:t>out</m:t>
            </m:r>
          </m:sub>
        </m:sSub>
      </m:oMath>
      <w:r w:rsidRPr="00B11A37">
        <w:rPr>
          <w:sz w:val="22"/>
        </w:rPr>
        <w:t>) of volume per time unit, added or removed from the reactor during a "pulse". Similar to the non-continuous events, the user defines the metabolome, microbiome, and pH of the feed.</w:t>
      </w:r>
    </w:p>
    <w:p w14:paraId="49017665" w14:textId="6C446638" w:rsidR="00C632A3" w:rsidRPr="00B11A37" w:rsidRDefault="00D632B9" w:rsidP="00B11A37">
      <w:pPr>
        <w:pStyle w:val="FirstParagraph"/>
        <w:jc w:val="both"/>
        <w:rPr>
          <w:sz w:val="22"/>
        </w:rPr>
      </w:pPr>
      <w:r w:rsidRPr="00B11A37">
        <w:rPr>
          <w:sz w:val="22"/>
        </w:rPr>
        <w:t>With these events, a wide range of community regimes can be simulated. For example, one may start a pulse in a batch culture, then transition to a chemostat with a nutrient-rich medium, then move back to a batch culture. Simulations could include serial passages or even the mass transfer between separate reactors, allowing the exploration of regimes that lead to multistability and trigger alternative community states.</w:t>
      </w:r>
      <w:bookmarkEnd w:id="0"/>
      <w:bookmarkEnd w:id="26"/>
    </w:p>
    <w:p w14:paraId="65F7249D" w14:textId="04C5DA83" w:rsidR="00533FF9" w:rsidRPr="00B11A37" w:rsidRDefault="00533FF9" w:rsidP="00533FF9">
      <w:pPr>
        <w:pStyle w:val="Titre1"/>
        <w:rPr>
          <w:color w:val="auto"/>
        </w:rPr>
      </w:pPr>
      <w:r w:rsidRPr="00B11A37">
        <w:rPr>
          <w:color w:val="auto"/>
        </w:rPr>
        <w:t>State equations</w:t>
      </w:r>
    </w:p>
    <w:p w14:paraId="7055A047" w14:textId="05103119" w:rsidR="00533FF9" w:rsidRPr="00B11A37" w:rsidRDefault="00533FF9" w:rsidP="00B11A37">
      <w:pPr>
        <w:pStyle w:val="FirstParagraph"/>
        <w:jc w:val="both"/>
        <w:rPr>
          <w:sz w:val="22"/>
        </w:rPr>
      </w:pPr>
      <w:r w:rsidRPr="00B11A37">
        <w:rPr>
          <w:sz w:val="22"/>
        </w:rPr>
        <w:t>Here, we define the state variables and equations that simulate bacterial growth and life strategies in our three-species synthetic community</w:t>
      </w:r>
      <w:r w:rsidR="00F57BFA" w:rsidRPr="00B11A37">
        <w:rPr>
          <w:sz w:val="22"/>
        </w:rPr>
        <w:t xml:space="preserve"> (depicted in Figure 2A of the main text)</w:t>
      </w:r>
      <w:r w:rsidRPr="00B11A37">
        <w:rPr>
          <w:sz w:val="22"/>
        </w:rPr>
        <w:t xml:space="preserve">. The model components are assigned according to the description of the generic model explained above and informed by our investigation of the growth kinetics of each species (see Figure 1 in the main text). We assigned parameters that represent the best fit to three independent monoculture experiments, each with two or more biological replicates. </w:t>
      </w:r>
    </w:p>
    <w:p w14:paraId="3C67A137" w14:textId="6F1C4647" w:rsidR="00533FF9" w:rsidRPr="00B11A37" w:rsidRDefault="00533FF9" w:rsidP="00B11A37">
      <w:pPr>
        <w:pStyle w:val="Corpsdetexte"/>
        <w:jc w:val="both"/>
        <w:rPr>
          <w:sz w:val="22"/>
        </w:rPr>
      </w:pPr>
      <w:r w:rsidRPr="00B11A37">
        <w:rPr>
          <w:sz w:val="22"/>
        </w:rPr>
        <w:lastRenderedPageBreak/>
        <w:t>Some of the notable features that we found while investigating the physiology of our bacteria in WC media in experiments were incorporated into the model and are summarized below</w:t>
      </w:r>
      <w:r w:rsidR="00B11A37">
        <w:rPr>
          <w:sz w:val="22"/>
        </w:rPr>
        <w:t xml:space="preserve"> (also see Figure 1 of the main text)</w:t>
      </w:r>
      <w:r w:rsidRPr="00B11A37">
        <w:rPr>
          <w:sz w:val="22"/>
        </w:rPr>
        <w:t>:</w:t>
      </w:r>
    </w:p>
    <w:p w14:paraId="40204F01" w14:textId="37BE0553" w:rsidR="00533FF9" w:rsidRDefault="00533FF9" w:rsidP="00B11A37">
      <w:pPr>
        <w:pStyle w:val="Titre5"/>
        <w:rPr>
          <w:color w:val="auto"/>
        </w:rPr>
      </w:pPr>
      <w:bookmarkStart w:id="27" w:name="Xa7c8be4d050ef41cf2ab9767fd44484ec4adce8"/>
      <w:r w:rsidRPr="00B11A37">
        <w:rPr>
          <w:i/>
          <w:color w:val="auto"/>
        </w:rPr>
        <w:t>Blautia hydrogenotrophica</w:t>
      </w:r>
      <w:r w:rsidRPr="00B11A37">
        <w:rPr>
          <w:color w:val="auto"/>
        </w:rPr>
        <w:t xml:space="preserve"> DSM 10507 (referred to as "Bh"). </w:t>
      </w:r>
    </w:p>
    <w:p w14:paraId="0FDF0903" w14:textId="77777777" w:rsidR="00B11A37" w:rsidRPr="00B11A37" w:rsidRDefault="00B11A37" w:rsidP="00B11A37">
      <w:pPr>
        <w:pStyle w:val="Corpsdetexte"/>
        <w:rPr>
          <w:sz w:val="22"/>
        </w:rPr>
      </w:pPr>
    </w:p>
    <w:p w14:paraId="1DF65671" w14:textId="77777777" w:rsidR="00533FF9" w:rsidRPr="00B11A37" w:rsidRDefault="00533FF9" w:rsidP="00B11A37">
      <w:pPr>
        <w:numPr>
          <w:ilvl w:val="0"/>
          <w:numId w:val="10"/>
        </w:numPr>
        <w:jc w:val="both"/>
        <w:rPr>
          <w:sz w:val="22"/>
        </w:rPr>
      </w:pPr>
      <w:bookmarkStart w:id="28" w:name="_Hlk153207872"/>
      <w:r w:rsidRPr="00B11A37">
        <w:rPr>
          <w:sz w:val="22"/>
        </w:rPr>
        <w:t>Bh shows preference for trehalose over glucose:</w:t>
      </w:r>
    </w:p>
    <w:p w14:paraId="0E5EF80F" w14:textId="77777777" w:rsidR="00533FF9" w:rsidRPr="00B11A37" w:rsidRDefault="00533FF9" w:rsidP="00B11A37">
      <w:pPr>
        <w:numPr>
          <w:ilvl w:val="1"/>
          <w:numId w:val="2"/>
        </w:numPr>
        <w:jc w:val="both"/>
        <w:rPr>
          <w:sz w:val="22"/>
        </w:rPr>
      </w:pPr>
      <w:r w:rsidRPr="00B11A37">
        <w:rPr>
          <w:sz w:val="22"/>
        </w:rPr>
        <w:t>When both trehalose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B11A37">
        <w:rPr>
          <w:sz w:val="22"/>
        </w:rPr>
        <w:t>) and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B11A37">
        <w:rPr>
          <w:sz w:val="22"/>
        </w:rPr>
        <w:t xml:space="preserve">) are present in the medium, Bh first consumes trehalose and neglects glucose until trehalose is depleted. </w:t>
      </w:r>
    </w:p>
    <w:p w14:paraId="6C5F041B" w14:textId="37955934" w:rsidR="00533FF9" w:rsidRPr="00B11A37" w:rsidRDefault="00533FF9" w:rsidP="00B11A37">
      <w:pPr>
        <w:numPr>
          <w:ilvl w:val="1"/>
          <w:numId w:val="2"/>
        </w:numPr>
        <w:jc w:val="both"/>
        <w:rPr>
          <w:sz w:val="22"/>
        </w:rPr>
      </w:pPr>
      <w:r w:rsidRPr="00B11A37">
        <w:rPr>
          <w:sz w:val="22"/>
        </w:rPr>
        <w:t xml:space="preserve">Bh's genome contains a trehalose-specific PTS gene, which is found to be overexpressed when Bh grows on trehalose. Interestingly, the genome does not contain the glucose-specific IIA component of the PTS system gene that is found in closely-related </w:t>
      </w:r>
      <w:r w:rsidRPr="00B11A37">
        <w:rPr>
          <w:i/>
          <w:iCs/>
          <w:sz w:val="22"/>
        </w:rPr>
        <w:t>Blautia</w:t>
      </w:r>
      <w:r w:rsidRPr="00B11A37">
        <w:rPr>
          <w:sz w:val="22"/>
        </w:rPr>
        <w:t xml:space="preserve"> and </w:t>
      </w:r>
      <w:r w:rsidRPr="00B11A37">
        <w:rPr>
          <w:i/>
          <w:iCs/>
          <w:sz w:val="22"/>
        </w:rPr>
        <w:t>Ruminococcus</w:t>
      </w:r>
      <w:r w:rsidRPr="00B11A37">
        <w:rPr>
          <w:sz w:val="22"/>
        </w:rPr>
        <w:t xml:space="preserve"> strains. In the presence of trehalose, the non-PTS glucose transporter is inhibited while the trehalose-specific PTS gene is actively expressed. To capture this behavior in our model, we used the transition function (</w:t>
      </w:r>
      <m:oMath>
        <m:sSub>
          <m:sSubPr>
            <m:ctrlPr>
              <w:rPr>
                <w:rFonts w:ascii="Cambria Math" w:hAnsi="Cambria Math"/>
                <w:sz w:val="22"/>
              </w:rPr>
            </m:ctrlPr>
          </m:sSubPr>
          <m:e>
            <m:r>
              <w:rPr>
                <w:rFonts w:ascii="Cambria Math" w:hAnsi="Cambria Math"/>
                <w:sz w:val="22"/>
              </w:rPr>
              <m:t>Z</m:t>
            </m:r>
          </m:e>
          <m:sub>
            <m:r>
              <w:rPr>
                <w:rFonts w:ascii="Cambria Math" w:hAnsi="Cambria Math"/>
                <w:sz w:val="22"/>
              </w:rPr>
              <m:t>1</m:t>
            </m:r>
          </m:sub>
        </m:sSub>
      </m:oMath>
      <w:r w:rsidRPr="00B11A37">
        <w:rPr>
          <w:sz w:val="22"/>
        </w:rPr>
        <w:t>), which triggers a switch from a subpopulation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B11A37">
        <w:rPr>
          <w:sz w:val="22"/>
        </w:rPr>
        <w:t>) that does not uptake glucose to a subpopulation that uptakes glucose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B11A37">
        <w:rPr>
          <w:sz w:val="22"/>
        </w:rPr>
        <w:t>) based on the concentration of trehalose.</w:t>
      </w:r>
    </w:p>
    <w:p w14:paraId="142D638B" w14:textId="77777777" w:rsidR="00533FF9" w:rsidRPr="00B11A37" w:rsidRDefault="00533FF9" w:rsidP="00B11A37">
      <w:pPr>
        <w:numPr>
          <w:ilvl w:val="1"/>
          <w:numId w:val="2"/>
        </w:numPr>
        <w:jc w:val="both"/>
        <w:rPr>
          <w:sz w:val="22"/>
        </w:rPr>
      </w:pPr>
      <w:r w:rsidRPr="00B11A37">
        <w:rPr>
          <w:sz w:val="22"/>
        </w:rPr>
        <w:t>We found that adding a higher concentration of trehalose to the media (</w:t>
      </w:r>
      <m:oMath>
        <m:r>
          <w:rPr>
            <w:rFonts w:ascii="Cambria Math" w:hAnsi="Cambria Math"/>
            <w:sz w:val="22"/>
          </w:rPr>
          <m:t>4mM</m:t>
        </m:r>
      </m:oMath>
      <w:r w:rsidRPr="00B11A37">
        <w:rPr>
          <w:sz w:val="22"/>
        </w:rPr>
        <w:t>) completely prevented Bh from shifting to glucose consumption. This behavior was not observed when increasing the concentration of pyruvate.</w:t>
      </w:r>
    </w:p>
    <w:p w14:paraId="2C5075FB" w14:textId="77777777" w:rsidR="00533FF9" w:rsidRPr="00B11A37" w:rsidRDefault="00533FF9" w:rsidP="00B11A37">
      <w:pPr>
        <w:numPr>
          <w:ilvl w:val="1"/>
          <w:numId w:val="2"/>
        </w:numPr>
        <w:jc w:val="both"/>
        <w:rPr>
          <w:sz w:val="22"/>
        </w:rPr>
      </w:pPr>
      <w:r w:rsidRPr="00B11A37">
        <w:rPr>
          <w:sz w:val="22"/>
        </w:rPr>
        <w:t>We also found that increasing trehalose leads to an increase in lactate production, while increasing pyruvate results in an increase in acetate, but not lactate production.</w:t>
      </w:r>
    </w:p>
    <w:p w14:paraId="25CAF7A6" w14:textId="2AA95CC5" w:rsidR="00533FF9" w:rsidRPr="00B11A37" w:rsidRDefault="00533FF9" w:rsidP="00B11A37">
      <w:pPr>
        <w:numPr>
          <w:ilvl w:val="1"/>
          <w:numId w:val="2"/>
        </w:numPr>
        <w:jc w:val="both"/>
        <w:rPr>
          <w:sz w:val="22"/>
        </w:rPr>
      </w:pPr>
      <w:r w:rsidRPr="00B11A37">
        <w:rPr>
          <w:sz w:val="22"/>
        </w:rPr>
        <w:t>In standard WC medium, pyruvate was depleted before glucose was consumed. However, when we supplemented the medium with pyruvate, we observed co-consumption of glucose and pyruvate. In contrast, the presence of trehalose inhibits the uptake of glucose.</w:t>
      </w:r>
    </w:p>
    <w:p w14:paraId="768B707F" w14:textId="49709EF2" w:rsidR="00533FF9" w:rsidRPr="00B11A37" w:rsidRDefault="00533FF9" w:rsidP="00B11A37">
      <w:pPr>
        <w:pStyle w:val="Pardeliste"/>
        <w:numPr>
          <w:ilvl w:val="0"/>
          <w:numId w:val="10"/>
        </w:numPr>
        <w:jc w:val="both"/>
        <w:rPr>
          <w:sz w:val="22"/>
        </w:rPr>
      </w:pPr>
      <w:r w:rsidRPr="00B11A37">
        <w:rPr>
          <w:sz w:val="22"/>
        </w:rPr>
        <w:t>Bh exhibits higher growth rates on glucose compared to trehalose and pyruvate:</w:t>
      </w:r>
    </w:p>
    <w:p w14:paraId="5E67A621" w14:textId="77777777" w:rsidR="00533FF9" w:rsidRDefault="00533FF9" w:rsidP="00B11A37">
      <w:pPr>
        <w:numPr>
          <w:ilvl w:val="1"/>
          <w:numId w:val="2"/>
        </w:numPr>
        <w:jc w:val="both"/>
      </w:pPr>
      <w:r w:rsidRPr="00B11A37">
        <w:rPr>
          <w:sz w:val="22"/>
        </w:rPr>
        <w:t>We observed higher growth-rates during the glucose-consuming stage compared to the trehalose-consuming stage.</w:t>
      </w:r>
    </w:p>
    <w:p w14:paraId="495D32B4" w14:textId="77777777" w:rsidR="00533FF9" w:rsidRPr="00B11A37" w:rsidRDefault="00533FF9" w:rsidP="00B11A37">
      <w:pPr>
        <w:numPr>
          <w:ilvl w:val="0"/>
          <w:numId w:val="11"/>
        </w:numPr>
        <w:jc w:val="both"/>
        <w:rPr>
          <w:sz w:val="22"/>
        </w:rPr>
      </w:pPr>
      <w:r w:rsidRPr="00B11A37">
        <w:rPr>
          <w:sz w:val="22"/>
        </w:rPr>
        <w:t xml:space="preserve">Bh exhibits glucose co-limitation: </w:t>
      </w:r>
    </w:p>
    <w:p w14:paraId="176F00C1" w14:textId="6E387532" w:rsidR="00533FF9" w:rsidRPr="00B11A37" w:rsidRDefault="00533FF9" w:rsidP="00B11A37">
      <w:pPr>
        <w:numPr>
          <w:ilvl w:val="1"/>
          <w:numId w:val="2"/>
        </w:numPr>
        <w:jc w:val="both"/>
        <w:rPr>
          <w:sz w:val="22"/>
        </w:rPr>
      </w:pPr>
      <w:r w:rsidRPr="00B11A37">
        <w:rPr>
          <w:sz w:val="22"/>
        </w:rPr>
        <w:t>Not all of the glucose is consumed from the media before the culture enters the stationary and death phases, suggesting co-limitation with another substrate. The core-metabolic pathway suggests that growth on glucose would be favored by glutamate fermentation, which would provide an additional mol of CO2 and a reduced ferredoxin that could be used to pump protons through the RNF system. This favors ATP production through the membrane ATPase (ATPS4), which is driven by a proton gradient. We modeled this behavior as a co-consumption of glucose and glutamate as the genes for glutamate fermentation are significantly overexpressed during growth on glucose. We confirmed glutamate depletion from the spent media by measuring the levels of amino acids before and after fermentation.</w:t>
      </w:r>
    </w:p>
    <w:p w14:paraId="01E06010" w14:textId="544AFF30" w:rsidR="00533FF9" w:rsidRPr="005C3C29" w:rsidRDefault="00533FF9" w:rsidP="005C3C29">
      <w:pPr>
        <w:pStyle w:val="Titre5"/>
        <w:jc w:val="both"/>
        <w:rPr>
          <w:rFonts w:asciiTheme="minorHAnsi" w:hAnsiTheme="minorHAnsi"/>
          <w:color w:val="auto"/>
          <w:sz w:val="22"/>
          <w:szCs w:val="22"/>
        </w:rPr>
      </w:pPr>
      <w:bookmarkStart w:id="29" w:name="X1eed2e2a00097b039c9ce686dad62a9bd9dc8be"/>
      <w:bookmarkEnd w:id="27"/>
      <w:bookmarkEnd w:id="28"/>
      <w:r w:rsidRPr="005C3C29">
        <w:rPr>
          <w:rFonts w:asciiTheme="minorHAnsi" w:hAnsiTheme="minorHAnsi"/>
          <w:i/>
          <w:color w:val="auto"/>
          <w:sz w:val="22"/>
          <w:szCs w:val="22"/>
        </w:rPr>
        <w:lastRenderedPageBreak/>
        <w:t>Bacteroides thetaiotaomicron</w:t>
      </w:r>
      <w:r w:rsidRPr="005C3C29">
        <w:rPr>
          <w:rFonts w:asciiTheme="minorHAnsi" w:hAnsiTheme="minorHAnsi"/>
          <w:color w:val="auto"/>
          <w:sz w:val="22"/>
          <w:szCs w:val="22"/>
        </w:rPr>
        <w:t xml:space="preserve"> VPI-5482 (referred to as "Bt")</w:t>
      </w:r>
    </w:p>
    <w:p w14:paraId="5C2CC727" w14:textId="77777777" w:rsidR="00DF3030" w:rsidRPr="005C3C29" w:rsidRDefault="00DF3030" w:rsidP="005C3C29">
      <w:pPr>
        <w:pStyle w:val="Corpsdetexte"/>
        <w:jc w:val="both"/>
        <w:rPr>
          <w:sz w:val="22"/>
          <w:szCs w:val="22"/>
        </w:rPr>
      </w:pPr>
    </w:p>
    <w:p w14:paraId="17D1FF49" w14:textId="77777777" w:rsidR="00533FF9" w:rsidRPr="005C3C29" w:rsidRDefault="00533FF9" w:rsidP="005C3C29">
      <w:pPr>
        <w:numPr>
          <w:ilvl w:val="0"/>
          <w:numId w:val="12"/>
        </w:numPr>
        <w:jc w:val="both"/>
        <w:rPr>
          <w:sz w:val="22"/>
          <w:szCs w:val="22"/>
        </w:rPr>
      </w:pPr>
      <w:bookmarkStart w:id="30" w:name="_Hlk153209927"/>
      <w:r w:rsidRPr="005C3C29">
        <w:rPr>
          <w:sz w:val="22"/>
          <w:szCs w:val="22"/>
        </w:rPr>
        <w:t>Bt produces a range of fermentation acids that significantly decrease the medium pH:</w:t>
      </w:r>
    </w:p>
    <w:p w14:paraId="6E3B5335" w14:textId="77777777" w:rsidR="00533FF9" w:rsidRPr="005C3C29" w:rsidRDefault="00533FF9" w:rsidP="005C3C29">
      <w:pPr>
        <w:numPr>
          <w:ilvl w:val="1"/>
          <w:numId w:val="2"/>
        </w:numPr>
        <w:jc w:val="both"/>
        <w:rPr>
          <w:sz w:val="22"/>
          <w:szCs w:val="22"/>
        </w:rPr>
      </w:pPr>
      <w:r w:rsidRPr="005C3C29">
        <w:rPr>
          <w:sz w:val="22"/>
          <w:szCs w:val="22"/>
        </w:rPr>
        <w:t>In our experiments, Bt was observed to rapidly consume glucose and pyruvate, while producing a variety of fermentation acids. This resulted in a swift drop in the medium's pH.</w:t>
      </w:r>
    </w:p>
    <w:p w14:paraId="74F4183B" w14:textId="77777777" w:rsidR="00533FF9" w:rsidRPr="005C3C29" w:rsidRDefault="00533FF9" w:rsidP="005C3C29">
      <w:pPr>
        <w:numPr>
          <w:ilvl w:val="0"/>
          <w:numId w:val="12"/>
        </w:numPr>
        <w:jc w:val="both"/>
        <w:rPr>
          <w:sz w:val="22"/>
          <w:szCs w:val="22"/>
        </w:rPr>
      </w:pPr>
      <w:r w:rsidRPr="005C3C29">
        <w:rPr>
          <w:sz w:val="22"/>
          <w:szCs w:val="22"/>
        </w:rPr>
        <w:t>Bt is inhibited by low pH values:</w:t>
      </w:r>
    </w:p>
    <w:p w14:paraId="53527290" w14:textId="73D3B518" w:rsidR="00533FF9" w:rsidRPr="005C3C29" w:rsidRDefault="00533FF9" w:rsidP="005C3C29">
      <w:pPr>
        <w:numPr>
          <w:ilvl w:val="1"/>
          <w:numId w:val="2"/>
        </w:numPr>
        <w:jc w:val="both"/>
        <w:rPr>
          <w:sz w:val="22"/>
          <w:szCs w:val="22"/>
        </w:rPr>
      </w:pPr>
      <w:r w:rsidRPr="005C3C29">
        <w:rPr>
          <w:sz w:val="22"/>
          <w:szCs w:val="22"/>
        </w:rPr>
        <w:t>Bt is known to be sensitive to low pH levels</w:t>
      </w:r>
      <w:r w:rsidR="00B11A37" w:rsidRPr="005C3C29">
        <w:rPr>
          <w:sz w:val="22"/>
          <w:szCs w:val="22"/>
        </w:rPr>
        <w:fldChar w:fldCharType="begin"/>
      </w:r>
      <w:r w:rsidR="00B11A37" w:rsidRPr="005C3C29">
        <w:rPr>
          <w:sz w:val="22"/>
          <w:szCs w:val="22"/>
        </w:rPr>
        <w:instrText xml:space="preserve"> ADDIN ZOTERO_ITEM CSL_CITATION {"citationID":"xmnACSdr","properties":{"formattedCitation":"\\super 3\\nosupersub{}","plainCitation":"3","noteIndex":0},"citationItems":[{"id":469,"uris":["http://zotero.org/users/2040718/items/Z647RN2Y"],"itemData":{"id":469,"type":"article-journal","abstract":"The pH of the colonic lumen varies with anatomical site and microbial fermentation of dietary residue. We have investigated the impact of mildly acidic pH, which occurs in the proximal colon, on the growth of different species of human colonic bacteria in pure culture and in the complete microbial community. Growth was determined for 33 representative human colonic bacteria at three initial pH values (approximately 5.5, 6.2 and 6.7) in anaerobic YCFA medium, which includes a mixture of short-chain fatty acids (SCFA) with 0.2% glucose as energy source. Representatives of all eight Bacteroides species tested grew poorly at pH 5.5, as did Escherichia coli, whereas 19 of the 23 Gram-positive anaerobes tested gave growth rates at pH 5.5 that were at least 50% of those at pH 6.7. Growth inhibition of B. thetaiotaomicron at pH 5.5 was increased by the presence of the SCFA mix (33 mM acetate, 9 mM propionate and 1 mM each of iso-valerate, valerate and iso-butyrate). Analysis of amplified 16S rRNA sequences demonstrated a major pH-driven shift within a human faecal bacterial community in a continuous flow fermentor. Bacteroides spp. accounted for 27% of 16S rRNA sequences detected at pH 5.5, but 86% of sequences at pH 6.7. Conversely, butyrate-producing Gram-positive bacteria related to Eubacterium rectale represented 50% of all 16S rRNA sequences at pH 5.5, but were not detected at pH 6.7. Inhibition of the growth of a major group of Gram-negative bacteria at mildly acidic pH apparently creates niches that can be exploited by more low pH-tolerant microorganisms.","container-title":"Environmental Microbiology","DOI":"10.1111/j.1462-2920.2009.01931.x","ISSN":"1462-2920","issue":"8","language":"en","license":"© 2009 Society for Applied Microbiology and Blackwell Publishing Ltd","note":"_eprint: https://onlinelibrary.wiley.com/doi/pdf/10.1111/j.1462-2920.2009.01931.x","page":"2112-2122","source":"Wiley Online Library","title":"The role of pH in determining the species composition of the human colonic microbiota","volume":"11","author":[{"family":"Duncan","given":"Sylvia H."},{"family":"Louis","given":"Petra"},{"family":"Thomson","given":"John M."},{"family":"Flint","given":"Harry J."}],"issued":{"date-parts":[["2009"]]}}}],"schema":"https://github.com/citation-style-language/schema/raw/master/csl-citation.json"} </w:instrText>
      </w:r>
      <w:r w:rsidR="00B11A37" w:rsidRPr="005C3C29">
        <w:rPr>
          <w:sz w:val="22"/>
          <w:szCs w:val="22"/>
        </w:rPr>
        <w:fldChar w:fldCharType="separate"/>
      </w:r>
      <w:r w:rsidR="00B11A37" w:rsidRPr="005C3C29">
        <w:rPr>
          <w:rFonts w:cs="Times New Roman"/>
          <w:sz w:val="22"/>
          <w:szCs w:val="22"/>
          <w:vertAlign w:val="superscript"/>
        </w:rPr>
        <w:t>3</w:t>
      </w:r>
      <w:r w:rsidR="00B11A37" w:rsidRPr="005C3C29">
        <w:rPr>
          <w:sz w:val="22"/>
          <w:szCs w:val="22"/>
        </w:rPr>
        <w:fldChar w:fldCharType="end"/>
      </w:r>
      <w:r w:rsidRPr="005C3C29">
        <w:rPr>
          <w:sz w:val="22"/>
          <w:szCs w:val="22"/>
        </w:rPr>
        <w:t>, a fact we corroborated by incubating the cells across different pH ranges. These experiments revealed that while the population did not grow at pH levels &lt; 5, most cells remained viable. As such, we modelled pH's impact as a growth inhibitor.</w:t>
      </w:r>
    </w:p>
    <w:p w14:paraId="1D01E424" w14:textId="77777777" w:rsidR="00533FF9" w:rsidRPr="005C3C29" w:rsidRDefault="00533FF9" w:rsidP="005C3C29">
      <w:pPr>
        <w:numPr>
          <w:ilvl w:val="1"/>
          <w:numId w:val="2"/>
        </w:numPr>
        <w:jc w:val="both"/>
        <w:rPr>
          <w:sz w:val="22"/>
          <w:szCs w:val="22"/>
        </w:rPr>
      </w:pPr>
      <w:r w:rsidRPr="005C3C29">
        <w:rPr>
          <w:sz w:val="22"/>
          <w:szCs w:val="22"/>
        </w:rPr>
        <w:t>But we also found that when carbon sources are exhausted most Bt cells lose their viability. This was confirmed through assessing cell permeability with PI staining. To represent this in our model, we introduced transition functions from active to inactive subpopulations that are triggered by nutrient depletion at low pH.</w:t>
      </w:r>
    </w:p>
    <w:p w14:paraId="6C9A0D25" w14:textId="77777777" w:rsidR="00533FF9" w:rsidRPr="005C3C29" w:rsidRDefault="00533FF9" w:rsidP="005C3C29">
      <w:pPr>
        <w:numPr>
          <w:ilvl w:val="0"/>
          <w:numId w:val="12"/>
        </w:numPr>
        <w:jc w:val="both"/>
        <w:rPr>
          <w:sz w:val="22"/>
          <w:szCs w:val="22"/>
        </w:rPr>
      </w:pPr>
      <w:r w:rsidRPr="005C3C29">
        <w:rPr>
          <w:sz w:val="22"/>
          <w:szCs w:val="22"/>
        </w:rPr>
        <w:t>Bt fixes CO2, producing succinate:</w:t>
      </w:r>
    </w:p>
    <w:p w14:paraId="6CF73D00" w14:textId="51EF06D9" w:rsidR="00533FF9" w:rsidRPr="005C3C29" w:rsidRDefault="00533FF9" w:rsidP="005C3C29">
      <w:pPr>
        <w:numPr>
          <w:ilvl w:val="1"/>
          <w:numId w:val="2"/>
        </w:numPr>
        <w:jc w:val="both"/>
        <w:rPr>
          <w:sz w:val="22"/>
          <w:szCs w:val="22"/>
        </w:rPr>
      </w:pPr>
      <w:r w:rsidRPr="005C3C29">
        <w:rPr>
          <w:sz w:val="22"/>
          <w:szCs w:val="22"/>
        </w:rPr>
        <w:t>Bt fixes CO2 by converting phosphoenolpyruvate (a C3 molecule) into oxaloacetate (a C4 molecule) in a process that mirrors carbon fixation in plants. Via the reductive carboxylation of phosphoenolpyruvate</w:t>
      </w:r>
      <w:r w:rsidR="005C3C29" w:rsidRPr="005C3C29">
        <w:rPr>
          <w:sz w:val="22"/>
          <w:szCs w:val="22"/>
        </w:rPr>
        <w:fldChar w:fldCharType="begin"/>
      </w:r>
      <w:r w:rsidR="005C3C29" w:rsidRPr="005C3C29">
        <w:rPr>
          <w:sz w:val="22"/>
          <w:szCs w:val="22"/>
        </w:rPr>
        <w:instrText xml:space="preserve"> ADDIN ZOTERO_ITEM CSL_CITATION {"citationID":"GhzpDHbb","properties":{"formattedCitation":"\\super 4\\nosupersub{}","plainCitation":"4","noteIndex":0},"citationItems":[{"id":78,"uris":["http://zotero.org/users/2040718/items/CVNAKNK8"],"itemData":{"id":78,"type":"article-journal","container-title":"Cell Host &amp; Microbe","DOI":"10.1016/j.chom.2011.10.002","ISSN":"1931-3128","issue":"4","journalAbbreviation":"Cell Host &amp; Microbe","language":"English","note":"publisher: Elsevier","page":"336-347","source":"www.cell.com","title":"Eating For Two: How Metabolism Establishes Interspecies Interactions in the Gut","title-short":"Eating For Two","volume":"10","author":[{"family":"Fischbach","given":"Michael A."},{"family":"Sonnenburg","given":"Justin L."}],"issued":{"date-parts":[["2011",10,20]]}}}],"schema":"https://github.com/citation-style-language/schema/raw/master/csl-citation.json"} </w:instrText>
      </w:r>
      <w:r w:rsidR="005C3C29" w:rsidRPr="005C3C29">
        <w:rPr>
          <w:sz w:val="22"/>
          <w:szCs w:val="22"/>
        </w:rPr>
        <w:fldChar w:fldCharType="separate"/>
      </w:r>
      <w:r w:rsidR="005C3C29" w:rsidRPr="005C3C29">
        <w:rPr>
          <w:rFonts w:cs="Times New Roman"/>
          <w:sz w:val="22"/>
          <w:szCs w:val="22"/>
          <w:vertAlign w:val="superscript"/>
        </w:rPr>
        <w:t>4</w:t>
      </w:r>
      <w:r w:rsidR="005C3C29" w:rsidRPr="005C3C29">
        <w:rPr>
          <w:sz w:val="22"/>
          <w:szCs w:val="22"/>
        </w:rPr>
        <w:fldChar w:fldCharType="end"/>
      </w:r>
      <w:r w:rsidRPr="005C3C29">
        <w:rPr>
          <w:sz w:val="22"/>
          <w:szCs w:val="22"/>
        </w:rPr>
        <w:t>, Bt generates ATP and produces succinate.</w:t>
      </w:r>
    </w:p>
    <w:p w14:paraId="63EC0CE1" w14:textId="77777777" w:rsidR="00533FF9" w:rsidRPr="005C3C29" w:rsidRDefault="00533FF9" w:rsidP="005C3C29">
      <w:pPr>
        <w:numPr>
          <w:ilvl w:val="0"/>
          <w:numId w:val="12"/>
        </w:numPr>
        <w:jc w:val="both"/>
        <w:rPr>
          <w:sz w:val="22"/>
          <w:szCs w:val="22"/>
        </w:rPr>
      </w:pPr>
      <w:r w:rsidRPr="005C3C29">
        <w:rPr>
          <w:sz w:val="22"/>
          <w:szCs w:val="22"/>
        </w:rPr>
        <w:t>Bt shows a second growth peak in WC medium:</w:t>
      </w:r>
    </w:p>
    <w:p w14:paraId="71B6F285" w14:textId="3308188D" w:rsidR="00533FF9" w:rsidRPr="005C3C29" w:rsidRDefault="00533FF9" w:rsidP="005C3C29">
      <w:pPr>
        <w:numPr>
          <w:ilvl w:val="1"/>
          <w:numId w:val="2"/>
        </w:numPr>
        <w:jc w:val="both"/>
        <w:rPr>
          <w:sz w:val="22"/>
          <w:szCs w:val="22"/>
        </w:rPr>
      </w:pPr>
      <w:r w:rsidRPr="005C3C29">
        <w:rPr>
          <w:sz w:val="22"/>
          <w:szCs w:val="22"/>
        </w:rPr>
        <w:t>We consistently observed a second growth peak before the majority of the cell population transitioned to an inactive state. We attributed this second peak to the consumption of mannose, which is present in low concentrations in the complex medium. Mannose depletion was confirmed through single-point measurements and suggested by the gene expression data.</w:t>
      </w:r>
    </w:p>
    <w:bookmarkEnd w:id="30"/>
    <w:p w14:paraId="1282CFE8" w14:textId="77777777" w:rsidR="00533FF9" w:rsidRDefault="00533FF9" w:rsidP="00533FF9">
      <w:pPr>
        <w:pStyle w:val="FirstParagraph"/>
      </w:pPr>
    </w:p>
    <w:p w14:paraId="3F6EA6DC" w14:textId="65F7C12E" w:rsidR="00533FF9" w:rsidRPr="005C3C29" w:rsidRDefault="00533FF9" w:rsidP="005C3C29">
      <w:pPr>
        <w:pStyle w:val="Titre5"/>
        <w:jc w:val="both"/>
        <w:rPr>
          <w:rFonts w:asciiTheme="minorHAnsi" w:hAnsiTheme="minorHAnsi"/>
          <w:color w:val="auto"/>
          <w:sz w:val="22"/>
        </w:rPr>
      </w:pPr>
      <w:bookmarkStart w:id="31" w:name="X9a9d9f6ed551f4a20d4dd32b81cbe3f13549f08"/>
      <w:bookmarkEnd w:id="29"/>
      <w:r w:rsidRPr="005C3C29">
        <w:rPr>
          <w:rFonts w:asciiTheme="minorHAnsi" w:hAnsiTheme="minorHAnsi"/>
          <w:i/>
          <w:color w:val="auto"/>
          <w:sz w:val="22"/>
        </w:rPr>
        <w:t>Roseburia intestinalis</w:t>
      </w:r>
      <w:r w:rsidRPr="005C3C29">
        <w:rPr>
          <w:rFonts w:asciiTheme="minorHAnsi" w:hAnsiTheme="minorHAnsi"/>
          <w:color w:val="auto"/>
          <w:sz w:val="22"/>
        </w:rPr>
        <w:t xml:space="preserve"> L1-82 (referred to as "Ri")</w:t>
      </w:r>
    </w:p>
    <w:p w14:paraId="6CBAE86F" w14:textId="77777777" w:rsidR="005C3C29" w:rsidRPr="005C3C29" w:rsidRDefault="005C3C29" w:rsidP="005C3C29">
      <w:pPr>
        <w:pStyle w:val="Corpsdetexte"/>
        <w:jc w:val="both"/>
        <w:rPr>
          <w:sz w:val="22"/>
        </w:rPr>
      </w:pPr>
    </w:p>
    <w:p w14:paraId="13042CE0" w14:textId="77777777" w:rsidR="00533FF9" w:rsidRPr="005C3C29" w:rsidRDefault="00533FF9" w:rsidP="005C3C29">
      <w:pPr>
        <w:numPr>
          <w:ilvl w:val="0"/>
          <w:numId w:val="13"/>
        </w:numPr>
        <w:jc w:val="both"/>
        <w:rPr>
          <w:sz w:val="22"/>
        </w:rPr>
      </w:pPr>
      <w:bookmarkStart w:id="32" w:name="_Hlk153210585"/>
      <w:r w:rsidRPr="005C3C29">
        <w:rPr>
          <w:sz w:val="22"/>
        </w:rPr>
        <w:t>Ri is a butyrate producer:</w:t>
      </w:r>
    </w:p>
    <w:p w14:paraId="223A56E2" w14:textId="0D20AD5B" w:rsidR="00533FF9" w:rsidRPr="005C3C29" w:rsidRDefault="00533FF9" w:rsidP="005C3C29">
      <w:pPr>
        <w:numPr>
          <w:ilvl w:val="1"/>
          <w:numId w:val="2"/>
        </w:numPr>
        <w:jc w:val="both"/>
        <w:rPr>
          <w:sz w:val="22"/>
        </w:rPr>
      </w:pPr>
      <w:r w:rsidRPr="005C3C29">
        <w:rPr>
          <w:sz w:val="22"/>
        </w:rPr>
        <w:t>By studying its core metabolic pathway, we found that Ri produces butyrate through the reverse beta oxidation pathway. In our experiments, Ri quickly consumed glucose and pyruvate and produced butyrate, acetate, and lactate.</w:t>
      </w:r>
    </w:p>
    <w:p w14:paraId="3323D6D9" w14:textId="77777777" w:rsidR="00533FF9" w:rsidRPr="005C3C29" w:rsidRDefault="00533FF9" w:rsidP="005C3C29">
      <w:pPr>
        <w:numPr>
          <w:ilvl w:val="0"/>
          <w:numId w:val="13"/>
        </w:numPr>
        <w:jc w:val="both"/>
        <w:rPr>
          <w:sz w:val="22"/>
        </w:rPr>
      </w:pPr>
      <w:r w:rsidRPr="005C3C29">
        <w:rPr>
          <w:sz w:val="22"/>
        </w:rPr>
        <w:t>Ri has lesser impact on the medium pH</w:t>
      </w:r>
    </w:p>
    <w:p w14:paraId="00F605E6" w14:textId="77777777" w:rsidR="00533FF9" w:rsidRPr="005C3C29" w:rsidRDefault="00533FF9" w:rsidP="005C3C29">
      <w:pPr>
        <w:numPr>
          <w:ilvl w:val="1"/>
          <w:numId w:val="2"/>
        </w:numPr>
        <w:jc w:val="both"/>
        <w:rPr>
          <w:sz w:val="22"/>
        </w:rPr>
      </w:pPr>
      <w:r w:rsidRPr="005C3C29">
        <w:rPr>
          <w:sz w:val="22"/>
        </w:rPr>
        <w:t>Unlike Bt, Ri exerts a weaker effect on the pH of the medium despite its high growth rate.</w:t>
      </w:r>
    </w:p>
    <w:p w14:paraId="794CEB78" w14:textId="77777777" w:rsidR="00533FF9" w:rsidRPr="005C3C29" w:rsidRDefault="00533FF9" w:rsidP="005C3C29">
      <w:pPr>
        <w:numPr>
          <w:ilvl w:val="0"/>
          <w:numId w:val="13"/>
        </w:numPr>
        <w:jc w:val="both"/>
        <w:rPr>
          <w:sz w:val="22"/>
        </w:rPr>
      </w:pPr>
      <w:r w:rsidRPr="005C3C29">
        <w:rPr>
          <w:sz w:val="22"/>
        </w:rPr>
        <w:t>Ri enters a slow growth mode characterized by the consumption of lactate and acetate:</w:t>
      </w:r>
    </w:p>
    <w:p w14:paraId="6886F8EE" w14:textId="34699582" w:rsidR="00533FF9" w:rsidRPr="005C3C29" w:rsidRDefault="00533FF9" w:rsidP="005C3C29">
      <w:pPr>
        <w:numPr>
          <w:ilvl w:val="1"/>
          <w:numId w:val="2"/>
        </w:numPr>
        <w:jc w:val="both"/>
        <w:rPr>
          <w:sz w:val="22"/>
        </w:rPr>
      </w:pPr>
      <w:r w:rsidRPr="005C3C29">
        <w:rPr>
          <w:sz w:val="22"/>
        </w:rPr>
        <w:lastRenderedPageBreak/>
        <w:t>We observed that some of the lactate and acetate that are produced during growth in glucose and pyruvate, later get consumed, leading to a gradual increase in butyrate.</w:t>
      </w:r>
    </w:p>
    <w:p w14:paraId="1D08B6E7" w14:textId="7927EA05" w:rsidR="00533FF9" w:rsidRPr="005C3C29" w:rsidRDefault="00533FF9" w:rsidP="005C3C29">
      <w:pPr>
        <w:numPr>
          <w:ilvl w:val="1"/>
          <w:numId w:val="2"/>
        </w:numPr>
        <w:jc w:val="both"/>
        <w:rPr>
          <w:sz w:val="22"/>
        </w:rPr>
      </w:pPr>
      <w:r w:rsidRPr="005C3C29">
        <w:rPr>
          <w:sz w:val="22"/>
        </w:rPr>
        <w:t>Following the consumption of glucose and pyruvate and production of butyrate, lactate, and acetate, most cells burst and are no longer detected by flow cytometry. However, a subset of cells can persist for several days, possibly entering a slow growth mode</w:t>
      </w:r>
      <w:r w:rsidR="005C3C29" w:rsidRPr="005C3C29">
        <w:rPr>
          <w:sz w:val="22"/>
        </w:rPr>
        <w:fldChar w:fldCharType="begin"/>
      </w:r>
      <w:r w:rsidR="005C3C29" w:rsidRPr="005C3C29">
        <w:rPr>
          <w:sz w:val="22"/>
        </w:rPr>
        <w:instrText xml:space="preserve"> ADDIN ZOTERO_ITEM CSL_CITATION {"citationID":"WAjtd1F2","properties":{"formattedCitation":"\\super 5\\nosupersub{}","plainCitation":"5","noteIndex":0},"citationItems":[{"id":40,"uris":["http://zotero.org/users/2040718/items/AQEG9TRQ"],"itemData":{"id":40,"type":"article","abstract":"We explore the impact of nutrient scarcity on the interaction dynamics of two common human gut bacteria, Bacteroides thetaiotaomicron (BT) and Roseburia intestinalis (RI). Upon depletion of glucose, the viable cell numbers of BT decrease, whereas RI enters a slow growth mode. When mucin beads are supplemented, both species attach to the beads and the number of viable BT but not RI cells in liquid increases significantly. In co-culture, viable cell numbers decrease or increase significantly compared to monoculture, depending on the time point. A combination of targeted metabolomics and RNA-seq showed that RI’ s slow growth mode represents a diauxic shift towards acetate and lactate consumption, whereas BT survives glucose depletion by foraging mucin sugars. Most tested mucin monosaccharides inhibit the growth of RI but not BT on glucose. We encoded our findings in a kinetic model, which qualitatively reproduces the observed dynamics.","DOI":"10.1101/2023.02.02.526806","language":"en","license":"© 2023, Posted by Cold Spring Harbor Laboratory. The copyright holder for this pre-print is the author. All rights reserved. The material may not be redistributed, re-used or adapted without the author's permission.","note":"page: 2023.02.02.526806\nsection: New Results","publisher":"bioRxiv","source":"bioRxiv","title":"Starvation response strategies impact the interaction dynamics of human gut bacteria: a study of Bacteroides thetaiotaomicron and Roseburia intestinalis","title-short":"Starvation response strategies impact the interaction dynamics of human gut bacteria","URL":"https://www.biorxiv.org/content/10.1101/2023.02.02.526806v2","author":[{"family":"Liu","given":"Bin"},{"family":"Garza","given":"Daniel Rios"},{"family":"Gonze","given":"Didier"},{"family":"Krzynowek","given":"Anna"},{"family":"Simoens","given":"Kenneth"},{"family":"Bernaerts","given":"Kristel"},{"family":"Geirnaert","given":"Annelies"},{"family":"Faust","given":"Karoline"}],"accessed":{"date-parts":[["2023",3,1]]},"issued":{"date-parts":[["2023",2,17]]}}}],"schema":"https://github.com/citation-style-language/schema/raw/master/csl-citation.json"} </w:instrText>
      </w:r>
      <w:r w:rsidR="005C3C29" w:rsidRPr="005C3C29">
        <w:rPr>
          <w:sz w:val="22"/>
        </w:rPr>
        <w:fldChar w:fldCharType="separate"/>
      </w:r>
      <w:r w:rsidR="005C3C29" w:rsidRPr="005C3C29">
        <w:rPr>
          <w:rFonts w:cs="Times New Roman"/>
          <w:sz w:val="22"/>
          <w:vertAlign w:val="superscript"/>
        </w:rPr>
        <w:t>5</w:t>
      </w:r>
      <w:r w:rsidR="005C3C29" w:rsidRPr="005C3C29">
        <w:rPr>
          <w:sz w:val="22"/>
        </w:rPr>
        <w:fldChar w:fldCharType="end"/>
      </w:r>
      <w:r w:rsidRPr="005C3C29">
        <w:rPr>
          <w:sz w:val="22"/>
        </w:rPr>
        <w:t>. We modeled this behavior by having cells quickly die in the absence of glucose and transition to a slow growth mode when triggered by lactate.</w:t>
      </w:r>
    </w:p>
    <w:bookmarkEnd w:id="32"/>
    <w:p w14:paraId="3CBE8DC4" w14:textId="77777777" w:rsidR="00DF3030" w:rsidRPr="00DF3030" w:rsidRDefault="00DF3030" w:rsidP="00DF3030">
      <w:pPr>
        <w:pStyle w:val="Corpsdetexte"/>
      </w:pPr>
    </w:p>
    <w:p w14:paraId="0713F585" w14:textId="77777777" w:rsidR="00533FF9" w:rsidRPr="005C3C29" w:rsidRDefault="00533FF9" w:rsidP="00533FF9">
      <w:pPr>
        <w:pStyle w:val="Titre3"/>
        <w:rPr>
          <w:color w:val="auto"/>
        </w:rPr>
      </w:pPr>
      <w:bookmarkStart w:id="33" w:name="states"/>
      <w:bookmarkEnd w:id="31"/>
      <w:r w:rsidRPr="005C3C29">
        <w:rPr>
          <w:color w:val="auto"/>
        </w:rPr>
        <w:t xml:space="preserve">States </w:t>
      </w:r>
    </w:p>
    <w:tbl>
      <w:tblPr>
        <w:tblStyle w:val="Table"/>
        <w:tblW w:w="0" w:type="auto"/>
        <w:tblLook w:val="0020" w:firstRow="1" w:lastRow="0" w:firstColumn="0" w:lastColumn="0" w:noHBand="0" w:noVBand="0"/>
      </w:tblPr>
      <w:tblGrid>
        <w:gridCol w:w="964"/>
        <w:gridCol w:w="1702"/>
        <w:gridCol w:w="5475"/>
        <w:gridCol w:w="1047"/>
      </w:tblGrid>
      <w:tr w:rsidR="00533FF9" w14:paraId="761D8E6C"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5651A677" w14:textId="77777777" w:rsidR="005C3C29" w:rsidRDefault="005C3C29" w:rsidP="00533FF9">
            <w:pPr>
              <w:pStyle w:val="Compact"/>
            </w:pPr>
          </w:p>
          <w:p w14:paraId="23BEA917" w14:textId="3E121237" w:rsidR="00533FF9" w:rsidRDefault="00533FF9" w:rsidP="00533FF9">
            <w:pPr>
              <w:pStyle w:val="Compact"/>
            </w:pPr>
            <w:r>
              <w:t>symbol</w:t>
            </w:r>
          </w:p>
        </w:tc>
        <w:tc>
          <w:tcPr>
            <w:tcW w:w="0" w:type="auto"/>
          </w:tcPr>
          <w:p w14:paraId="64698C8D" w14:textId="77777777" w:rsidR="00533FF9" w:rsidRDefault="00533FF9" w:rsidP="00533FF9">
            <w:pPr>
              <w:pStyle w:val="Compact"/>
            </w:pPr>
            <w:r>
              <w:t>type</w:t>
            </w:r>
          </w:p>
        </w:tc>
        <w:tc>
          <w:tcPr>
            <w:tcW w:w="0" w:type="auto"/>
          </w:tcPr>
          <w:p w14:paraId="4041FC14" w14:textId="77777777" w:rsidR="00533FF9" w:rsidRDefault="00533FF9" w:rsidP="00533FF9">
            <w:pPr>
              <w:pStyle w:val="Compact"/>
            </w:pPr>
            <w:r>
              <w:t>state</w:t>
            </w:r>
          </w:p>
        </w:tc>
        <w:tc>
          <w:tcPr>
            <w:tcW w:w="0" w:type="auto"/>
          </w:tcPr>
          <w:p w14:paraId="3E705299" w14:textId="77777777" w:rsidR="00533FF9" w:rsidRDefault="00533FF9" w:rsidP="00533FF9">
            <w:pPr>
              <w:pStyle w:val="Compact"/>
            </w:pPr>
            <w:r>
              <w:t>units</w:t>
            </w:r>
          </w:p>
        </w:tc>
      </w:tr>
      <w:tr w:rsidR="00533FF9" w14:paraId="678D1223" w14:textId="77777777" w:rsidTr="00533FF9">
        <w:tc>
          <w:tcPr>
            <w:tcW w:w="0" w:type="auto"/>
          </w:tcPr>
          <w:p w14:paraId="66EDB314"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a</m:t>
                    </m:r>
                  </m:sub>
                </m:sSub>
              </m:oMath>
            </m:oMathPara>
          </w:p>
        </w:tc>
        <w:tc>
          <w:tcPr>
            <w:tcW w:w="0" w:type="auto"/>
          </w:tcPr>
          <w:p w14:paraId="47FBEB32" w14:textId="77777777" w:rsidR="00533FF9" w:rsidRDefault="00533FF9" w:rsidP="00533FF9">
            <w:pPr>
              <w:pStyle w:val="Compact"/>
            </w:pPr>
            <w:r>
              <w:t>subpopulation</w:t>
            </w:r>
          </w:p>
        </w:tc>
        <w:tc>
          <w:tcPr>
            <w:tcW w:w="0" w:type="auto"/>
          </w:tcPr>
          <w:p w14:paraId="267AAA58" w14:textId="77777777" w:rsidR="00533FF9" w:rsidRDefault="00533FF9" w:rsidP="00533FF9">
            <w:pPr>
              <w:pStyle w:val="Compact"/>
            </w:pPr>
            <w:r>
              <w:t>Bh subpopulation that consumes trehalose</w:t>
            </w:r>
          </w:p>
        </w:tc>
        <w:tc>
          <w:tcPr>
            <w:tcW w:w="0" w:type="auto"/>
          </w:tcPr>
          <w:p w14:paraId="4AE5A8E4"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7CA16E8F" w14:textId="77777777" w:rsidTr="00533FF9">
        <w:tc>
          <w:tcPr>
            <w:tcW w:w="0" w:type="auto"/>
          </w:tcPr>
          <w:p w14:paraId="29FDA45B"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c>
          <w:tcPr>
            <w:tcW w:w="0" w:type="auto"/>
          </w:tcPr>
          <w:p w14:paraId="0296F028" w14:textId="77777777" w:rsidR="00533FF9" w:rsidRDefault="00533FF9" w:rsidP="00533FF9">
            <w:pPr>
              <w:pStyle w:val="Compact"/>
            </w:pPr>
            <w:r>
              <w:t>subpopulation</w:t>
            </w:r>
          </w:p>
        </w:tc>
        <w:tc>
          <w:tcPr>
            <w:tcW w:w="0" w:type="auto"/>
          </w:tcPr>
          <w:p w14:paraId="7387F1BD" w14:textId="77777777" w:rsidR="00533FF9" w:rsidRDefault="00533FF9" w:rsidP="00533FF9">
            <w:pPr>
              <w:pStyle w:val="Compact"/>
            </w:pPr>
            <w:r>
              <w:t>Bh subpopulation that consumes glucose</w:t>
            </w:r>
          </w:p>
        </w:tc>
        <w:tc>
          <w:tcPr>
            <w:tcW w:w="0" w:type="auto"/>
          </w:tcPr>
          <w:p w14:paraId="4151DD3E"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A514F03" w14:textId="77777777" w:rsidTr="00533FF9">
        <w:tc>
          <w:tcPr>
            <w:tcW w:w="0" w:type="auto"/>
          </w:tcPr>
          <w:p w14:paraId="581B5863"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c</m:t>
                    </m:r>
                  </m:sub>
                </m:sSub>
              </m:oMath>
            </m:oMathPara>
          </w:p>
        </w:tc>
        <w:tc>
          <w:tcPr>
            <w:tcW w:w="0" w:type="auto"/>
          </w:tcPr>
          <w:p w14:paraId="2C1AB24C" w14:textId="77777777" w:rsidR="00533FF9" w:rsidRDefault="00533FF9" w:rsidP="00533FF9">
            <w:pPr>
              <w:pStyle w:val="Compact"/>
            </w:pPr>
            <w:r>
              <w:t>subpopulation</w:t>
            </w:r>
          </w:p>
        </w:tc>
        <w:tc>
          <w:tcPr>
            <w:tcW w:w="0" w:type="auto"/>
          </w:tcPr>
          <w:p w14:paraId="1736C968" w14:textId="77777777" w:rsidR="00533FF9" w:rsidRDefault="00533FF9" w:rsidP="00533FF9">
            <w:pPr>
              <w:pStyle w:val="Compact"/>
            </w:pPr>
            <w:r>
              <w:t>Bh inactive subpopulation</w:t>
            </w:r>
          </w:p>
        </w:tc>
        <w:tc>
          <w:tcPr>
            <w:tcW w:w="0" w:type="auto"/>
          </w:tcPr>
          <w:p w14:paraId="2BD94C4F"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3CFC8AD" w14:textId="77777777" w:rsidTr="00533FF9">
        <w:tc>
          <w:tcPr>
            <w:tcW w:w="0" w:type="auto"/>
          </w:tcPr>
          <w:p w14:paraId="2C50F78A"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d</m:t>
                    </m:r>
                  </m:sub>
                </m:sSub>
              </m:oMath>
            </m:oMathPara>
          </w:p>
        </w:tc>
        <w:tc>
          <w:tcPr>
            <w:tcW w:w="0" w:type="auto"/>
          </w:tcPr>
          <w:p w14:paraId="39352D9E" w14:textId="77777777" w:rsidR="00533FF9" w:rsidRDefault="00533FF9" w:rsidP="00533FF9">
            <w:pPr>
              <w:pStyle w:val="Compact"/>
            </w:pPr>
            <w:r>
              <w:t>subpopulation</w:t>
            </w:r>
          </w:p>
        </w:tc>
        <w:tc>
          <w:tcPr>
            <w:tcW w:w="0" w:type="auto"/>
          </w:tcPr>
          <w:p w14:paraId="4823E0FD" w14:textId="77777777" w:rsidR="00533FF9" w:rsidRDefault="00533FF9" w:rsidP="00533FF9">
            <w:pPr>
              <w:pStyle w:val="Compact"/>
            </w:pPr>
            <w:r>
              <w:t>Bh dead subpopulation</w:t>
            </w:r>
          </w:p>
        </w:tc>
        <w:tc>
          <w:tcPr>
            <w:tcW w:w="0" w:type="auto"/>
          </w:tcPr>
          <w:p w14:paraId="237B148A"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293126A4" w14:textId="77777777" w:rsidTr="00533FF9">
        <w:tc>
          <w:tcPr>
            <w:tcW w:w="0" w:type="auto"/>
          </w:tcPr>
          <w:p w14:paraId="155266D2"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e</m:t>
                    </m:r>
                  </m:sub>
                </m:sSub>
              </m:oMath>
            </m:oMathPara>
          </w:p>
        </w:tc>
        <w:tc>
          <w:tcPr>
            <w:tcW w:w="0" w:type="auto"/>
          </w:tcPr>
          <w:p w14:paraId="153F5531" w14:textId="77777777" w:rsidR="00533FF9" w:rsidRDefault="00533FF9" w:rsidP="00533FF9">
            <w:pPr>
              <w:pStyle w:val="Compact"/>
            </w:pPr>
            <w:r>
              <w:t>subpopulation</w:t>
            </w:r>
          </w:p>
        </w:tc>
        <w:tc>
          <w:tcPr>
            <w:tcW w:w="0" w:type="auto"/>
          </w:tcPr>
          <w:p w14:paraId="39B3F68B" w14:textId="77777777" w:rsidR="00533FF9" w:rsidRDefault="00533FF9" w:rsidP="00533FF9">
            <w:pPr>
              <w:pStyle w:val="Compact"/>
            </w:pPr>
            <w:r>
              <w:t>Bt subpopulation that consumes glucose</w:t>
            </w:r>
          </w:p>
        </w:tc>
        <w:tc>
          <w:tcPr>
            <w:tcW w:w="0" w:type="auto"/>
          </w:tcPr>
          <w:p w14:paraId="4805FFBF"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9800E29" w14:textId="77777777" w:rsidTr="00533FF9">
        <w:tc>
          <w:tcPr>
            <w:tcW w:w="0" w:type="auto"/>
          </w:tcPr>
          <w:p w14:paraId="5DA43CC4"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f</m:t>
                    </m:r>
                  </m:sub>
                </m:sSub>
              </m:oMath>
            </m:oMathPara>
          </w:p>
        </w:tc>
        <w:tc>
          <w:tcPr>
            <w:tcW w:w="0" w:type="auto"/>
          </w:tcPr>
          <w:p w14:paraId="00BC0738" w14:textId="77777777" w:rsidR="00533FF9" w:rsidRDefault="00533FF9" w:rsidP="00533FF9">
            <w:pPr>
              <w:pStyle w:val="Compact"/>
            </w:pPr>
            <w:r>
              <w:t>subpopulation</w:t>
            </w:r>
          </w:p>
        </w:tc>
        <w:tc>
          <w:tcPr>
            <w:tcW w:w="0" w:type="auto"/>
          </w:tcPr>
          <w:p w14:paraId="486DA4EB" w14:textId="77777777" w:rsidR="00533FF9" w:rsidRDefault="00533FF9" w:rsidP="00533FF9">
            <w:pPr>
              <w:pStyle w:val="Compact"/>
            </w:pPr>
            <w:r>
              <w:t>Bt subpopulation that consumes mannose</w:t>
            </w:r>
          </w:p>
        </w:tc>
        <w:tc>
          <w:tcPr>
            <w:tcW w:w="0" w:type="auto"/>
          </w:tcPr>
          <w:p w14:paraId="315CA058"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26051D0A" w14:textId="77777777" w:rsidTr="00533FF9">
        <w:tc>
          <w:tcPr>
            <w:tcW w:w="0" w:type="auto"/>
          </w:tcPr>
          <w:p w14:paraId="50AC0B97"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g</m:t>
                    </m:r>
                  </m:sub>
                </m:sSub>
              </m:oMath>
            </m:oMathPara>
          </w:p>
        </w:tc>
        <w:tc>
          <w:tcPr>
            <w:tcW w:w="0" w:type="auto"/>
          </w:tcPr>
          <w:p w14:paraId="734591BE" w14:textId="77777777" w:rsidR="00533FF9" w:rsidRDefault="00533FF9" w:rsidP="00533FF9">
            <w:pPr>
              <w:pStyle w:val="Compact"/>
            </w:pPr>
            <w:r>
              <w:t>subpopulation</w:t>
            </w:r>
          </w:p>
        </w:tc>
        <w:tc>
          <w:tcPr>
            <w:tcW w:w="0" w:type="auto"/>
          </w:tcPr>
          <w:p w14:paraId="4EF529D2" w14:textId="77777777" w:rsidR="00533FF9" w:rsidRDefault="00533FF9" w:rsidP="00533FF9">
            <w:pPr>
              <w:pStyle w:val="Compact"/>
            </w:pPr>
            <w:r>
              <w:t>Bt inactive subpopulation</w:t>
            </w:r>
          </w:p>
        </w:tc>
        <w:tc>
          <w:tcPr>
            <w:tcW w:w="0" w:type="auto"/>
          </w:tcPr>
          <w:p w14:paraId="2E524A9C"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DD62A0" w14:textId="77777777" w:rsidTr="00533FF9">
        <w:tc>
          <w:tcPr>
            <w:tcW w:w="0" w:type="auto"/>
          </w:tcPr>
          <w:p w14:paraId="2D37BE5C"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h</m:t>
                    </m:r>
                  </m:sub>
                </m:sSub>
              </m:oMath>
            </m:oMathPara>
          </w:p>
        </w:tc>
        <w:tc>
          <w:tcPr>
            <w:tcW w:w="0" w:type="auto"/>
          </w:tcPr>
          <w:p w14:paraId="4E8E8BF7" w14:textId="77777777" w:rsidR="00533FF9" w:rsidRDefault="00533FF9" w:rsidP="00533FF9">
            <w:pPr>
              <w:pStyle w:val="Compact"/>
            </w:pPr>
            <w:r>
              <w:t>subpopulation</w:t>
            </w:r>
          </w:p>
        </w:tc>
        <w:tc>
          <w:tcPr>
            <w:tcW w:w="0" w:type="auto"/>
          </w:tcPr>
          <w:p w14:paraId="4D9C5394" w14:textId="77777777" w:rsidR="00533FF9" w:rsidRDefault="00533FF9" w:rsidP="00533FF9">
            <w:pPr>
              <w:pStyle w:val="Compact"/>
            </w:pPr>
            <w:r>
              <w:t>Bt dead subpopulation</w:t>
            </w:r>
          </w:p>
        </w:tc>
        <w:tc>
          <w:tcPr>
            <w:tcW w:w="0" w:type="auto"/>
          </w:tcPr>
          <w:p w14:paraId="013F2E3C"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E403D5" w14:textId="77777777" w:rsidTr="00533FF9">
        <w:tc>
          <w:tcPr>
            <w:tcW w:w="0" w:type="auto"/>
          </w:tcPr>
          <w:p w14:paraId="1B1D8220"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0" w:type="auto"/>
          </w:tcPr>
          <w:p w14:paraId="5615B727" w14:textId="77777777" w:rsidR="00533FF9" w:rsidRDefault="00533FF9" w:rsidP="00533FF9">
            <w:pPr>
              <w:pStyle w:val="Compact"/>
            </w:pPr>
            <w:r>
              <w:t>subpopulation</w:t>
            </w:r>
          </w:p>
        </w:tc>
        <w:tc>
          <w:tcPr>
            <w:tcW w:w="0" w:type="auto"/>
          </w:tcPr>
          <w:p w14:paraId="1A202F7B" w14:textId="77777777" w:rsidR="00533FF9" w:rsidRDefault="00533FF9" w:rsidP="00533FF9">
            <w:pPr>
              <w:pStyle w:val="Compact"/>
            </w:pPr>
            <w:r>
              <w:t>Ri subpopulation that consumes glucose</w:t>
            </w:r>
          </w:p>
        </w:tc>
        <w:tc>
          <w:tcPr>
            <w:tcW w:w="0" w:type="auto"/>
          </w:tcPr>
          <w:p w14:paraId="5FCA5321"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C9173C" w14:textId="77777777" w:rsidTr="00533FF9">
        <w:tc>
          <w:tcPr>
            <w:tcW w:w="0" w:type="auto"/>
          </w:tcPr>
          <w:p w14:paraId="19740355"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j</m:t>
                    </m:r>
                  </m:sub>
                </m:sSub>
              </m:oMath>
            </m:oMathPara>
          </w:p>
        </w:tc>
        <w:tc>
          <w:tcPr>
            <w:tcW w:w="0" w:type="auto"/>
          </w:tcPr>
          <w:p w14:paraId="12B09E96" w14:textId="77777777" w:rsidR="00533FF9" w:rsidRDefault="00533FF9" w:rsidP="00533FF9">
            <w:pPr>
              <w:pStyle w:val="Compact"/>
            </w:pPr>
            <w:r>
              <w:t>subpopulation</w:t>
            </w:r>
          </w:p>
        </w:tc>
        <w:tc>
          <w:tcPr>
            <w:tcW w:w="0" w:type="auto"/>
          </w:tcPr>
          <w:p w14:paraId="1CC097A4" w14:textId="77777777" w:rsidR="00533FF9" w:rsidRDefault="00533FF9" w:rsidP="00533FF9">
            <w:pPr>
              <w:pStyle w:val="Compact"/>
            </w:pPr>
            <w:r>
              <w:t>Ri subpopulation that consumes lactate and acetate</w:t>
            </w:r>
          </w:p>
        </w:tc>
        <w:tc>
          <w:tcPr>
            <w:tcW w:w="0" w:type="auto"/>
          </w:tcPr>
          <w:p w14:paraId="23863C6E"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38B2422F" w14:textId="77777777" w:rsidTr="00533FF9">
        <w:tc>
          <w:tcPr>
            <w:tcW w:w="0" w:type="auto"/>
          </w:tcPr>
          <w:p w14:paraId="108D3962"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0" w:type="auto"/>
          </w:tcPr>
          <w:p w14:paraId="14DF1D53" w14:textId="77777777" w:rsidR="00533FF9" w:rsidRDefault="00533FF9" w:rsidP="00533FF9">
            <w:pPr>
              <w:pStyle w:val="Compact"/>
            </w:pPr>
            <w:r>
              <w:t>subpopulation</w:t>
            </w:r>
          </w:p>
        </w:tc>
        <w:tc>
          <w:tcPr>
            <w:tcW w:w="0" w:type="auto"/>
          </w:tcPr>
          <w:p w14:paraId="4E74BFE2" w14:textId="77777777" w:rsidR="00533FF9" w:rsidRDefault="00533FF9" w:rsidP="00533FF9">
            <w:pPr>
              <w:pStyle w:val="Compact"/>
            </w:pPr>
            <w:r>
              <w:t>Ri inactive subpopulation</w:t>
            </w:r>
          </w:p>
        </w:tc>
        <w:tc>
          <w:tcPr>
            <w:tcW w:w="0" w:type="auto"/>
          </w:tcPr>
          <w:p w14:paraId="6FF22CEC"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C464D97" w14:textId="77777777" w:rsidTr="00533FF9">
        <w:tc>
          <w:tcPr>
            <w:tcW w:w="0" w:type="auto"/>
          </w:tcPr>
          <w:p w14:paraId="29A1E702"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l</m:t>
                    </m:r>
                  </m:sub>
                </m:sSub>
              </m:oMath>
            </m:oMathPara>
          </w:p>
        </w:tc>
        <w:tc>
          <w:tcPr>
            <w:tcW w:w="0" w:type="auto"/>
          </w:tcPr>
          <w:p w14:paraId="4327FAB6" w14:textId="77777777" w:rsidR="00533FF9" w:rsidRDefault="00533FF9" w:rsidP="00533FF9">
            <w:pPr>
              <w:pStyle w:val="Compact"/>
            </w:pPr>
            <w:r>
              <w:t>subpopulation</w:t>
            </w:r>
          </w:p>
        </w:tc>
        <w:tc>
          <w:tcPr>
            <w:tcW w:w="0" w:type="auto"/>
          </w:tcPr>
          <w:p w14:paraId="6FCA00CA" w14:textId="77777777" w:rsidR="00533FF9" w:rsidRDefault="00533FF9" w:rsidP="00533FF9">
            <w:pPr>
              <w:pStyle w:val="Compact"/>
            </w:pPr>
            <w:r>
              <w:t>Ri dead subpopulation</w:t>
            </w:r>
          </w:p>
        </w:tc>
        <w:tc>
          <w:tcPr>
            <w:tcW w:w="0" w:type="auto"/>
          </w:tcPr>
          <w:p w14:paraId="338D3C12"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1CCB6048" w14:textId="77777777" w:rsidTr="00533FF9">
        <w:tc>
          <w:tcPr>
            <w:tcW w:w="0" w:type="auto"/>
          </w:tcPr>
          <w:p w14:paraId="401B6589"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0" w:type="auto"/>
          </w:tcPr>
          <w:p w14:paraId="7612FDC7" w14:textId="77777777" w:rsidR="00533FF9" w:rsidRDefault="00533FF9" w:rsidP="00533FF9">
            <w:pPr>
              <w:pStyle w:val="Compact"/>
            </w:pPr>
            <w:r>
              <w:t>metabolite</w:t>
            </w:r>
          </w:p>
        </w:tc>
        <w:tc>
          <w:tcPr>
            <w:tcW w:w="0" w:type="auto"/>
          </w:tcPr>
          <w:p w14:paraId="519EA04C" w14:textId="77777777" w:rsidR="00533FF9" w:rsidRDefault="00533FF9" w:rsidP="00533FF9">
            <w:pPr>
              <w:pStyle w:val="Compact"/>
            </w:pPr>
            <w:r>
              <w:t>trehalose</w:t>
            </w:r>
          </w:p>
        </w:tc>
        <w:tc>
          <w:tcPr>
            <w:tcW w:w="0" w:type="auto"/>
          </w:tcPr>
          <w:p w14:paraId="4D7857C1" w14:textId="77777777" w:rsidR="00533FF9" w:rsidRDefault="00533FF9" w:rsidP="00533FF9">
            <w:pPr>
              <w:pStyle w:val="Compact"/>
            </w:pPr>
            <m:oMathPara>
              <m:oMath>
                <m:r>
                  <w:rPr>
                    <w:rFonts w:ascii="Cambria Math" w:hAnsi="Cambria Math"/>
                  </w:rPr>
                  <m:t>mM</m:t>
                </m:r>
              </m:oMath>
            </m:oMathPara>
          </w:p>
        </w:tc>
      </w:tr>
      <w:tr w:rsidR="00533FF9" w14:paraId="2F178CBD" w14:textId="77777777" w:rsidTr="00533FF9">
        <w:tc>
          <w:tcPr>
            <w:tcW w:w="0" w:type="auto"/>
          </w:tcPr>
          <w:p w14:paraId="4139637A"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0" w:type="auto"/>
          </w:tcPr>
          <w:p w14:paraId="51AA176F" w14:textId="77777777" w:rsidR="00533FF9" w:rsidRDefault="00533FF9" w:rsidP="00533FF9">
            <w:pPr>
              <w:pStyle w:val="Compact"/>
            </w:pPr>
            <w:r>
              <w:t>metabolite</w:t>
            </w:r>
          </w:p>
        </w:tc>
        <w:tc>
          <w:tcPr>
            <w:tcW w:w="0" w:type="auto"/>
          </w:tcPr>
          <w:p w14:paraId="0551EE8B" w14:textId="77777777" w:rsidR="00533FF9" w:rsidRDefault="00533FF9" w:rsidP="00533FF9">
            <w:pPr>
              <w:pStyle w:val="Compact"/>
            </w:pPr>
            <w:r>
              <w:t>pyruvate</w:t>
            </w:r>
          </w:p>
        </w:tc>
        <w:tc>
          <w:tcPr>
            <w:tcW w:w="0" w:type="auto"/>
          </w:tcPr>
          <w:p w14:paraId="33390F95" w14:textId="77777777" w:rsidR="00533FF9" w:rsidRDefault="00533FF9" w:rsidP="00533FF9">
            <w:pPr>
              <w:pStyle w:val="Compact"/>
            </w:pPr>
            <m:oMathPara>
              <m:oMath>
                <m:r>
                  <w:rPr>
                    <w:rFonts w:ascii="Cambria Math" w:hAnsi="Cambria Math"/>
                  </w:rPr>
                  <m:t>mM</m:t>
                </m:r>
              </m:oMath>
            </m:oMathPara>
          </w:p>
        </w:tc>
      </w:tr>
      <w:tr w:rsidR="00533FF9" w14:paraId="552789DC" w14:textId="77777777" w:rsidTr="00533FF9">
        <w:tc>
          <w:tcPr>
            <w:tcW w:w="0" w:type="auto"/>
          </w:tcPr>
          <w:p w14:paraId="357EFEAF"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0" w:type="auto"/>
          </w:tcPr>
          <w:p w14:paraId="63FD591D" w14:textId="77777777" w:rsidR="00533FF9" w:rsidRDefault="00533FF9" w:rsidP="00533FF9">
            <w:pPr>
              <w:pStyle w:val="Compact"/>
            </w:pPr>
            <w:r>
              <w:t>metabolite</w:t>
            </w:r>
          </w:p>
        </w:tc>
        <w:tc>
          <w:tcPr>
            <w:tcW w:w="0" w:type="auto"/>
          </w:tcPr>
          <w:p w14:paraId="095089B3" w14:textId="77777777" w:rsidR="00533FF9" w:rsidRDefault="00533FF9" w:rsidP="00533FF9">
            <w:pPr>
              <w:pStyle w:val="Compact"/>
            </w:pPr>
            <w:r>
              <w:t>glucose</w:t>
            </w:r>
          </w:p>
        </w:tc>
        <w:tc>
          <w:tcPr>
            <w:tcW w:w="0" w:type="auto"/>
          </w:tcPr>
          <w:p w14:paraId="71BF5B89" w14:textId="77777777" w:rsidR="00533FF9" w:rsidRDefault="00533FF9" w:rsidP="00533FF9">
            <w:pPr>
              <w:pStyle w:val="Compact"/>
            </w:pPr>
            <m:oMathPara>
              <m:oMath>
                <m:r>
                  <w:rPr>
                    <w:rFonts w:ascii="Cambria Math" w:hAnsi="Cambria Math"/>
                  </w:rPr>
                  <m:t>mM</m:t>
                </m:r>
              </m:oMath>
            </m:oMathPara>
          </w:p>
        </w:tc>
      </w:tr>
      <w:tr w:rsidR="00533FF9" w14:paraId="1E37D8E6" w14:textId="77777777" w:rsidTr="00533FF9">
        <w:tc>
          <w:tcPr>
            <w:tcW w:w="0" w:type="auto"/>
          </w:tcPr>
          <w:p w14:paraId="68E096C2"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4</m:t>
                    </m:r>
                  </m:sub>
                </m:sSub>
              </m:oMath>
            </m:oMathPara>
          </w:p>
        </w:tc>
        <w:tc>
          <w:tcPr>
            <w:tcW w:w="0" w:type="auto"/>
          </w:tcPr>
          <w:p w14:paraId="0B048884" w14:textId="77777777" w:rsidR="00533FF9" w:rsidRDefault="00533FF9" w:rsidP="00533FF9">
            <w:pPr>
              <w:pStyle w:val="Compact"/>
            </w:pPr>
            <w:r>
              <w:t>metabolite</w:t>
            </w:r>
          </w:p>
        </w:tc>
        <w:tc>
          <w:tcPr>
            <w:tcW w:w="0" w:type="auto"/>
          </w:tcPr>
          <w:p w14:paraId="47F5E2FB" w14:textId="77777777" w:rsidR="00533FF9" w:rsidRDefault="00533FF9" w:rsidP="00533FF9">
            <w:pPr>
              <w:pStyle w:val="Compact"/>
            </w:pPr>
            <w:r>
              <w:t>glutamate</w:t>
            </w:r>
          </w:p>
        </w:tc>
        <w:tc>
          <w:tcPr>
            <w:tcW w:w="0" w:type="auto"/>
          </w:tcPr>
          <w:p w14:paraId="3F118569" w14:textId="77777777" w:rsidR="00533FF9" w:rsidRDefault="00533FF9" w:rsidP="00533FF9">
            <w:pPr>
              <w:pStyle w:val="Compact"/>
            </w:pPr>
            <m:oMathPara>
              <m:oMath>
                <m:r>
                  <w:rPr>
                    <w:rFonts w:ascii="Cambria Math" w:hAnsi="Cambria Math"/>
                  </w:rPr>
                  <m:t>mM</m:t>
                </m:r>
              </m:oMath>
            </m:oMathPara>
          </w:p>
        </w:tc>
      </w:tr>
      <w:tr w:rsidR="00533FF9" w14:paraId="34ECB9E4" w14:textId="77777777" w:rsidTr="00533FF9">
        <w:tc>
          <w:tcPr>
            <w:tcW w:w="0" w:type="auto"/>
          </w:tcPr>
          <w:p w14:paraId="5F88BB88"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tc>
        <w:tc>
          <w:tcPr>
            <w:tcW w:w="0" w:type="auto"/>
          </w:tcPr>
          <w:p w14:paraId="1B8F314B" w14:textId="77777777" w:rsidR="00533FF9" w:rsidRDefault="00533FF9" w:rsidP="00533FF9">
            <w:pPr>
              <w:pStyle w:val="Compact"/>
            </w:pPr>
            <w:r>
              <w:t>metabolite</w:t>
            </w:r>
          </w:p>
        </w:tc>
        <w:tc>
          <w:tcPr>
            <w:tcW w:w="0" w:type="auto"/>
          </w:tcPr>
          <w:p w14:paraId="5F62B866" w14:textId="77777777" w:rsidR="00533FF9" w:rsidRDefault="00533FF9" w:rsidP="00533FF9">
            <w:pPr>
              <w:pStyle w:val="Compact"/>
            </w:pPr>
            <w:r>
              <w:t>lactate</w:t>
            </w:r>
          </w:p>
        </w:tc>
        <w:tc>
          <w:tcPr>
            <w:tcW w:w="0" w:type="auto"/>
          </w:tcPr>
          <w:p w14:paraId="69491D0F" w14:textId="77777777" w:rsidR="00533FF9" w:rsidRDefault="00533FF9" w:rsidP="00533FF9">
            <w:pPr>
              <w:pStyle w:val="Compact"/>
            </w:pPr>
            <m:oMathPara>
              <m:oMath>
                <m:r>
                  <w:rPr>
                    <w:rFonts w:ascii="Cambria Math" w:hAnsi="Cambria Math"/>
                  </w:rPr>
                  <m:t>mM</m:t>
                </m:r>
              </m:oMath>
            </m:oMathPara>
          </w:p>
        </w:tc>
      </w:tr>
      <w:tr w:rsidR="00533FF9" w14:paraId="51BCDF0A" w14:textId="77777777" w:rsidTr="00533FF9">
        <w:tc>
          <w:tcPr>
            <w:tcW w:w="0" w:type="auto"/>
          </w:tcPr>
          <w:p w14:paraId="78A439D0"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tc>
        <w:tc>
          <w:tcPr>
            <w:tcW w:w="0" w:type="auto"/>
          </w:tcPr>
          <w:p w14:paraId="4F4AE689" w14:textId="77777777" w:rsidR="00533FF9" w:rsidRDefault="00533FF9" w:rsidP="00533FF9">
            <w:pPr>
              <w:pStyle w:val="Compact"/>
            </w:pPr>
            <w:r>
              <w:t>metabolite</w:t>
            </w:r>
          </w:p>
        </w:tc>
        <w:tc>
          <w:tcPr>
            <w:tcW w:w="0" w:type="auto"/>
          </w:tcPr>
          <w:p w14:paraId="077AE6EC" w14:textId="77777777" w:rsidR="00533FF9" w:rsidRDefault="00533FF9" w:rsidP="00533FF9">
            <w:pPr>
              <w:pStyle w:val="Compact"/>
            </w:pPr>
            <w:r>
              <w:t>acetate</w:t>
            </w:r>
          </w:p>
        </w:tc>
        <w:tc>
          <w:tcPr>
            <w:tcW w:w="0" w:type="auto"/>
          </w:tcPr>
          <w:p w14:paraId="10F99459" w14:textId="77777777" w:rsidR="00533FF9" w:rsidRDefault="00533FF9" w:rsidP="00533FF9">
            <w:pPr>
              <w:pStyle w:val="Compact"/>
            </w:pPr>
            <m:oMathPara>
              <m:oMath>
                <m:r>
                  <w:rPr>
                    <w:rFonts w:ascii="Cambria Math" w:hAnsi="Cambria Math"/>
                  </w:rPr>
                  <m:t>mM</m:t>
                </m:r>
              </m:oMath>
            </m:oMathPara>
          </w:p>
        </w:tc>
      </w:tr>
      <w:tr w:rsidR="00533FF9" w14:paraId="2DDC9E20" w14:textId="77777777" w:rsidTr="00533FF9">
        <w:tc>
          <w:tcPr>
            <w:tcW w:w="0" w:type="auto"/>
          </w:tcPr>
          <w:p w14:paraId="55C57220"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7</m:t>
                    </m:r>
                  </m:sub>
                </m:sSub>
              </m:oMath>
            </m:oMathPara>
          </w:p>
        </w:tc>
        <w:tc>
          <w:tcPr>
            <w:tcW w:w="0" w:type="auto"/>
          </w:tcPr>
          <w:p w14:paraId="12B81A42" w14:textId="77777777" w:rsidR="00533FF9" w:rsidRDefault="00533FF9" w:rsidP="00533FF9">
            <w:pPr>
              <w:pStyle w:val="Compact"/>
            </w:pPr>
            <w:r>
              <w:t>metabolite</w:t>
            </w:r>
          </w:p>
        </w:tc>
        <w:tc>
          <w:tcPr>
            <w:tcW w:w="0" w:type="auto"/>
          </w:tcPr>
          <w:p w14:paraId="3BD40748" w14:textId="77777777" w:rsidR="00533FF9" w:rsidRDefault="00533FF9" w:rsidP="00533FF9">
            <w:pPr>
              <w:pStyle w:val="Compact"/>
            </w:pPr>
            <w:r>
              <w:t>mannose</w:t>
            </w:r>
          </w:p>
        </w:tc>
        <w:tc>
          <w:tcPr>
            <w:tcW w:w="0" w:type="auto"/>
          </w:tcPr>
          <w:p w14:paraId="50281C90" w14:textId="77777777" w:rsidR="00533FF9" w:rsidRDefault="00533FF9" w:rsidP="00533FF9">
            <w:pPr>
              <w:pStyle w:val="Compact"/>
            </w:pPr>
            <m:oMathPara>
              <m:oMath>
                <m:r>
                  <w:rPr>
                    <w:rFonts w:ascii="Cambria Math" w:hAnsi="Cambria Math"/>
                  </w:rPr>
                  <m:t>mM</m:t>
                </m:r>
              </m:oMath>
            </m:oMathPara>
          </w:p>
        </w:tc>
      </w:tr>
      <w:tr w:rsidR="00533FF9" w14:paraId="7E792926" w14:textId="77777777" w:rsidTr="00533FF9">
        <w:tc>
          <w:tcPr>
            <w:tcW w:w="0" w:type="auto"/>
          </w:tcPr>
          <w:p w14:paraId="03AAF4FD"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8</m:t>
                    </m:r>
                  </m:sub>
                </m:sSub>
              </m:oMath>
            </m:oMathPara>
          </w:p>
        </w:tc>
        <w:tc>
          <w:tcPr>
            <w:tcW w:w="0" w:type="auto"/>
          </w:tcPr>
          <w:p w14:paraId="50854CB3" w14:textId="77777777" w:rsidR="00533FF9" w:rsidRDefault="00533FF9" w:rsidP="00533FF9">
            <w:pPr>
              <w:pStyle w:val="Compact"/>
            </w:pPr>
            <w:r>
              <w:t>metabolite</w:t>
            </w:r>
          </w:p>
        </w:tc>
        <w:tc>
          <w:tcPr>
            <w:tcW w:w="0" w:type="auto"/>
          </w:tcPr>
          <w:p w14:paraId="24DC511C" w14:textId="77777777" w:rsidR="00533FF9" w:rsidRDefault="00533FF9" w:rsidP="00533FF9">
            <w:pPr>
              <w:pStyle w:val="Compact"/>
            </w:pPr>
            <w:r>
              <w:t>succinate</w:t>
            </w:r>
          </w:p>
        </w:tc>
        <w:tc>
          <w:tcPr>
            <w:tcW w:w="0" w:type="auto"/>
          </w:tcPr>
          <w:p w14:paraId="33207018" w14:textId="77777777" w:rsidR="00533FF9" w:rsidRDefault="00533FF9" w:rsidP="00533FF9">
            <w:pPr>
              <w:pStyle w:val="Compact"/>
            </w:pPr>
            <m:oMathPara>
              <m:oMath>
                <m:r>
                  <w:rPr>
                    <w:rFonts w:ascii="Cambria Math" w:hAnsi="Cambria Math"/>
                  </w:rPr>
                  <m:t>mM</m:t>
                </m:r>
              </m:oMath>
            </m:oMathPara>
          </w:p>
        </w:tc>
      </w:tr>
      <w:tr w:rsidR="00533FF9" w14:paraId="1ED39791" w14:textId="77777777" w:rsidTr="00533FF9">
        <w:tc>
          <w:tcPr>
            <w:tcW w:w="0" w:type="auto"/>
          </w:tcPr>
          <w:p w14:paraId="092C8E3E"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9</m:t>
                    </m:r>
                  </m:sub>
                </m:sSub>
              </m:oMath>
            </m:oMathPara>
          </w:p>
        </w:tc>
        <w:tc>
          <w:tcPr>
            <w:tcW w:w="0" w:type="auto"/>
          </w:tcPr>
          <w:p w14:paraId="0D59A8AF" w14:textId="77777777" w:rsidR="00533FF9" w:rsidRDefault="00533FF9" w:rsidP="00533FF9">
            <w:pPr>
              <w:pStyle w:val="Compact"/>
            </w:pPr>
            <w:r>
              <w:t>metabolite</w:t>
            </w:r>
          </w:p>
        </w:tc>
        <w:tc>
          <w:tcPr>
            <w:tcW w:w="0" w:type="auto"/>
          </w:tcPr>
          <w:p w14:paraId="43A8F1FA" w14:textId="77777777" w:rsidR="00533FF9" w:rsidRDefault="00533FF9" w:rsidP="00533FF9">
            <w:pPr>
              <w:pStyle w:val="Compact"/>
            </w:pPr>
            <w:r>
              <w:t>formate</w:t>
            </w:r>
          </w:p>
        </w:tc>
        <w:tc>
          <w:tcPr>
            <w:tcW w:w="0" w:type="auto"/>
          </w:tcPr>
          <w:p w14:paraId="4357EAB2" w14:textId="77777777" w:rsidR="00533FF9" w:rsidRDefault="00533FF9" w:rsidP="00533FF9">
            <w:pPr>
              <w:pStyle w:val="Compact"/>
            </w:pPr>
            <m:oMathPara>
              <m:oMath>
                <m:r>
                  <w:rPr>
                    <w:rFonts w:ascii="Cambria Math" w:hAnsi="Cambria Math"/>
                  </w:rPr>
                  <m:t>mM</m:t>
                </m:r>
              </m:oMath>
            </m:oMathPara>
          </w:p>
        </w:tc>
      </w:tr>
      <w:tr w:rsidR="00533FF9" w14:paraId="206898A1" w14:textId="77777777" w:rsidTr="00533FF9">
        <w:tc>
          <w:tcPr>
            <w:tcW w:w="0" w:type="auto"/>
          </w:tcPr>
          <w:p w14:paraId="366A548B"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10</m:t>
                    </m:r>
                  </m:sub>
                </m:sSub>
              </m:oMath>
            </m:oMathPara>
          </w:p>
        </w:tc>
        <w:tc>
          <w:tcPr>
            <w:tcW w:w="0" w:type="auto"/>
          </w:tcPr>
          <w:p w14:paraId="283A1B2F" w14:textId="77777777" w:rsidR="00533FF9" w:rsidRDefault="00533FF9" w:rsidP="00533FF9">
            <w:pPr>
              <w:pStyle w:val="Compact"/>
            </w:pPr>
            <w:r>
              <w:t>metabolite</w:t>
            </w:r>
          </w:p>
        </w:tc>
        <w:tc>
          <w:tcPr>
            <w:tcW w:w="0" w:type="auto"/>
          </w:tcPr>
          <w:p w14:paraId="5831A6E0" w14:textId="77777777" w:rsidR="00533FF9" w:rsidRDefault="00533FF9" w:rsidP="00533FF9">
            <w:pPr>
              <w:pStyle w:val="Compact"/>
            </w:pPr>
            <w:r>
              <w:t>butyrate</w:t>
            </w:r>
          </w:p>
        </w:tc>
        <w:tc>
          <w:tcPr>
            <w:tcW w:w="0" w:type="auto"/>
          </w:tcPr>
          <w:p w14:paraId="03DBC030" w14:textId="77777777" w:rsidR="00533FF9" w:rsidRDefault="00533FF9" w:rsidP="00533FF9">
            <w:pPr>
              <w:pStyle w:val="Compact"/>
            </w:pPr>
            <m:oMathPara>
              <m:oMath>
                <m:r>
                  <w:rPr>
                    <w:rFonts w:ascii="Cambria Math" w:hAnsi="Cambria Math"/>
                  </w:rPr>
                  <m:t>mM</m:t>
                </m:r>
              </m:oMath>
            </m:oMathPara>
          </w:p>
        </w:tc>
      </w:tr>
      <w:tr w:rsidR="00533FF9" w14:paraId="56E1A87B" w14:textId="77777777" w:rsidTr="00533FF9">
        <w:tc>
          <w:tcPr>
            <w:tcW w:w="0" w:type="auto"/>
          </w:tcPr>
          <w:p w14:paraId="67B40BE3" w14:textId="77777777" w:rsidR="00533FF9" w:rsidRDefault="00533FF9" w:rsidP="00533FF9">
            <w:pPr>
              <w:pStyle w:val="Compact"/>
            </w:pPr>
            <w:r>
              <w:t>pH</w:t>
            </w:r>
          </w:p>
        </w:tc>
        <w:tc>
          <w:tcPr>
            <w:tcW w:w="0" w:type="auto"/>
          </w:tcPr>
          <w:p w14:paraId="0138F489" w14:textId="77777777" w:rsidR="00533FF9" w:rsidRDefault="00533FF9" w:rsidP="00533FF9">
            <w:pPr>
              <w:pStyle w:val="Compact"/>
            </w:pPr>
            <w:r>
              <w:t>pH</w:t>
            </w:r>
          </w:p>
        </w:tc>
        <w:tc>
          <w:tcPr>
            <w:tcW w:w="0" w:type="auto"/>
          </w:tcPr>
          <w:p w14:paraId="0109E2EC" w14:textId="77777777" w:rsidR="00533FF9" w:rsidRDefault="00533FF9" w:rsidP="00533FF9">
            <w:pPr>
              <w:pStyle w:val="Compact"/>
            </w:pPr>
            <w:r>
              <w:t>potential of hydrogen</w:t>
            </w:r>
          </w:p>
        </w:tc>
        <w:tc>
          <w:tcPr>
            <w:tcW w:w="0" w:type="auto"/>
          </w:tcPr>
          <w:p w14:paraId="73531F38" w14:textId="77777777" w:rsidR="00533FF9" w:rsidRDefault="00533FF9" w:rsidP="00533FF9">
            <w:pPr>
              <w:pStyle w:val="Compact"/>
            </w:pPr>
          </w:p>
        </w:tc>
      </w:tr>
    </w:tbl>
    <w:p w14:paraId="6B2049FA" w14:textId="77777777" w:rsidR="005C3C29" w:rsidRDefault="005C3C29" w:rsidP="00533FF9">
      <w:pPr>
        <w:pStyle w:val="Titre3"/>
      </w:pPr>
      <w:bookmarkStart w:id="34" w:name="equations"/>
      <w:bookmarkEnd w:id="33"/>
    </w:p>
    <w:p w14:paraId="2A094F07" w14:textId="156BFEF2" w:rsidR="00533FF9" w:rsidRPr="005C3C29" w:rsidRDefault="00533FF9" w:rsidP="00533FF9">
      <w:pPr>
        <w:pStyle w:val="Titre3"/>
        <w:rPr>
          <w:color w:val="auto"/>
        </w:rPr>
      </w:pPr>
      <w:r w:rsidRPr="005C3C29">
        <w:rPr>
          <w:color w:val="auto"/>
        </w:rPr>
        <w:t>Equations</w:t>
      </w:r>
    </w:p>
    <w:p w14:paraId="422978F0" w14:textId="77777777" w:rsidR="00533FF9" w:rsidRDefault="00533FF9" w:rsidP="00533FF9">
      <w:pPr>
        <w:pStyle w:val="FirstParagraph"/>
      </w:pPr>
      <w:r>
        <w:br/>
      </w:r>
    </w:p>
    <w:bookmarkStart w:id="35" w:name="𝑥-𝑎"/>
    <w:bookmarkEnd w:id="34"/>
    <w:p w14:paraId="4C116E45" w14:textId="77777777" w:rsidR="00533FF9" w:rsidRPr="005C3C2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a</m:t>
              </m:r>
            </m:sub>
          </m:sSub>
        </m:oMath>
      </m:oMathPara>
    </w:p>
    <w:p w14:paraId="53C03A29" w14:textId="77777777" w:rsidR="00533FF9" w:rsidRDefault="00533FF9" w:rsidP="00533FF9">
      <w:pPr>
        <w:pStyle w:val="FirstParagraph"/>
      </w:pPr>
    </w:p>
    <w:tbl>
      <w:tblPr>
        <w:tblStyle w:val="Table"/>
        <w:tblW w:w="0" w:type="auto"/>
        <w:tblLook w:val="0020" w:firstRow="1" w:lastRow="0" w:firstColumn="0" w:lastColumn="0" w:noHBand="0" w:noVBand="0"/>
      </w:tblPr>
      <w:tblGrid>
        <w:gridCol w:w="4837"/>
        <w:gridCol w:w="716"/>
        <w:gridCol w:w="1047"/>
        <w:gridCol w:w="2760"/>
      </w:tblGrid>
      <w:tr w:rsidR="00DF3030" w14:paraId="0B2B84B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108422B8" w14:textId="77777777" w:rsidR="00533FF9" w:rsidRDefault="00533FF9" w:rsidP="00533FF9">
            <w:pPr>
              <w:pStyle w:val="Compact"/>
            </w:pPr>
            <w:r>
              <w:t>diagram</w:t>
            </w:r>
          </w:p>
        </w:tc>
        <w:tc>
          <w:tcPr>
            <w:tcW w:w="0" w:type="auto"/>
          </w:tcPr>
          <w:p w14:paraId="3834AEEE" w14:textId="77777777" w:rsidR="00533FF9" w:rsidRDefault="00533FF9" w:rsidP="00533FF9">
            <w:pPr>
              <w:pStyle w:val="Compact"/>
            </w:pPr>
            <w:r>
              <w:t>state</w:t>
            </w:r>
          </w:p>
        </w:tc>
        <w:tc>
          <w:tcPr>
            <w:tcW w:w="0" w:type="auto"/>
          </w:tcPr>
          <w:p w14:paraId="5827C23E" w14:textId="77777777" w:rsidR="00533FF9" w:rsidRDefault="00533FF9" w:rsidP="00533FF9">
            <w:pPr>
              <w:pStyle w:val="Compact"/>
            </w:pPr>
            <w:r>
              <w:t>unit</w:t>
            </w:r>
          </w:p>
        </w:tc>
        <w:tc>
          <w:tcPr>
            <w:tcW w:w="0" w:type="auto"/>
          </w:tcPr>
          <w:p w14:paraId="08539FF1" w14:textId="77777777" w:rsidR="00533FF9" w:rsidRDefault="00533FF9" w:rsidP="00533FF9">
            <w:pPr>
              <w:pStyle w:val="Compact"/>
            </w:pPr>
            <w:r>
              <w:t>description</w:t>
            </w:r>
          </w:p>
        </w:tc>
      </w:tr>
      <w:tr w:rsidR="00DF3030" w14:paraId="67ADD292" w14:textId="77777777" w:rsidTr="00533FF9">
        <w:tc>
          <w:tcPr>
            <w:tcW w:w="0" w:type="auto"/>
          </w:tcPr>
          <w:p w14:paraId="1F903C99" w14:textId="1BFAF7BA" w:rsidR="00533FF9" w:rsidRDefault="00DF3030" w:rsidP="00533FF9">
            <w:pPr>
              <w:pStyle w:val="Compact"/>
            </w:pPr>
            <w:r>
              <w:rPr>
                <w:noProof/>
                <w:lang w:val="fr-FR" w:eastAsia="fr-FR"/>
              </w:rPr>
              <w:drawing>
                <wp:inline distT="0" distB="0" distL="0" distR="0" wp14:anchorId="05FE55D8" wp14:editId="6B87DB12">
                  <wp:extent cx="2934586" cy="2208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_a.png"/>
                          <pic:cNvPicPr/>
                        </pic:nvPicPr>
                        <pic:blipFill>
                          <a:blip r:embed="rId20">
                            <a:extLst>
                              <a:ext uri="{28A0092B-C50C-407E-A947-70E740481C1C}">
                                <a14:useLocalDpi xmlns:a14="http://schemas.microsoft.com/office/drawing/2010/main" val="0"/>
                              </a:ext>
                            </a:extLst>
                          </a:blip>
                          <a:stretch>
                            <a:fillRect/>
                          </a:stretch>
                        </pic:blipFill>
                        <pic:spPr>
                          <a:xfrm>
                            <a:off x="0" y="0"/>
                            <a:ext cx="2963176" cy="2229529"/>
                          </a:xfrm>
                          <a:prstGeom prst="rect">
                            <a:avLst/>
                          </a:prstGeom>
                        </pic:spPr>
                      </pic:pic>
                    </a:graphicData>
                  </a:graphic>
                </wp:inline>
              </w:drawing>
            </w:r>
          </w:p>
        </w:tc>
        <w:tc>
          <w:tcPr>
            <w:tcW w:w="0" w:type="auto"/>
          </w:tcPr>
          <w:p w14:paraId="7B718FAC"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a</m:t>
                    </m:r>
                  </m:sub>
                </m:sSub>
              </m:oMath>
            </m:oMathPara>
          </w:p>
        </w:tc>
        <w:tc>
          <w:tcPr>
            <w:tcW w:w="0" w:type="auto"/>
          </w:tcPr>
          <w:p w14:paraId="4EA1AE5F"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2BAB5A24" w14:textId="77777777" w:rsidR="00533FF9" w:rsidRDefault="00533FF9" w:rsidP="00533FF9">
            <w:pPr>
              <w:pStyle w:val="Compact"/>
            </w:pPr>
            <w:r>
              <w:t>live Bh subpopulation that grows on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bl>
    <w:p w14:paraId="0933AEAC" w14:textId="1C3C3D75" w:rsidR="00533FF9" w:rsidRDefault="00533FF9" w:rsidP="00533FF9">
      <w:pPr>
        <w:pStyle w:val="Corpsdetexte"/>
      </w:pPr>
    </w:p>
    <w:p w14:paraId="4E0E64FB" w14:textId="7B3BF3EE" w:rsidR="00DF3030" w:rsidRPr="00DF3030" w:rsidRDefault="004F61AD" w:rsidP="00533FF9">
      <w:pPr>
        <w:pStyle w:val="Corpsdetexte"/>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a</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7742B974" w14:textId="77777777" w:rsidR="00533FF9" w:rsidRDefault="00533FF9" w:rsidP="00533FF9">
      <w:pPr>
        <w:pStyle w:val="Corpsdetexte"/>
      </w:pPr>
      <w:r>
        <w:lastRenderedPageBreak/>
        <w:br/>
      </w:r>
    </w:p>
    <w:p w14:paraId="6140E3D3" w14:textId="41823C40" w:rsidR="00533FF9" w:rsidRPr="00DF3030" w:rsidRDefault="004F61AD" w:rsidP="00533FF9">
      <w:pPr>
        <w:pStyle w:val="Corpsdetexte"/>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a</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ctrlPr>
                    <w:rPr>
                      <w:rFonts w:ascii="Cambria Math" w:hAnsi="Cambria Math"/>
                      <w:i/>
                    </w:rPr>
                  </m:ctrlPr>
                </m:den>
              </m:f>
            </m:e>
          </m:d>
        </m:oMath>
      </m:oMathPara>
    </w:p>
    <w:p w14:paraId="3C4E4242" w14:textId="77777777" w:rsidR="00DF3030" w:rsidRPr="00DF3030" w:rsidRDefault="00DF3030" w:rsidP="00533FF9">
      <w:pPr>
        <w:pStyle w:val="Corpsdetexte"/>
        <w:rPr>
          <w:rFonts w:eastAsiaTheme="minorEastAsia"/>
        </w:rPr>
      </w:pPr>
    </w:p>
    <w:p w14:paraId="1171041A" w14:textId="743B9B25" w:rsidR="00533FF9" w:rsidRPr="005C3C29" w:rsidRDefault="00533FF9" w:rsidP="005C3C29">
      <w:pPr>
        <w:pStyle w:val="Corpsdetexte"/>
        <w:jc w:val="both"/>
        <w:rPr>
          <w:sz w:val="22"/>
        </w:rPr>
      </w:pPr>
      <w:r w:rsidRPr="005C3C29">
        <w:rPr>
          <w:sz w:val="22"/>
        </w:rPr>
        <w:t xml:space="preserve">The </w:t>
      </w:r>
      <m:oMath>
        <m:r>
          <w:rPr>
            <w:rFonts w:ascii="Cambria Math" w:hAnsi="Cambria Math"/>
            <w:sz w:val="22"/>
          </w:rPr>
          <m:t>φ</m:t>
        </m:r>
      </m:oMath>
      <w:r w:rsidRPr="005C3C29">
        <w:rPr>
          <w:sz w:val="22"/>
        </w:rPr>
        <w:t xml:space="preserve"> function</w:t>
      </w:r>
      <w:r w:rsidR="00DF3030" w:rsidRPr="005C3C29">
        <w:rPr>
          <w:sz w:val="22"/>
        </w:rPr>
        <w:t xml:space="preserve"> is explained in the “pH limitation” section of the generic model.</w:t>
      </w:r>
    </w:p>
    <w:p w14:paraId="02F65CBD" w14:textId="7A008926" w:rsidR="00533FF9" w:rsidRPr="005C3C29" w:rsidRDefault="00533FF9" w:rsidP="005C3C29">
      <w:pPr>
        <w:pStyle w:val="Corpsdetexte"/>
        <w:jc w:val="both"/>
        <w:rPr>
          <w:sz w:val="22"/>
        </w:rPr>
      </w:pPr>
      <w:r w:rsidRPr="005C3C29">
        <w:rPr>
          <w:sz w:val="22"/>
        </w:rPr>
        <w:t xml:space="preserve"> </w:t>
      </w:r>
    </w:p>
    <w:p w14:paraId="7E482AEC" w14:textId="5C0FC1C5" w:rsidR="00533FF9" w:rsidRPr="005C3C29" w:rsidRDefault="00533FF9" w:rsidP="005C3C29">
      <w:pPr>
        <w:pStyle w:val="Corpsdetexte"/>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triggered by low trehalose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5C3C29">
        <w:rPr>
          <w:sz w:val="22"/>
        </w:rPr>
        <w:t>):</w:t>
      </w:r>
    </w:p>
    <w:p w14:paraId="31A3AE53" w14:textId="13383038" w:rsidR="00533FF9" w:rsidRDefault="004F61AD" w:rsidP="00F57BFA">
      <w:pPr>
        <w:pStyle w:val="Corpsdetexte"/>
        <w:jc w:val="center"/>
      </w:pPr>
      <m:oMathPara>
        <m:oMath>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den>
              </m:f>
            </m:e>
          </m:d>
          <m:sSub>
            <m:sSubPr>
              <m:ctrlPr>
                <w:rPr>
                  <w:rFonts w:ascii="Cambria Math" w:hAnsi="Cambria Math"/>
                </w:rPr>
              </m:ctrlPr>
            </m:sSubPr>
            <m:e>
              <m:r>
                <w:rPr>
                  <w:rFonts w:ascii="Cambria Math" w:hAnsi="Cambria Math"/>
                </w:rPr>
                <m:t>r</m:t>
              </m:r>
            </m:e>
            <m:sub>
              <m:r>
                <w:rPr>
                  <w:rFonts w:ascii="Cambria Math" w:hAnsi="Cambria Math"/>
                </w:rPr>
                <m:t>1</m:t>
              </m:r>
            </m:sub>
          </m:sSub>
        </m:oMath>
      </m:oMathPara>
    </w:p>
    <w:p w14:paraId="6F63731A" w14:textId="77777777" w:rsidR="00533FF9" w:rsidRDefault="00533FF9" w:rsidP="00533FF9">
      <w:pPr>
        <w:pStyle w:val="Corpsdetexte"/>
      </w:pPr>
    </w:p>
    <w:p w14:paraId="1DA56C43" w14:textId="09029451" w:rsidR="00533FF9" w:rsidRPr="005C3C29" w:rsidRDefault="00533FF9" w:rsidP="00533FF9">
      <w:pPr>
        <w:pStyle w:val="Corpsdetexte"/>
        <w:rPr>
          <w:sz w:val="22"/>
        </w:rPr>
      </w:pPr>
      <w:r w:rsidRPr="005C3C29">
        <w:rPr>
          <w:sz w:val="22"/>
        </w:rPr>
        <w:t xml:space="preserve"> 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triggered by high trehalose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5C3C29">
        <w:rPr>
          <w:sz w:val="22"/>
        </w:rPr>
        <w:t>):</w:t>
      </w:r>
    </w:p>
    <w:p w14:paraId="6E37086D" w14:textId="77777777" w:rsidR="00533FF9" w:rsidRDefault="00533FF9" w:rsidP="00533FF9">
      <w:pPr>
        <w:pStyle w:val="Corpsdetexte"/>
      </w:pPr>
    </w:p>
    <w:p w14:paraId="504B1F61" w14:textId="6D9E8D5D" w:rsidR="00533FF9" w:rsidRDefault="004F61AD" w:rsidP="00F57BFA">
      <w:pPr>
        <w:pStyle w:val="Corpsdetexte"/>
        <w:jc w:val="center"/>
      </w:pPr>
      <m:oMathPara>
        <m:oMath>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den>
              </m:f>
            </m:e>
          </m:d>
          <m:sSub>
            <m:sSubPr>
              <m:ctrlPr>
                <w:rPr>
                  <w:rFonts w:ascii="Cambria Math" w:hAnsi="Cambria Math"/>
                </w:rPr>
              </m:ctrlPr>
            </m:sSubPr>
            <m:e>
              <m:r>
                <w:rPr>
                  <w:rFonts w:ascii="Cambria Math" w:hAnsi="Cambria Math"/>
                </w:rPr>
                <m:t>r</m:t>
              </m:r>
            </m:e>
            <m:sub>
              <m:r>
                <w:rPr>
                  <w:rFonts w:ascii="Cambria Math" w:hAnsi="Cambria Math"/>
                </w:rPr>
                <m:t>2</m:t>
              </m:r>
            </m:sub>
          </m:sSub>
        </m:oMath>
      </m:oMathPara>
    </w:p>
    <w:p w14:paraId="6CFFA7B9" w14:textId="77777777" w:rsidR="00533FF9" w:rsidRDefault="00533FF9" w:rsidP="00533FF9">
      <w:pPr>
        <w:pStyle w:val="Corpsdetexte"/>
      </w:pPr>
    </w:p>
    <w:p w14:paraId="6F23D02B" w14:textId="5EE188E4" w:rsidR="00533FF9" w:rsidRPr="005C3C29" w:rsidRDefault="00533FF9" w:rsidP="00533FF9">
      <w:pPr>
        <w:pStyle w:val="Corpsdetexte"/>
        <w:rPr>
          <w:sz w:val="22"/>
        </w:rPr>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c</m:t>
            </m:r>
          </m:sub>
        </m:sSub>
      </m:oMath>
      <w:r w:rsidRPr="005C3C29">
        <w:rPr>
          <w:sz w:val="22"/>
        </w:rPr>
        <w:t>:</w:t>
      </w:r>
    </w:p>
    <w:p w14:paraId="4BF5FE74" w14:textId="0D4D7643" w:rsidR="00533FF9" w:rsidRDefault="00533FF9" w:rsidP="00533FF9">
      <w:pPr>
        <w:pStyle w:val="Corpsdetexte"/>
      </w:pPr>
    </w:p>
    <w:p w14:paraId="372F734B" w14:textId="2E0EC763" w:rsidR="00533FF9" w:rsidRDefault="004F61AD" w:rsidP="00F57BFA">
      <w:pPr>
        <w:pStyle w:val="Corpsdetexte"/>
        <w:jc w:val="center"/>
      </w:pPr>
      <m:oMathPara>
        <m:oMath>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oMath>
      </m:oMathPara>
    </w:p>
    <w:p w14:paraId="7D24854A" w14:textId="0BE5E453" w:rsidR="00533FF9" w:rsidRDefault="00533FF9" w:rsidP="005C3C29">
      <w:pPr>
        <w:pStyle w:val="Corpsdetexte"/>
      </w:pPr>
      <w:r>
        <w:t xml:space="preserve"> </w:t>
      </w:r>
      <w:r w:rsidRPr="005C3C29">
        <w:rPr>
          <w:color w:val="00B0F0"/>
        </w:rPr>
        <w:br/>
      </w:r>
      <w:bookmarkStart w:id="36" w:name="𝑥-𝑏"/>
      <w:bookmarkEnd w:id="35"/>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b</m:t>
              </m:r>
            </m:sub>
          </m:sSub>
        </m:oMath>
      </m:oMathPara>
    </w:p>
    <w:tbl>
      <w:tblPr>
        <w:tblStyle w:val="Table"/>
        <w:tblW w:w="0" w:type="auto"/>
        <w:tblLook w:val="0020" w:firstRow="1" w:lastRow="0" w:firstColumn="0" w:lastColumn="0" w:noHBand="0" w:noVBand="0"/>
      </w:tblPr>
      <w:tblGrid>
        <w:gridCol w:w="4994"/>
        <w:gridCol w:w="716"/>
        <w:gridCol w:w="1047"/>
        <w:gridCol w:w="2603"/>
      </w:tblGrid>
      <w:tr w:rsidR="00C80BD5" w14:paraId="4B203138"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D1A64B6" w14:textId="77777777" w:rsidR="00533FF9" w:rsidRDefault="00533FF9" w:rsidP="00533FF9">
            <w:pPr>
              <w:pStyle w:val="Compact"/>
            </w:pPr>
            <w:r>
              <w:t>diagram</w:t>
            </w:r>
          </w:p>
        </w:tc>
        <w:tc>
          <w:tcPr>
            <w:tcW w:w="0" w:type="auto"/>
          </w:tcPr>
          <w:p w14:paraId="78968BA1" w14:textId="77777777" w:rsidR="00533FF9" w:rsidRDefault="00533FF9" w:rsidP="00533FF9">
            <w:pPr>
              <w:pStyle w:val="Compact"/>
            </w:pPr>
            <w:r>
              <w:t>state</w:t>
            </w:r>
          </w:p>
        </w:tc>
        <w:tc>
          <w:tcPr>
            <w:tcW w:w="0" w:type="auto"/>
          </w:tcPr>
          <w:p w14:paraId="4277A6E2" w14:textId="77777777" w:rsidR="00533FF9" w:rsidRDefault="00533FF9" w:rsidP="00533FF9">
            <w:pPr>
              <w:pStyle w:val="Compact"/>
            </w:pPr>
            <w:r>
              <w:t>unit</w:t>
            </w:r>
          </w:p>
        </w:tc>
        <w:tc>
          <w:tcPr>
            <w:tcW w:w="0" w:type="auto"/>
          </w:tcPr>
          <w:p w14:paraId="034A0EA3" w14:textId="77777777" w:rsidR="00533FF9" w:rsidRDefault="00533FF9" w:rsidP="00533FF9">
            <w:pPr>
              <w:pStyle w:val="Compact"/>
            </w:pPr>
            <w:r>
              <w:t>description</w:t>
            </w:r>
          </w:p>
        </w:tc>
      </w:tr>
      <w:tr w:rsidR="00C80BD5" w14:paraId="7F076CC3" w14:textId="77777777" w:rsidTr="00533FF9">
        <w:tc>
          <w:tcPr>
            <w:tcW w:w="0" w:type="auto"/>
          </w:tcPr>
          <w:p w14:paraId="2D0D1F6B" w14:textId="296369E3" w:rsidR="00533FF9" w:rsidRDefault="00C80BD5" w:rsidP="00533FF9">
            <w:pPr>
              <w:pStyle w:val="Compact"/>
            </w:pPr>
            <w:r>
              <w:rPr>
                <w:noProof/>
                <w:lang w:val="fr-FR" w:eastAsia="fr-FR"/>
              </w:rPr>
              <w:drawing>
                <wp:inline distT="0" distB="0" distL="0" distR="0" wp14:anchorId="65E200AE" wp14:editId="2E057389">
                  <wp:extent cx="3034594" cy="15098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_b.png"/>
                          <pic:cNvPicPr/>
                        </pic:nvPicPr>
                        <pic:blipFill>
                          <a:blip r:embed="rId21">
                            <a:extLst>
                              <a:ext uri="{28A0092B-C50C-407E-A947-70E740481C1C}">
                                <a14:useLocalDpi xmlns:a14="http://schemas.microsoft.com/office/drawing/2010/main" val="0"/>
                              </a:ext>
                            </a:extLst>
                          </a:blip>
                          <a:stretch>
                            <a:fillRect/>
                          </a:stretch>
                        </pic:blipFill>
                        <pic:spPr>
                          <a:xfrm>
                            <a:off x="0" y="0"/>
                            <a:ext cx="3086844" cy="1535819"/>
                          </a:xfrm>
                          <a:prstGeom prst="rect">
                            <a:avLst/>
                          </a:prstGeom>
                        </pic:spPr>
                      </pic:pic>
                    </a:graphicData>
                  </a:graphic>
                </wp:inline>
              </w:drawing>
            </w:r>
          </w:p>
        </w:tc>
        <w:tc>
          <w:tcPr>
            <w:tcW w:w="0" w:type="auto"/>
          </w:tcPr>
          <w:p w14:paraId="6B7B0FD4"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c>
          <w:tcPr>
            <w:tcW w:w="0" w:type="auto"/>
          </w:tcPr>
          <w:p w14:paraId="6B1B2E8D"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0CD5BEDA" w14:textId="77777777" w:rsidR="00533FF9" w:rsidRDefault="00533FF9" w:rsidP="00533FF9">
            <w:pPr>
              <w:pStyle w:val="Compact"/>
            </w:pPr>
            <w:r>
              <w:t>live Bh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w:t>
            </w:r>
          </w:p>
        </w:tc>
      </w:tr>
    </w:tbl>
    <w:p w14:paraId="5AE45E30" w14:textId="77777777" w:rsidR="00533FF9" w:rsidRDefault="00533FF9" w:rsidP="00533FF9">
      <w:pPr>
        <w:pStyle w:val="Corpsdetexte"/>
      </w:pPr>
      <w:r>
        <w:lastRenderedPageBreak/>
        <w:br/>
      </w:r>
    </w:p>
    <w:p w14:paraId="05F4289A" w14:textId="3A220B87" w:rsidR="00533FF9" w:rsidRPr="00C80BD5" w:rsidRDefault="004F61AD" w:rsidP="00533FF9">
      <w:pPr>
        <w:pStyle w:val="Corpsdetexte"/>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b</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r>
                            <m:rPr>
                              <m:sty m:val="p"/>
                            </m:rPr>
                            <w:rPr>
                              <w:rStyle w:val="Marquedecommentaire"/>
                            </w:rPr>
                            <w:commentReference w:id="37"/>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Z2+</m:t>
                  </m:r>
                  <m:sSub>
                    <m:sSubPr>
                      <m:ctrlPr>
                        <w:rPr>
                          <w:rFonts w:ascii="Cambria Math" w:hAnsi="Cambria Math"/>
                          <w:i/>
                        </w:rPr>
                      </m:ctrlPr>
                    </m:sSubPr>
                    <m:e>
                      <m:r>
                        <w:rPr>
                          <w:rFonts w:ascii="Cambria Math" w:hAnsi="Cambria Math"/>
                        </w:rPr>
                        <m:t>Z</m:t>
                      </m:r>
                    </m:e>
                    <m:sub>
                      <m:r>
                        <w:rPr>
                          <w:rFonts w:ascii="Cambria Math" w:hAnsi="Cambria Math"/>
                        </w:rPr>
                        <m:t>4</m:t>
                      </m:r>
                    </m:sub>
                  </m:sSub>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Z</m:t>
              </m:r>
            </m:e>
            <m:sub>
              <m:r>
                <w:rPr>
                  <w:rFonts w:ascii="Cambria Math" w:hAnsi="Cambria Math"/>
                </w:rPr>
                <m:t>1</m:t>
              </m:r>
            </m:sub>
          </m:sSub>
        </m:oMath>
      </m:oMathPara>
    </w:p>
    <w:p w14:paraId="199B32FC" w14:textId="77777777" w:rsidR="00C80BD5" w:rsidRPr="00C80BD5" w:rsidRDefault="00C80BD5" w:rsidP="00533FF9">
      <w:pPr>
        <w:pStyle w:val="Corpsdetexte"/>
        <w:rPr>
          <w:rFonts w:eastAsiaTheme="minorEastAsia"/>
        </w:rPr>
      </w:pPr>
    </w:p>
    <w:p w14:paraId="0FC7528B" w14:textId="713F22AC" w:rsidR="00533FF9" w:rsidRDefault="00533FF9" w:rsidP="00533FF9">
      <w:pPr>
        <w:pStyle w:val="Corpsdetexte"/>
      </w:pPr>
      <w:r>
        <w:t xml:space="preserve"> </w:t>
      </w:r>
    </w:p>
    <w:p w14:paraId="2B061407" w14:textId="6F52B26B" w:rsidR="00533FF9" w:rsidRPr="00C80BD5" w:rsidRDefault="004F61AD" w:rsidP="00533FF9">
      <w:pPr>
        <w:pStyle w:val="Corpsdetexte"/>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b</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ctrlPr>
                    <w:rPr>
                      <w:rFonts w:ascii="Cambria Math" w:hAnsi="Cambria Math"/>
                      <w:i/>
                    </w:rPr>
                  </m:ctrlPr>
                </m:den>
              </m:f>
            </m:e>
          </m:d>
        </m:oMath>
      </m:oMathPara>
    </w:p>
    <w:p w14:paraId="233B1F72" w14:textId="77777777" w:rsidR="00533FF9" w:rsidRDefault="00533FF9" w:rsidP="00533FF9">
      <w:pPr>
        <w:pStyle w:val="Corpsdetexte"/>
      </w:pPr>
    </w:p>
    <w:p w14:paraId="5288C9C8" w14:textId="098869AC" w:rsidR="00533FF9" w:rsidRPr="005C3C29" w:rsidRDefault="00533FF9" w:rsidP="00533FF9">
      <w:pPr>
        <w:pStyle w:val="Corpsdetexte"/>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c</m:t>
            </m:r>
          </m:sub>
        </m:sSub>
      </m:oMath>
      <w:r w:rsidRPr="005C3C29">
        <w:rPr>
          <w:sz w:val="22"/>
        </w:rPr>
        <w:t xml:space="preserve"> triggered by low concentrations of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xml:space="preserve">) or </w:t>
      </w:r>
      <w:r w:rsidR="00B440FE" w:rsidRPr="005C3C29">
        <w:rPr>
          <w:sz w:val="22"/>
        </w:rPr>
        <w:t>glutamate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4</m:t>
            </m:r>
          </m:sub>
        </m:sSub>
      </m:oMath>
      <w:r w:rsidRPr="005C3C29">
        <w:rPr>
          <w:sz w:val="22"/>
        </w:rPr>
        <w:t>):</w:t>
      </w:r>
      <w:r w:rsidRPr="005C3C29">
        <w:rPr>
          <w:sz w:val="22"/>
        </w:rPr>
        <w:br/>
      </w:r>
    </w:p>
    <w:p w14:paraId="64B1E1E9" w14:textId="0803F351" w:rsidR="00533FF9" w:rsidRDefault="004F61AD" w:rsidP="00F57BFA">
      <w:pPr>
        <w:pStyle w:val="Corpsdetexte"/>
        <w:jc w:val="center"/>
      </w:pPr>
      <m:oMathPara>
        <m:oMath>
          <m:sSub>
            <m:sSubPr>
              <m:ctrlPr>
                <w:rPr>
                  <w:rFonts w:ascii="Cambria Math" w:hAnsi="Cambria Math"/>
                </w:rPr>
              </m:ctrlPr>
            </m:sSubPr>
            <m:e>
              <m:r>
                <w:rPr>
                  <w:rFonts w:ascii="Cambria Math" w:hAnsi="Cambria Math"/>
                </w:rPr>
                <m:t>Z</m:t>
              </m:r>
            </m:e>
            <m:sub>
              <m:r>
                <w:rPr>
                  <w:rFonts w:ascii="Cambria Math" w:hAnsi="Cambria Math"/>
                </w:rPr>
                <m:t>4</m:t>
              </m:r>
            </m:sub>
          </m:sSub>
          <m:r>
            <m:rPr>
              <m:sty m:val="p"/>
            </m:rPr>
            <w:rPr>
              <w:rFonts w:ascii="Cambria Math" w:hAnsi="Cambria Math"/>
            </w:rPr>
            <m:t>=</m:t>
          </m:r>
          <m:f>
            <m:fPr>
              <m:ctrlPr>
                <w:rPr>
                  <w:rFonts w:ascii="Cambria Math" w:hAnsi="Cambria Math"/>
                </w:rPr>
              </m:ctrlPr>
            </m:fPr>
            <m:num>
              <m:r>
                <m:rPr>
                  <m:sty m:val="p"/>
                </m:rPr>
                <w:rPr>
                  <w:rStyle w:val="Marquedecommentaire"/>
                </w:rPr>
                <w:commentReference w:id="38"/>
              </m:r>
              <m:sSubSup>
                <m:sSubSupPr>
                  <m:ctrlPr>
                    <w:rPr>
                      <w:rFonts w:ascii="Cambria Math" w:hAnsi="Cambria Math"/>
                    </w:rPr>
                  </m:ctrlPr>
                </m:sSubSupPr>
                <m:e>
                  <m:r>
                    <w:rPr>
                      <w:rFonts w:ascii="Cambria Math" w:hAnsi="Cambria Math"/>
                    </w:rPr>
                    <m:t>l</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bSup>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e>
                                  </m:d>
                                </m:e>
                                <m:sup>
                                  <m:r>
                                    <w:rPr>
                                      <w:rFonts w:ascii="Cambria Math" w:hAnsi="Cambria Math"/>
                                    </w:rPr>
                                    <m:t>2</m:t>
                                  </m:r>
                                </m:sup>
                              </m:sSup>
                            </m:e>
                          </m:rad>
                        </m:num>
                        <m:den>
                          <m:r>
                            <w:rPr>
                              <w:rFonts w:ascii="Cambria Math" w:hAnsi="Cambria Math"/>
                            </w:rPr>
                            <m:t>2</m:t>
                          </m:r>
                        </m:den>
                      </m:f>
                    </m:e>
                  </m:d>
                </m:e>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4</m:t>
              </m:r>
            </m:sub>
          </m:sSub>
        </m:oMath>
      </m:oMathPara>
    </w:p>
    <w:p w14:paraId="548C0164" w14:textId="361AC718" w:rsidR="00533FF9" w:rsidRDefault="00533FF9" w:rsidP="00533FF9">
      <w:pPr>
        <w:pStyle w:val="Corpsdetexte"/>
      </w:pPr>
      <w:r>
        <w:t xml:space="preserve"> </w:t>
      </w:r>
    </w:p>
    <w:bookmarkStart w:id="39" w:name="𝑥-𝑐"/>
    <w:bookmarkEnd w:id="36"/>
    <w:p w14:paraId="1A1E3545" w14:textId="77777777" w:rsidR="00533FF9" w:rsidRPr="005C3C2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c</m:t>
              </m:r>
            </m:sub>
          </m:sSub>
        </m:oMath>
      </m:oMathPara>
    </w:p>
    <w:p w14:paraId="13EE46AD" w14:textId="77777777" w:rsidR="00533FF9" w:rsidRDefault="00533FF9" w:rsidP="00533FF9">
      <w:pPr>
        <w:pStyle w:val="FirstParagraph"/>
      </w:pPr>
    </w:p>
    <w:tbl>
      <w:tblPr>
        <w:tblStyle w:val="Table"/>
        <w:tblW w:w="0" w:type="auto"/>
        <w:tblLook w:val="0020" w:firstRow="1" w:lastRow="0" w:firstColumn="0" w:lastColumn="0" w:noHBand="0" w:noVBand="0"/>
      </w:tblPr>
      <w:tblGrid>
        <w:gridCol w:w="4820"/>
        <w:gridCol w:w="716"/>
        <w:gridCol w:w="1047"/>
        <w:gridCol w:w="2777"/>
      </w:tblGrid>
      <w:tr w:rsidR="00C80BD5" w14:paraId="11F7DBA5"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371A0D93" w14:textId="77777777" w:rsidR="00533FF9" w:rsidRDefault="00533FF9" w:rsidP="00533FF9">
            <w:pPr>
              <w:pStyle w:val="Compact"/>
            </w:pPr>
            <w:r>
              <w:t>diagram</w:t>
            </w:r>
          </w:p>
        </w:tc>
        <w:tc>
          <w:tcPr>
            <w:tcW w:w="0" w:type="auto"/>
          </w:tcPr>
          <w:p w14:paraId="7D87991D" w14:textId="77777777" w:rsidR="00533FF9" w:rsidRDefault="00533FF9" w:rsidP="00533FF9">
            <w:pPr>
              <w:pStyle w:val="Compact"/>
            </w:pPr>
            <w:r>
              <w:t>state</w:t>
            </w:r>
          </w:p>
        </w:tc>
        <w:tc>
          <w:tcPr>
            <w:tcW w:w="0" w:type="auto"/>
          </w:tcPr>
          <w:p w14:paraId="5609F022" w14:textId="77777777" w:rsidR="00533FF9" w:rsidRDefault="00533FF9" w:rsidP="00533FF9">
            <w:pPr>
              <w:pStyle w:val="Compact"/>
            </w:pPr>
            <w:r>
              <w:t>unit</w:t>
            </w:r>
          </w:p>
        </w:tc>
        <w:tc>
          <w:tcPr>
            <w:tcW w:w="0" w:type="auto"/>
          </w:tcPr>
          <w:p w14:paraId="564E3944" w14:textId="77777777" w:rsidR="00533FF9" w:rsidRDefault="00533FF9" w:rsidP="00533FF9">
            <w:pPr>
              <w:pStyle w:val="Compact"/>
            </w:pPr>
            <w:r>
              <w:t>description</w:t>
            </w:r>
          </w:p>
        </w:tc>
      </w:tr>
      <w:tr w:rsidR="00C80BD5" w14:paraId="79A875AE" w14:textId="77777777" w:rsidTr="00533FF9">
        <w:tc>
          <w:tcPr>
            <w:tcW w:w="0" w:type="auto"/>
          </w:tcPr>
          <w:p w14:paraId="6CB1F8AB" w14:textId="12C1C018" w:rsidR="00533FF9" w:rsidRDefault="00C80BD5" w:rsidP="00533FF9">
            <w:pPr>
              <w:pStyle w:val="Compact"/>
            </w:pPr>
            <w:r>
              <w:rPr>
                <w:noProof/>
                <w:lang w:val="fr-FR" w:eastAsia="fr-FR"/>
              </w:rPr>
              <w:drawing>
                <wp:inline distT="0" distB="0" distL="0" distR="0" wp14:anchorId="2DF3078D" wp14:editId="332001C9">
                  <wp:extent cx="2923953" cy="170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_c.png"/>
                          <pic:cNvPicPr/>
                        </pic:nvPicPr>
                        <pic:blipFill>
                          <a:blip r:embed="rId22">
                            <a:extLst>
                              <a:ext uri="{28A0092B-C50C-407E-A947-70E740481C1C}">
                                <a14:useLocalDpi xmlns:a14="http://schemas.microsoft.com/office/drawing/2010/main" val="0"/>
                              </a:ext>
                            </a:extLst>
                          </a:blip>
                          <a:stretch>
                            <a:fillRect/>
                          </a:stretch>
                        </pic:blipFill>
                        <pic:spPr>
                          <a:xfrm>
                            <a:off x="0" y="0"/>
                            <a:ext cx="2966434" cy="1726837"/>
                          </a:xfrm>
                          <a:prstGeom prst="rect">
                            <a:avLst/>
                          </a:prstGeom>
                        </pic:spPr>
                      </pic:pic>
                    </a:graphicData>
                  </a:graphic>
                </wp:inline>
              </w:drawing>
            </w:r>
          </w:p>
        </w:tc>
        <w:tc>
          <w:tcPr>
            <w:tcW w:w="0" w:type="auto"/>
          </w:tcPr>
          <w:p w14:paraId="029DAD03"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c</m:t>
                    </m:r>
                  </m:sub>
                </m:sSub>
              </m:oMath>
            </m:oMathPara>
          </w:p>
        </w:tc>
        <w:tc>
          <w:tcPr>
            <w:tcW w:w="0" w:type="auto"/>
          </w:tcPr>
          <w:p w14:paraId="76030D59"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6E24178D" w14:textId="36142598" w:rsidR="00533FF9" w:rsidRDefault="00533FF9" w:rsidP="00533FF9">
            <w:pPr>
              <w:pStyle w:val="Compact"/>
            </w:pPr>
            <w:r>
              <w:t>Inactive Bh subpopulation that is PI-positive and eventually bursts</w:t>
            </w:r>
          </w:p>
        </w:tc>
      </w:tr>
    </w:tbl>
    <w:p w14:paraId="708F5D3D" w14:textId="68D3B3BF" w:rsidR="00533FF9" w:rsidRDefault="00533FF9" w:rsidP="00533FF9">
      <w:pPr>
        <w:pStyle w:val="Corpsdetexte"/>
      </w:pPr>
    </w:p>
    <w:p w14:paraId="46F8E93E" w14:textId="1A9A0F71" w:rsidR="00533FF9" w:rsidRDefault="004F61AD" w:rsidP="00F57BFA">
      <w:pPr>
        <w:pStyle w:val="Corpsdetexte"/>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sSub>
            <m:sSubPr>
              <m:ctrlPr>
                <w:rPr>
                  <w:rFonts w:ascii="Cambria Math" w:hAnsi="Cambria Math"/>
                </w:rPr>
              </m:ctrlPr>
            </m:sSubPr>
            <m:e>
              <m:r>
                <w:rPr>
                  <w:rFonts w:ascii="Cambria Math" w:hAnsi="Cambria Math"/>
                </w:rPr>
                <m:t>Z</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Z</m:t>
              </m:r>
            </m:e>
            <m:sub>
              <m:r>
                <w:rPr>
                  <w:rFonts w:ascii="Cambria Math" w:hAnsi="Cambria Math"/>
                </w:rPr>
                <m:t>5</m:t>
              </m:r>
            </m:sub>
          </m:sSub>
        </m:oMath>
      </m:oMathPara>
    </w:p>
    <w:p w14:paraId="0EC6D3E9" w14:textId="5EE0F105" w:rsidR="00533FF9" w:rsidRDefault="00533FF9" w:rsidP="00533FF9">
      <w:pPr>
        <w:pStyle w:val="Corpsdetexte"/>
      </w:pPr>
      <w:r>
        <w:lastRenderedPageBreak/>
        <w:t xml:space="preserve"> </w:t>
      </w:r>
      <w:r>
        <w:br/>
      </w:r>
    </w:p>
    <w:p w14:paraId="7CBC4B43" w14:textId="234F318D" w:rsidR="00533FF9" w:rsidRDefault="004F61AD" w:rsidP="00F57BFA">
      <w:pPr>
        <w:pStyle w:val="Corpsdetexte"/>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Z</m:t>
              </m:r>
            </m:e>
            <m:sub>
              <m:r>
                <w:rPr>
                  <w:rFonts w:ascii="Cambria Math" w:hAnsi="Cambria Math"/>
                </w:rPr>
                <m:t>5</m:t>
              </m:r>
            </m:sub>
          </m:sSub>
        </m:oMath>
      </m:oMathPara>
    </w:p>
    <w:p w14:paraId="445DA040" w14:textId="7B5271EC" w:rsidR="00533FF9" w:rsidRDefault="00533FF9" w:rsidP="00533FF9">
      <w:pPr>
        <w:pStyle w:val="Corpsdetexte"/>
      </w:pPr>
      <w:r>
        <w:t xml:space="preserve"> </w:t>
      </w:r>
    </w:p>
    <w:p w14:paraId="70BD3243" w14:textId="4997EEDD" w:rsidR="00533FF9" w:rsidRPr="005C3C29" w:rsidRDefault="00533FF9" w:rsidP="00533FF9">
      <w:pPr>
        <w:pStyle w:val="Corpsdetexte"/>
        <w:rPr>
          <w:sz w:val="22"/>
        </w:rPr>
      </w:pPr>
      <w:r w:rsidRPr="005C3C29">
        <w:rPr>
          <w:sz w:val="22"/>
        </w:rPr>
        <w:t>fixed burst rate:</w:t>
      </w:r>
    </w:p>
    <w:p w14:paraId="403BCDA5" w14:textId="302CBD59" w:rsidR="00533FF9" w:rsidRDefault="004F61AD" w:rsidP="00F57BFA">
      <w:pPr>
        <w:pStyle w:val="Corpsdetexte"/>
        <w:jc w:val="center"/>
      </w:pPr>
      <m:oMathPara>
        <m:oMath>
          <m:sSub>
            <m:sSubPr>
              <m:ctrlPr>
                <w:rPr>
                  <w:rFonts w:ascii="Cambria Math" w:hAnsi="Cambria Math"/>
                </w:rPr>
              </m:ctrlPr>
            </m:sSubPr>
            <m:e>
              <m:r>
                <w:rPr>
                  <w:rFonts w:ascii="Cambria Math" w:hAnsi="Cambria Math"/>
                </w:rPr>
                <m:t>Z</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oMath>
      </m:oMathPara>
    </w:p>
    <w:p w14:paraId="183E3C8A" w14:textId="77777777" w:rsidR="00F57BFA" w:rsidRDefault="00F57BFA" w:rsidP="00533FF9">
      <w:pPr>
        <w:pStyle w:val="Titre1"/>
        <w:rPr>
          <w:rFonts w:asciiTheme="minorHAnsi" w:eastAsiaTheme="minorEastAsia" w:hAnsiTheme="minorHAnsi" w:cstheme="minorBidi"/>
        </w:rPr>
      </w:pPr>
      <w:bookmarkStart w:id="40" w:name="𝑥-𝑒"/>
      <w:bookmarkEnd w:id="39"/>
    </w:p>
    <w:p w14:paraId="514D0057" w14:textId="3C54B205" w:rsidR="00533FF9" w:rsidRPr="005C3C2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e</m:t>
              </m:r>
            </m:sub>
          </m:sSub>
        </m:oMath>
      </m:oMathPara>
    </w:p>
    <w:p w14:paraId="1212FBCD" w14:textId="77777777" w:rsidR="00533FF9" w:rsidRDefault="00533FF9" w:rsidP="00533FF9">
      <w:pPr>
        <w:pStyle w:val="FirstParagraph"/>
      </w:pPr>
    </w:p>
    <w:tbl>
      <w:tblPr>
        <w:tblStyle w:val="Table"/>
        <w:tblW w:w="0" w:type="auto"/>
        <w:tblLook w:val="0020" w:firstRow="1" w:lastRow="0" w:firstColumn="0" w:lastColumn="0" w:noHBand="0" w:noVBand="0"/>
      </w:tblPr>
      <w:tblGrid>
        <w:gridCol w:w="4741"/>
        <w:gridCol w:w="716"/>
        <w:gridCol w:w="1047"/>
        <w:gridCol w:w="2856"/>
      </w:tblGrid>
      <w:tr w:rsidR="00C80BD5" w14:paraId="47BC0211"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D52940D" w14:textId="77777777" w:rsidR="00533FF9" w:rsidRDefault="00533FF9" w:rsidP="00533FF9">
            <w:pPr>
              <w:pStyle w:val="Compact"/>
            </w:pPr>
            <w:r>
              <w:t>diagram</w:t>
            </w:r>
          </w:p>
        </w:tc>
        <w:tc>
          <w:tcPr>
            <w:tcW w:w="0" w:type="auto"/>
          </w:tcPr>
          <w:p w14:paraId="6406B9D8" w14:textId="77777777" w:rsidR="00533FF9" w:rsidRDefault="00533FF9" w:rsidP="00533FF9">
            <w:pPr>
              <w:pStyle w:val="Compact"/>
            </w:pPr>
            <w:r>
              <w:t>state</w:t>
            </w:r>
          </w:p>
        </w:tc>
        <w:tc>
          <w:tcPr>
            <w:tcW w:w="0" w:type="auto"/>
          </w:tcPr>
          <w:p w14:paraId="71148EDF" w14:textId="77777777" w:rsidR="00533FF9" w:rsidRDefault="00533FF9" w:rsidP="00533FF9">
            <w:pPr>
              <w:pStyle w:val="Compact"/>
            </w:pPr>
            <w:r>
              <w:t>unit</w:t>
            </w:r>
          </w:p>
        </w:tc>
        <w:tc>
          <w:tcPr>
            <w:tcW w:w="0" w:type="auto"/>
          </w:tcPr>
          <w:p w14:paraId="3CBA076F" w14:textId="77777777" w:rsidR="00533FF9" w:rsidRDefault="00533FF9" w:rsidP="00533FF9">
            <w:pPr>
              <w:pStyle w:val="Compact"/>
            </w:pPr>
            <w:r>
              <w:t>description</w:t>
            </w:r>
          </w:p>
        </w:tc>
      </w:tr>
      <w:tr w:rsidR="00C80BD5" w14:paraId="2913A940" w14:textId="77777777" w:rsidTr="00533FF9">
        <w:tc>
          <w:tcPr>
            <w:tcW w:w="0" w:type="auto"/>
          </w:tcPr>
          <w:p w14:paraId="12A830BA" w14:textId="454B253C" w:rsidR="00533FF9" w:rsidRDefault="00C80BD5" w:rsidP="00533FF9">
            <w:pPr>
              <w:pStyle w:val="Compact"/>
            </w:pPr>
            <w:r>
              <w:rPr>
                <w:noProof/>
                <w:lang w:val="fr-FR" w:eastAsia="fr-FR"/>
              </w:rPr>
              <w:drawing>
                <wp:inline distT="0" distB="0" distL="0" distR="0" wp14:anchorId="6EE04231" wp14:editId="239EB51F">
                  <wp:extent cx="2873450" cy="2200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_e.png"/>
                          <pic:cNvPicPr/>
                        </pic:nvPicPr>
                        <pic:blipFill>
                          <a:blip r:embed="rId23">
                            <a:extLst>
                              <a:ext uri="{28A0092B-C50C-407E-A947-70E740481C1C}">
                                <a14:useLocalDpi xmlns:a14="http://schemas.microsoft.com/office/drawing/2010/main" val="0"/>
                              </a:ext>
                            </a:extLst>
                          </a:blip>
                          <a:stretch>
                            <a:fillRect/>
                          </a:stretch>
                        </pic:blipFill>
                        <pic:spPr>
                          <a:xfrm>
                            <a:off x="0" y="0"/>
                            <a:ext cx="2891406" cy="2214694"/>
                          </a:xfrm>
                          <a:prstGeom prst="rect">
                            <a:avLst/>
                          </a:prstGeom>
                        </pic:spPr>
                      </pic:pic>
                    </a:graphicData>
                  </a:graphic>
                </wp:inline>
              </w:drawing>
            </w:r>
          </w:p>
        </w:tc>
        <w:tc>
          <w:tcPr>
            <w:tcW w:w="0" w:type="auto"/>
          </w:tcPr>
          <w:p w14:paraId="59620E49"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e</m:t>
                    </m:r>
                  </m:sub>
                </m:sSub>
              </m:oMath>
            </m:oMathPara>
          </w:p>
        </w:tc>
        <w:tc>
          <w:tcPr>
            <w:tcW w:w="0" w:type="auto"/>
          </w:tcPr>
          <w:p w14:paraId="21CAE1A2"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7F3ED8E4" w14:textId="77777777" w:rsidR="00533FF9" w:rsidRDefault="00533FF9" w:rsidP="00533FF9">
            <w:pPr>
              <w:pStyle w:val="Compact"/>
            </w:pPr>
            <w:r>
              <w:t>live Bt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formate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and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w:t>
            </w:r>
          </w:p>
        </w:tc>
      </w:tr>
    </w:tbl>
    <w:p w14:paraId="216E8AD3" w14:textId="3CB888E0" w:rsidR="00533FF9" w:rsidRDefault="00533FF9" w:rsidP="00533FF9">
      <w:pPr>
        <w:pStyle w:val="Corpsdetexte"/>
      </w:pPr>
    </w:p>
    <w:p w14:paraId="28D07F85" w14:textId="2ADC94F5" w:rsidR="00533FF9" w:rsidRDefault="004F61AD" w:rsidP="00C80BD5">
      <w:pPr>
        <w:pStyle w:val="Corpsdetexte"/>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e</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e</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e</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2</m:t>
                          </m:r>
                        </m:sub>
                      </m:sSub>
                    </m:num>
                    <m:den>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num>
                    <m:den>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7</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sSub>
            <m:sSubPr>
              <m:ctrlPr>
                <w:rPr>
                  <w:rFonts w:ascii="Cambria Math" w:hAnsi="Cambria Math"/>
                </w:rPr>
              </m:ctrlPr>
            </m:sSubPr>
            <m:e>
              <m:r>
                <w:rPr>
                  <w:rFonts w:ascii="Cambria Math" w:hAnsi="Cambria Math"/>
                </w:rPr>
                <m:t>Z</m:t>
              </m:r>
            </m:e>
            <m:sub>
              <m:r>
                <w:rPr>
                  <w:rFonts w:ascii="Cambria Math" w:hAnsi="Cambria Math"/>
                </w:rPr>
                <m:t>10</m:t>
              </m:r>
            </m:sub>
          </m:sSub>
        </m:oMath>
      </m:oMathPara>
    </w:p>
    <w:p w14:paraId="357BE711" w14:textId="34855585" w:rsidR="00533FF9" w:rsidRDefault="00533FF9" w:rsidP="00533FF9">
      <w:pPr>
        <w:pStyle w:val="Corpsdetexte"/>
      </w:pPr>
    </w:p>
    <w:p w14:paraId="7A2E9BBD" w14:textId="6919AC5A" w:rsidR="00C80BD5" w:rsidRDefault="00C80BD5" w:rsidP="00533FF9">
      <w:pPr>
        <w:pStyle w:val="Corpsdetexte"/>
      </w:pPr>
    </w:p>
    <w:p w14:paraId="18F5DAEE" w14:textId="77777777" w:rsidR="00C80BD5" w:rsidRDefault="00C80BD5" w:rsidP="00533FF9">
      <w:pPr>
        <w:pStyle w:val="Corpsdetexte"/>
      </w:pPr>
    </w:p>
    <w:p w14:paraId="07C56D57" w14:textId="75AB9F92" w:rsidR="00533FF9" w:rsidRPr="00C80BD5" w:rsidRDefault="004F61AD" w:rsidP="00533FF9">
      <w:pPr>
        <w:pStyle w:val="Corpsdetexte"/>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e</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den>
              </m:f>
            </m:e>
          </m:d>
        </m:oMath>
      </m:oMathPara>
    </w:p>
    <w:p w14:paraId="211FA989" w14:textId="4EED236C" w:rsidR="00533FF9" w:rsidRPr="005C3C29" w:rsidRDefault="00533FF9" w:rsidP="00533FF9">
      <w:pPr>
        <w:pStyle w:val="Corpsdetexte"/>
        <w:rPr>
          <w:sz w:val="22"/>
        </w:rPr>
      </w:pPr>
      <w:r w:rsidRPr="005C3C29">
        <w:rPr>
          <w:sz w:val="22"/>
        </w:rPr>
        <w:lastRenderedPageBreak/>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triggered by low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and high mannose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7</m:t>
            </m:r>
          </m:sub>
        </m:sSub>
      </m:oMath>
      <w:r w:rsidRPr="005C3C29">
        <w:rPr>
          <w:sz w:val="22"/>
        </w:rPr>
        <w:t>) concentrations:</w:t>
      </w:r>
    </w:p>
    <w:p w14:paraId="7A74D4FA" w14:textId="77777777" w:rsidR="00F57BFA" w:rsidRDefault="00F57BFA" w:rsidP="00533FF9">
      <w:pPr>
        <w:pStyle w:val="Corpsdetexte"/>
      </w:pPr>
    </w:p>
    <w:p w14:paraId="56B7A6EA" w14:textId="6F1B667D" w:rsidR="00533FF9" w:rsidRDefault="004F61AD" w:rsidP="00F57BFA">
      <w:pPr>
        <w:pStyle w:val="Corpsdetexte"/>
        <w:jc w:val="center"/>
      </w:pPr>
      <m:oMathPara>
        <m:oMath>
          <m:sSub>
            <m:sSubPr>
              <m:ctrlPr>
                <w:rPr>
                  <w:rFonts w:ascii="Cambria Math" w:hAnsi="Cambria Math"/>
                </w:rPr>
              </m:ctrlPr>
            </m:sSubPr>
            <m:e>
              <m:r>
                <w:rPr>
                  <w:rFonts w:ascii="Cambria Math" w:hAnsi="Cambria Math"/>
                </w:rPr>
                <m:t>Z</m:t>
              </m:r>
            </m:e>
            <m:sub>
              <m:r>
                <w:rPr>
                  <w:rFonts w:ascii="Cambria Math" w:hAnsi="Cambria Math"/>
                </w:rPr>
                <m:t>6</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den>
              </m:f>
            </m:e>
          </m:d>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r>
                        <w:rPr>
                          <w:rFonts w:ascii="Cambria Math" w:hAnsi="Cambria Math"/>
                        </w:rPr>
                        <m:t>s7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den>
              </m:f>
            </m:e>
          </m:d>
          <m:sSub>
            <m:sSubPr>
              <m:ctrlPr>
                <w:rPr>
                  <w:rFonts w:ascii="Cambria Math" w:hAnsi="Cambria Math"/>
                </w:rPr>
              </m:ctrlPr>
            </m:sSubPr>
            <m:e>
              <m:r>
                <w:rPr>
                  <w:rFonts w:ascii="Cambria Math" w:hAnsi="Cambria Math"/>
                </w:rPr>
                <m:t>r</m:t>
              </m:r>
            </m:e>
            <m:sub>
              <m:r>
                <w:rPr>
                  <w:rFonts w:ascii="Cambria Math" w:hAnsi="Cambria Math"/>
                </w:rPr>
                <m:t>6</m:t>
              </m:r>
            </m:sub>
          </m:sSub>
        </m:oMath>
      </m:oMathPara>
    </w:p>
    <w:p w14:paraId="021E2CC3" w14:textId="77777777" w:rsidR="005C3C29" w:rsidRDefault="00533FF9" w:rsidP="005C3C29">
      <w:pPr>
        <w:pStyle w:val="Corpsdetexte"/>
        <w:jc w:val="both"/>
      </w:pPr>
      <w:r>
        <w:t xml:space="preserve"> </w:t>
      </w:r>
    </w:p>
    <w:p w14:paraId="2A6976E1" w14:textId="3EC40C71" w:rsidR="00533FF9" w:rsidRPr="005C3C29" w:rsidRDefault="00533FF9" w:rsidP="005C3C29">
      <w:pPr>
        <w:pStyle w:val="Corpsdetexte"/>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g</m:t>
            </m:r>
          </m:sub>
        </m:sSub>
      </m:oMath>
      <w:r w:rsidRPr="005C3C29">
        <w:rPr>
          <w:sz w:val="22"/>
        </w:rPr>
        <w:t xml:space="preserve"> triggered by low glucose concentration and low pH:</w:t>
      </w:r>
    </w:p>
    <w:p w14:paraId="2B025AF9" w14:textId="77777777" w:rsidR="00533FF9" w:rsidRDefault="00533FF9" w:rsidP="00533FF9">
      <w:pPr>
        <w:pStyle w:val="Corpsdetexte"/>
      </w:pPr>
      <w:r>
        <w:br/>
      </w:r>
    </w:p>
    <w:p w14:paraId="1468D601" w14:textId="316F5F96" w:rsidR="00533FF9" w:rsidRDefault="004F61AD" w:rsidP="00F57BFA">
      <w:pPr>
        <w:pStyle w:val="Corpsdetexte"/>
        <w:jc w:val="center"/>
      </w:pPr>
      <m:oMathPara>
        <m:oMath>
          <m:sSub>
            <m:sSubPr>
              <m:ctrlPr>
                <w:rPr>
                  <w:rFonts w:ascii="Cambria Math" w:hAnsi="Cambria Math"/>
                </w:rPr>
              </m:ctrlPr>
            </m:sSubPr>
            <m:e>
              <m:r>
                <w:rPr>
                  <w:rFonts w:ascii="Cambria Math" w:hAnsi="Cambria Math"/>
                </w:rPr>
                <m:t>Z</m:t>
              </m:r>
            </m:e>
            <m:sub>
              <m:r>
                <w:rPr>
                  <w:rFonts w:ascii="Cambria Math" w:hAnsi="Cambria Math"/>
                </w:rPr>
                <m:t>7</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w:rPr>
                          <w:rFonts w:ascii="Cambria Math" w:hAnsi="Cambria Math"/>
                        </w:rPr>
                        <m:t>s3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w:rPr>
                          <w:rFonts w:ascii="Cambria Math" w:hAnsi="Cambria Math"/>
                        </w:rPr>
                        <m:t>s3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den>
              </m:f>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bSup>
                </m:num>
                <m:den>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bSup>
                  <m:r>
                    <m:rPr>
                      <m:sty m:val="p"/>
                    </m:rPr>
                    <w:rPr>
                      <w:rFonts w:ascii="Cambria Math" w:hAnsi="Cambria Math"/>
                    </w:rPr>
                    <m:t>+</m:t>
                  </m:r>
                  <m:sSup>
                    <m:sSupPr>
                      <m:ctrlPr>
                        <w:rPr>
                          <w:rFonts w:ascii="Cambria Math" w:hAnsi="Cambria Math"/>
                        </w:rPr>
                      </m:ctrlPr>
                    </m:sSupPr>
                    <m:e>
                      <m:r>
                        <m:rPr>
                          <m:nor/>
                        </m:rPr>
                        <m:t>pH</m:t>
                      </m:r>
                    </m:e>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p>
                </m:den>
              </m:f>
            </m:e>
          </m:d>
          <m:sSub>
            <m:sSubPr>
              <m:ctrlPr>
                <w:rPr>
                  <w:rFonts w:ascii="Cambria Math" w:hAnsi="Cambria Math"/>
                </w:rPr>
              </m:ctrlPr>
            </m:sSubPr>
            <m:e>
              <m:r>
                <w:rPr>
                  <w:rFonts w:ascii="Cambria Math" w:hAnsi="Cambria Math"/>
                </w:rPr>
                <m:t>r</m:t>
              </m:r>
            </m:e>
            <m:sub>
              <m:r>
                <w:rPr>
                  <w:rFonts w:ascii="Cambria Math" w:hAnsi="Cambria Math"/>
                </w:rPr>
                <m:t>7</m:t>
              </m:r>
            </m:sub>
          </m:sSub>
        </m:oMath>
      </m:oMathPara>
    </w:p>
    <w:p w14:paraId="7066E1BA" w14:textId="77777777" w:rsidR="00533FF9" w:rsidRDefault="00533FF9" w:rsidP="00533FF9">
      <w:pPr>
        <w:pStyle w:val="Corpsdetexte"/>
      </w:pPr>
      <w:r>
        <w:t xml:space="preserve"> </w:t>
      </w:r>
    </w:p>
    <w:p w14:paraId="35EE980E" w14:textId="77777777" w:rsidR="00533FF9" w:rsidRPr="005C3C29" w:rsidRDefault="00533FF9" w:rsidP="00533FF9">
      <w:pPr>
        <w:pStyle w:val="Corpsdetexte"/>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triggered by high glucose:</w:t>
      </w:r>
    </w:p>
    <w:p w14:paraId="0A51C33A" w14:textId="57DC0D07" w:rsidR="00533FF9" w:rsidRDefault="004F61AD" w:rsidP="00F57BFA">
      <w:pPr>
        <w:pStyle w:val="Corpsdetexte"/>
        <w:jc w:val="center"/>
      </w:pPr>
      <m:oMathPara>
        <m:oMath>
          <m:sSub>
            <m:sSubPr>
              <m:ctrlPr>
                <w:rPr>
                  <w:rFonts w:ascii="Cambria Math" w:hAnsi="Cambria Math"/>
                </w:rPr>
              </m:ctrlPr>
            </m:sSubPr>
            <m:e>
              <m:r>
                <w:rPr>
                  <w:rFonts w:ascii="Cambria Math" w:hAnsi="Cambria Math"/>
                </w:rPr>
                <m:t>Z</m:t>
              </m:r>
            </m:e>
            <m:sub>
              <m:r>
                <w:rPr>
                  <w:rFonts w:ascii="Cambria Math" w:hAnsi="Cambria Math"/>
                </w:rPr>
                <m:t>10</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den>
          </m:f>
        </m:oMath>
      </m:oMathPara>
    </w:p>
    <w:p w14:paraId="1360F61A" w14:textId="5A508B04" w:rsidR="00533FF9" w:rsidRDefault="00533FF9" w:rsidP="00533FF9">
      <w:pPr>
        <w:pStyle w:val="Corpsdetexte"/>
      </w:pPr>
    </w:p>
    <w:bookmarkStart w:id="41" w:name="𝑥-𝑓"/>
    <w:bookmarkEnd w:id="40"/>
    <w:p w14:paraId="09CE0935" w14:textId="77777777" w:rsidR="00533FF9" w:rsidRPr="005C3C2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f</m:t>
              </m:r>
            </m:sub>
          </m:sSub>
        </m:oMath>
      </m:oMathPara>
    </w:p>
    <w:p w14:paraId="4043EDDA" w14:textId="77777777" w:rsidR="00533FF9" w:rsidRDefault="00533FF9" w:rsidP="00533FF9">
      <w:pPr>
        <w:pStyle w:val="FirstParagraph"/>
      </w:pPr>
    </w:p>
    <w:tbl>
      <w:tblPr>
        <w:tblStyle w:val="Table"/>
        <w:tblW w:w="0" w:type="auto"/>
        <w:tblLook w:val="0020" w:firstRow="1" w:lastRow="0" w:firstColumn="0" w:lastColumn="0" w:noHBand="0" w:noVBand="0"/>
      </w:tblPr>
      <w:tblGrid>
        <w:gridCol w:w="5508"/>
        <w:gridCol w:w="716"/>
        <w:gridCol w:w="1047"/>
        <w:gridCol w:w="2089"/>
      </w:tblGrid>
      <w:tr w:rsidR="00C80BD5" w14:paraId="21F30AFB"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908957F" w14:textId="7DF774E9" w:rsidR="00533FF9" w:rsidRDefault="00C80BD5" w:rsidP="00533FF9">
            <w:pPr>
              <w:pStyle w:val="Compact"/>
            </w:pPr>
            <w:r>
              <w:t>D</w:t>
            </w:r>
            <w:r w:rsidR="00533FF9">
              <w:t>iagram</w:t>
            </w:r>
          </w:p>
        </w:tc>
        <w:tc>
          <w:tcPr>
            <w:tcW w:w="0" w:type="auto"/>
          </w:tcPr>
          <w:p w14:paraId="295BDFB0" w14:textId="77777777" w:rsidR="00533FF9" w:rsidRDefault="00533FF9" w:rsidP="00533FF9">
            <w:pPr>
              <w:pStyle w:val="Compact"/>
            </w:pPr>
            <w:r>
              <w:t>state</w:t>
            </w:r>
          </w:p>
        </w:tc>
        <w:tc>
          <w:tcPr>
            <w:tcW w:w="0" w:type="auto"/>
          </w:tcPr>
          <w:p w14:paraId="44A11F68" w14:textId="77777777" w:rsidR="00533FF9" w:rsidRDefault="00533FF9" w:rsidP="00533FF9">
            <w:pPr>
              <w:pStyle w:val="Compact"/>
            </w:pPr>
            <w:r>
              <w:t>unit</w:t>
            </w:r>
          </w:p>
        </w:tc>
        <w:tc>
          <w:tcPr>
            <w:tcW w:w="0" w:type="auto"/>
          </w:tcPr>
          <w:p w14:paraId="743EA2A8" w14:textId="77777777" w:rsidR="00533FF9" w:rsidRDefault="00533FF9" w:rsidP="00533FF9">
            <w:pPr>
              <w:pStyle w:val="Compact"/>
            </w:pPr>
            <w:r>
              <w:t>description</w:t>
            </w:r>
          </w:p>
        </w:tc>
      </w:tr>
      <w:tr w:rsidR="00C80BD5" w14:paraId="160BA03F" w14:textId="77777777" w:rsidTr="00533FF9">
        <w:tc>
          <w:tcPr>
            <w:tcW w:w="0" w:type="auto"/>
          </w:tcPr>
          <w:p w14:paraId="03F91415" w14:textId="68F8C5A1" w:rsidR="00533FF9" w:rsidRDefault="00C80BD5" w:rsidP="00533FF9">
            <w:pPr>
              <w:pStyle w:val="Compact"/>
            </w:pPr>
            <w:r>
              <w:rPr>
                <w:noProof/>
                <w:lang w:val="fr-FR" w:eastAsia="fr-FR"/>
              </w:rPr>
              <w:drawing>
                <wp:inline distT="0" distB="0" distL="0" distR="0" wp14:anchorId="2AC2A4CE" wp14:editId="19AD18AD">
                  <wp:extent cx="3360719" cy="1775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_f.png"/>
                          <pic:cNvPicPr/>
                        </pic:nvPicPr>
                        <pic:blipFill>
                          <a:blip r:embed="rId24">
                            <a:extLst>
                              <a:ext uri="{28A0092B-C50C-407E-A947-70E740481C1C}">
                                <a14:useLocalDpi xmlns:a14="http://schemas.microsoft.com/office/drawing/2010/main" val="0"/>
                              </a:ext>
                            </a:extLst>
                          </a:blip>
                          <a:stretch>
                            <a:fillRect/>
                          </a:stretch>
                        </pic:blipFill>
                        <pic:spPr>
                          <a:xfrm>
                            <a:off x="0" y="0"/>
                            <a:ext cx="3381524" cy="1786629"/>
                          </a:xfrm>
                          <a:prstGeom prst="rect">
                            <a:avLst/>
                          </a:prstGeom>
                        </pic:spPr>
                      </pic:pic>
                    </a:graphicData>
                  </a:graphic>
                </wp:inline>
              </w:drawing>
            </w:r>
          </w:p>
        </w:tc>
        <w:tc>
          <w:tcPr>
            <w:tcW w:w="0" w:type="auto"/>
          </w:tcPr>
          <w:p w14:paraId="05841564"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f</m:t>
                    </m:r>
                  </m:sub>
                </m:sSub>
              </m:oMath>
            </m:oMathPara>
          </w:p>
        </w:tc>
        <w:tc>
          <w:tcPr>
            <w:tcW w:w="0" w:type="auto"/>
          </w:tcPr>
          <w:p w14:paraId="373553CD"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13DCBB56" w14:textId="77777777" w:rsidR="00533FF9" w:rsidRDefault="00533FF9" w:rsidP="00533FF9">
            <w:pPr>
              <w:pStyle w:val="Compact"/>
            </w:pPr>
            <w:r>
              <w:t>live Bt subpopulation that grows on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w:t>
            </w:r>
          </w:p>
        </w:tc>
      </w:tr>
    </w:tbl>
    <w:p w14:paraId="003FCFA4" w14:textId="386D6BE3" w:rsidR="00533FF9" w:rsidRDefault="00533FF9" w:rsidP="00533FF9">
      <w:pPr>
        <w:pStyle w:val="Corpsdetexte"/>
      </w:pPr>
    </w:p>
    <w:p w14:paraId="2B0D7FFA" w14:textId="720133DE" w:rsidR="00533FF9" w:rsidRDefault="004F61AD" w:rsidP="00C80BD5">
      <w:pPr>
        <w:pStyle w:val="Corpsdetexte"/>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f</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f</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f</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7</m:t>
                          </m:r>
                        </m:sub>
                      </m:sSub>
                    </m:num>
                    <m:den>
                      <m:sSub>
                        <m:sSubPr>
                          <m:ctrlPr>
                            <w:rPr>
                              <w:rFonts w:ascii="Cambria Math" w:hAnsi="Cambria Math"/>
                            </w:rPr>
                          </m:ctrlPr>
                        </m:sSubPr>
                        <m:e>
                          <m:r>
                            <w:rPr>
                              <w:rFonts w:ascii="Cambria Math" w:hAnsi="Cambria Math"/>
                            </w:rPr>
                            <m:t>s</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10</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6</m:t>
              </m:r>
            </m:sub>
          </m:sSub>
        </m:oMath>
      </m:oMathPara>
    </w:p>
    <w:p w14:paraId="3FF3528B" w14:textId="77777777" w:rsidR="00533FF9" w:rsidRDefault="00533FF9" w:rsidP="00533FF9">
      <w:pPr>
        <w:pStyle w:val="Corpsdetexte"/>
      </w:pPr>
    </w:p>
    <w:p w14:paraId="74B2739D" w14:textId="77777777" w:rsidR="00533FF9" w:rsidRDefault="00533FF9" w:rsidP="00533FF9">
      <w:pPr>
        <w:pStyle w:val="Corpsdetexte"/>
      </w:pPr>
      <w:r>
        <w:t xml:space="preserve"> </w:t>
      </w:r>
    </w:p>
    <w:p w14:paraId="7D0A350F" w14:textId="6D32E770" w:rsidR="00533FF9" w:rsidRPr="00C80BD5" w:rsidRDefault="004F61AD" w:rsidP="00533FF9">
      <w:pPr>
        <w:pStyle w:val="Corpsdetexte"/>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f</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ctrlPr>
                    <w:rPr>
                      <w:rFonts w:ascii="Cambria Math" w:hAnsi="Cambria Math"/>
                      <w:i/>
                    </w:rPr>
                  </m:ctrlPr>
                </m:den>
              </m:f>
            </m:e>
          </m:d>
        </m:oMath>
      </m:oMathPara>
    </w:p>
    <w:p w14:paraId="236EF65D" w14:textId="506A2E13" w:rsidR="00533FF9" w:rsidRPr="005C3C29" w:rsidRDefault="00533FF9" w:rsidP="005C3C29">
      <w:pPr>
        <w:pStyle w:val="Corpsdetexte"/>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g</m:t>
            </m:r>
          </m:sub>
        </m:sSub>
      </m:oMath>
      <w:r w:rsidRPr="005C3C29">
        <w:rPr>
          <w:sz w:val="22"/>
        </w:rPr>
        <w:t xml:space="preserve"> triggered by low mannose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7</m:t>
            </m:r>
          </m:sub>
        </m:sSub>
      </m:oMath>
      <w:r w:rsidRPr="005C3C29">
        <w:rPr>
          <w:sz w:val="22"/>
        </w:rPr>
        <w:t>) and low pH:</w:t>
      </w:r>
    </w:p>
    <w:p w14:paraId="72EE18B6" w14:textId="77777777" w:rsidR="00533FF9" w:rsidRDefault="00533FF9" w:rsidP="00533FF9">
      <w:pPr>
        <w:pStyle w:val="Corpsdetexte"/>
      </w:pPr>
      <w:r>
        <w:br/>
      </w:r>
    </w:p>
    <w:p w14:paraId="3336F089" w14:textId="753BD3C5" w:rsidR="00533FF9" w:rsidRDefault="004F61AD" w:rsidP="00F57BFA">
      <w:pPr>
        <w:pStyle w:val="Corpsdetexte"/>
        <w:jc w:val="center"/>
      </w:pPr>
      <m:oMathPara>
        <m:oMath>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den>
              </m:f>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bSup>
                </m:num>
                <m:den>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bSup>
                  <m:r>
                    <m:rPr>
                      <m:sty m:val="p"/>
                    </m:rPr>
                    <w:rPr>
                      <w:rFonts w:ascii="Cambria Math" w:hAnsi="Cambria Math"/>
                    </w:rPr>
                    <m:t>+</m:t>
                  </m:r>
                  <m:sSup>
                    <m:sSupPr>
                      <m:ctrlPr>
                        <w:rPr>
                          <w:rFonts w:ascii="Cambria Math" w:hAnsi="Cambria Math"/>
                        </w:rPr>
                      </m:ctrlPr>
                    </m:sSupPr>
                    <m:e>
                      <m:r>
                        <m:rPr>
                          <m:nor/>
                        </m:rPr>
                        <m:t>pH</m:t>
                      </m:r>
                    </m:e>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p>
                </m:den>
              </m:f>
            </m:e>
          </m:d>
          <m:sSub>
            <m:sSubPr>
              <m:ctrlPr>
                <w:rPr>
                  <w:rFonts w:ascii="Cambria Math" w:hAnsi="Cambria Math"/>
                </w:rPr>
              </m:ctrlPr>
            </m:sSubPr>
            <m:e>
              <m:r>
                <w:rPr>
                  <w:rFonts w:ascii="Cambria Math" w:hAnsi="Cambria Math"/>
                </w:rPr>
                <m:t>r</m:t>
              </m:r>
            </m:e>
            <m:sub>
              <m:r>
                <w:rPr>
                  <w:rFonts w:ascii="Cambria Math" w:hAnsi="Cambria Math"/>
                </w:rPr>
                <m:t>8</m:t>
              </m:r>
            </m:sub>
          </m:sSub>
        </m:oMath>
      </m:oMathPara>
    </w:p>
    <w:p w14:paraId="51F307C8" w14:textId="293D9AA3" w:rsidR="00533FF9" w:rsidRDefault="00533FF9" w:rsidP="00533FF9">
      <w:pPr>
        <w:pStyle w:val="Corpsdetexte"/>
      </w:pPr>
      <w:r>
        <w:t xml:space="preserve"> </w:t>
      </w:r>
    </w:p>
    <w:bookmarkStart w:id="42" w:name="𝑥-𝑔"/>
    <w:bookmarkEnd w:id="41"/>
    <w:p w14:paraId="737E71F3" w14:textId="77777777" w:rsidR="00533FF9" w:rsidRPr="005C3C2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g</m:t>
              </m:r>
            </m:sub>
          </m:sSub>
        </m:oMath>
      </m:oMathPara>
    </w:p>
    <w:p w14:paraId="54E65F80" w14:textId="77777777" w:rsidR="00533FF9" w:rsidRPr="005C3C29" w:rsidRDefault="00533FF9" w:rsidP="00533FF9">
      <w:pPr>
        <w:pStyle w:val="FirstParagraph"/>
      </w:pPr>
    </w:p>
    <w:tbl>
      <w:tblPr>
        <w:tblStyle w:val="Table"/>
        <w:tblW w:w="0" w:type="auto"/>
        <w:tblLook w:val="0020" w:firstRow="1" w:lastRow="0" w:firstColumn="0" w:lastColumn="0" w:noHBand="0" w:noVBand="0"/>
      </w:tblPr>
      <w:tblGrid>
        <w:gridCol w:w="5272"/>
        <w:gridCol w:w="716"/>
        <w:gridCol w:w="1047"/>
        <w:gridCol w:w="2325"/>
      </w:tblGrid>
      <w:tr w:rsidR="00F57BFA" w14:paraId="2DDE1B2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24EAA4D1" w14:textId="77777777" w:rsidR="00533FF9" w:rsidRDefault="00533FF9" w:rsidP="00533FF9">
            <w:pPr>
              <w:pStyle w:val="Compact"/>
            </w:pPr>
            <w:r>
              <w:t>diagram</w:t>
            </w:r>
          </w:p>
        </w:tc>
        <w:tc>
          <w:tcPr>
            <w:tcW w:w="0" w:type="auto"/>
          </w:tcPr>
          <w:p w14:paraId="58C1AE4E" w14:textId="77777777" w:rsidR="00533FF9" w:rsidRDefault="00533FF9" w:rsidP="00533FF9">
            <w:pPr>
              <w:pStyle w:val="Compact"/>
            </w:pPr>
            <w:r>
              <w:t>state</w:t>
            </w:r>
          </w:p>
        </w:tc>
        <w:tc>
          <w:tcPr>
            <w:tcW w:w="0" w:type="auto"/>
          </w:tcPr>
          <w:p w14:paraId="1948D203" w14:textId="77777777" w:rsidR="00533FF9" w:rsidRDefault="00533FF9" w:rsidP="00533FF9">
            <w:pPr>
              <w:pStyle w:val="Compact"/>
            </w:pPr>
            <w:r>
              <w:t>unit</w:t>
            </w:r>
          </w:p>
        </w:tc>
        <w:tc>
          <w:tcPr>
            <w:tcW w:w="0" w:type="auto"/>
          </w:tcPr>
          <w:p w14:paraId="19AD713E" w14:textId="77777777" w:rsidR="00533FF9" w:rsidRDefault="00533FF9" w:rsidP="00533FF9">
            <w:pPr>
              <w:pStyle w:val="Compact"/>
            </w:pPr>
            <w:r>
              <w:t>description</w:t>
            </w:r>
          </w:p>
        </w:tc>
      </w:tr>
      <w:tr w:rsidR="00F57BFA" w14:paraId="744897CB" w14:textId="77777777" w:rsidTr="00533FF9">
        <w:tc>
          <w:tcPr>
            <w:tcW w:w="0" w:type="auto"/>
          </w:tcPr>
          <w:p w14:paraId="3CC5B4BD" w14:textId="4AFADA7C" w:rsidR="00533FF9" w:rsidRDefault="00C80BD5" w:rsidP="00533FF9">
            <w:pPr>
              <w:pStyle w:val="Compact"/>
            </w:pPr>
            <w:r>
              <w:rPr>
                <w:noProof/>
                <w:lang w:val="fr-FR" w:eastAsia="fr-FR"/>
              </w:rPr>
              <w:drawing>
                <wp:inline distT="0" distB="0" distL="0" distR="0" wp14:anchorId="149C9127" wp14:editId="248CB4A8">
                  <wp:extent cx="3211033" cy="18705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_g.png"/>
                          <pic:cNvPicPr/>
                        </pic:nvPicPr>
                        <pic:blipFill>
                          <a:blip r:embed="rId25">
                            <a:extLst>
                              <a:ext uri="{28A0092B-C50C-407E-A947-70E740481C1C}">
                                <a14:useLocalDpi xmlns:a14="http://schemas.microsoft.com/office/drawing/2010/main" val="0"/>
                              </a:ext>
                            </a:extLst>
                          </a:blip>
                          <a:stretch>
                            <a:fillRect/>
                          </a:stretch>
                        </pic:blipFill>
                        <pic:spPr>
                          <a:xfrm>
                            <a:off x="0" y="0"/>
                            <a:ext cx="3224795" cy="1878595"/>
                          </a:xfrm>
                          <a:prstGeom prst="rect">
                            <a:avLst/>
                          </a:prstGeom>
                        </pic:spPr>
                      </pic:pic>
                    </a:graphicData>
                  </a:graphic>
                </wp:inline>
              </w:drawing>
            </w:r>
          </w:p>
        </w:tc>
        <w:tc>
          <w:tcPr>
            <w:tcW w:w="0" w:type="auto"/>
          </w:tcPr>
          <w:p w14:paraId="07B38843"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g</m:t>
                    </m:r>
                  </m:sub>
                </m:sSub>
              </m:oMath>
            </m:oMathPara>
          </w:p>
        </w:tc>
        <w:tc>
          <w:tcPr>
            <w:tcW w:w="0" w:type="auto"/>
          </w:tcPr>
          <w:p w14:paraId="0D7F1E67"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60BE0166" w14:textId="5EC2CFB4" w:rsidR="00533FF9" w:rsidRDefault="00533FF9" w:rsidP="00533FF9">
            <w:pPr>
              <w:pStyle w:val="Compact"/>
            </w:pPr>
            <w:r>
              <w:t>inactive Bt subpopulation that is PI-positive and eventually bursts</w:t>
            </w:r>
          </w:p>
        </w:tc>
      </w:tr>
    </w:tbl>
    <w:p w14:paraId="1FF43C9C" w14:textId="77777777" w:rsidR="00533FF9" w:rsidRDefault="00533FF9" w:rsidP="00533FF9">
      <w:pPr>
        <w:pStyle w:val="Corpsdetexte"/>
      </w:pPr>
      <w:r>
        <w:br/>
      </w:r>
    </w:p>
    <w:p w14:paraId="77C5FBDE" w14:textId="4F2C656D" w:rsidR="00533FF9" w:rsidRDefault="004F61AD" w:rsidP="00F57BFA">
      <w:pPr>
        <w:pStyle w:val="Corpsdetexte"/>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g</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sSub>
            <m:sSubPr>
              <m:ctrlPr>
                <w:rPr>
                  <w:rFonts w:ascii="Cambria Math" w:hAnsi="Cambria Math"/>
                </w:rPr>
              </m:ctrlPr>
            </m:sSubPr>
            <m:e>
              <m:r>
                <w:rPr>
                  <w:rFonts w:ascii="Cambria Math" w:hAnsi="Cambria Math"/>
                </w:rPr>
                <m:t>Z</m:t>
              </m:r>
            </m:e>
            <m:sub>
              <m:r>
                <w:rPr>
                  <w:rFonts w:ascii="Cambria Math" w:hAnsi="Cambria Math"/>
                </w:rPr>
                <m:t>9</m:t>
              </m:r>
            </m:sub>
          </m:sSub>
        </m:oMath>
      </m:oMathPara>
    </w:p>
    <w:p w14:paraId="0FC6375F" w14:textId="28D104BB" w:rsidR="00533FF9" w:rsidRDefault="00533FF9" w:rsidP="00533FF9">
      <w:pPr>
        <w:pStyle w:val="Corpsdetexte"/>
      </w:pPr>
    </w:p>
    <w:p w14:paraId="4246E9B7" w14:textId="50B64402" w:rsidR="00533FF9" w:rsidRDefault="004F61AD" w:rsidP="00F57BFA">
      <w:pPr>
        <w:pStyle w:val="Corpsdetexte"/>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h</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sSub>
            <m:sSubPr>
              <m:ctrlPr>
                <w:rPr>
                  <w:rFonts w:ascii="Cambria Math" w:hAnsi="Cambria Math"/>
                </w:rPr>
              </m:ctrlPr>
            </m:sSubPr>
            <m:e>
              <m:r>
                <w:rPr>
                  <w:rFonts w:ascii="Cambria Math" w:hAnsi="Cambria Math"/>
                </w:rPr>
                <m:t>Z</m:t>
              </m:r>
            </m:e>
            <m:sub>
              <m:r>
                <w:rPr>
                  <w:rFonts w:ascii="Cambria Math" w:hAnsi="Cambria Math"/>
                </w:rPr>
                <m:t>9</m:t>
              </m:r>
            </m:sub>
          </m:sSub>
        </m:oMath>
      </m:oMathPara>
    </w:p>
    <w:p w14:paraId="3580DFC8" w14:textId="77777777" w:rsidR="00533FF9" w:rsidRDefault="00533FF9" w:rsidP="00533FF9">
      <w:pPr>
        <w:pStyle w:val="Corpsdetexte"/>
      </w:pPr>
      <w:r>
        <w:t xml:space="preserve"> </w:t>
      </w:r>
    </w:p>
    <w:p w14:paraId="5B9B2718" w14:textId="77777777" w:rsidR="00533FF9" w:rsidRPr="005C3C29" w:rsidRDefault="00533FF9" w:rsidP="00533FF9">
      <w:pPr>
        <w:pStyle w:val="Corpsdetexte"/>
        <w:rPr>
          <w:sz w:val="22"/>
        </w:rPr>
      </w:pPr>
      <w:r w:rsidRPr="005C3C29">
        <w:rPr>
          <w:sz w:val="22"/>
        </w:rPr>
        <w:t>Fixed burst rate:</w:t>
      </w:r>
    </w:p>
    <w:p w14:paraId="6A37A4F9" w14:textId="43635FCD" w:rsidR="00533FF9" w:rsidRDefault="00533FF9" w:rsidP="00533FF9">
      <w:pPr>
        <w:pStyle w:val="Corpsdetexte"/>
      </w:pPr>
    </w:p>
    <w:p w14:paraId="29B3C2FA" w14:textId="25B2F6E2" w:rsidR="00533FF9" w:rsidRDefault="004F61AD" w:rsidP="00F57BFA">
      <w:pPr>
        <w:pStyle w:val="Corpsdetexte"/>
        <w:jc w:val="center"/>
      </w:pPr>
      <m:oMath>
        <m:sSub>
          <m:sSubPr>
            <m:ctrlPr>
              <w:rPr>
                <w:rFonts w:ascii="Cambria Math" w:hAnsi="Cambria Math"/>
              </w:rPr>
            </m:ctrlPr>
          </m:sSubPr>
          <m:e>
            <m:r>
              <w:rPr>
                <w:rFonts w:ascii="Cambria Math" w:hAnsi="Cambria Math"/>
              </w:rPr>
              <m:t>Z</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9</m:t>
            </m:r>
          </m:sub>
        </m:sSub>
      </m:oMath>
      <w:r w:rsidR="00533FF9">
        <w:t xml:space="preserve">   </w:t>
      </w:r>
      <w:r w:rsidR="00533FF9">
        <w:br/>
      </w:r>
    </w:p>
    <w:bookmarkStart w:id="43" w:name="𝑥-𝑖"/>
    <w:bookmarkEnd w:id="42"/>
    <w:p w14:paraId="704BB620" w14:textId="77777777" w:rsidR="00533FF9" w:rsidRPr="005C3C2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i</m:t>
              </m:r>
            </m:sub>
          </m:sSub>
        </m:oMath>
      </m:oMathPara>
    </w:p>
    <w:p w14:paraId="2396EA81" w14:textId="77777777" w:rsidR="00533FF9" w:rsidRDefault="00533FF9" w:rsidP="00533FF9">
      <w:pPr>
        <w:pStyle w:val="FirstParagraph"/>
      </w:pPr>
    </w:p>
    <w:tbl>
      <w:tblPr>
        <w:tblStyle w:val="Table"/>
        <w:tblW w:w="0" w:type="auto"/>
        <w:tblLook w:val="0020" w:firstRow="1" w:lastRow="0" w:firstColumn="0" w:lastColumn="0" w:noHBand="0" w:noVBand="0"/>
      </w:tblPr>
      <w:tblGrid>
        <w:gridCol w:w="4050"/>
        <w:gridCol w:w="716"/>
        <w:gridCol w:w="1047"/>
        <w:gridCol w:w="3547"/>
      </w:tblGrid>
      <w:tr w:rsidR="00F57BFA" w14:paraId="4E074C36"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FAF1A85" w14:textId="77777777" w:rsidR="00533FF9" w:rsidRDefault="00533FF9" w:rsidP="00533FF9">
            <w:pPr>
              <w:pStyle w:val="Compact"/>
            </w:pPr>
            <w:r>
              <w:t>diagram</w:t>
            </w:r>
          </w:p>
        </w:tc>
        <w:tc>
          <w:tcPr>
            <w:tcW w:w="0" w:type="auto"/>
          </w:tcPr>
          <w:p w14:paraId="2B996158" w14:textId="77777777" w:rsidR="00533FF9" w:rsidRDefault="00533FF9" w:rsidP="00533FF9">
            <w:pPr>
              <w:pStyle w:val="Compact"/>
            </w:pPr>
            <w:r>
              <w:t>state</w:t>
            </w:r>
          </w:p>
        </w:tc>
        <w:tc>
          <w:tcPr>
            <w:tcW w:w="0" w:type="auto"/>
          </w:tcPr>
          <w:p w14:paraId="36383EB7" w14:textId="77777777" w:rsidR="00533FF9" w:rsidRDefault="00533FF9" w:rsidP="00533FF9">
            <w:pPr>
              <w:pStyle w:val="Compact"/>
            </w:pPr>
            <w:r>
              <w:t>unit</w:t>
            </w:r>
          </w:p>
        </w:tc>
        <w:tc>
          <w:tcPr>
            <w:tcW w:w="0" w:type="auto"/>
          </w:tcPr>
          <w:p w14:paraId="26CAD2D7" w14:textId="77777777" w:rsidR="00533FF9" w:rsidRDefault="00533FF9" w:rsidP="00533FF9">
            <w:pPr>
              <w:pStyle w:val="Compact"/>
            </w:pPr>
            <w:r>
              <w:t>description</w:t>
            </w:r>
          </w:p>
        </w:tc>
      </w:tr>
      <w:tr w:rsidR="00F57BFA" w14:paraId="0E4AE9B2" w14:textId="77777777" w:rsidTr="00533FF9">
        <w:tc>
          <w:tcPr>
            <w:tcW w:w="0" w:type="auto"/>
          </w:tcPr>
          <w:p w14:paraId="09037FBF" w14:textId="7EA5F4B6" w:rsidR="00533FF9" w:rsidRDefault="00F57BFA" w:rsidP="00533FF9">
            <w:pPr>
              <w:pStyle w:val="Compact"/>
            </w:pPr>
            <w:r>
              <w:rPr>
                <w:noProof/>
                <w:lang w:val="fr-FR" w:eastAsia="fr-FR"/>
              </w:rPr>
              <w:drawing>
                <wp:inline distT="0" distB="0" distL="0" distR="0" wp14:anchorId="3FA9E287" wp14:editId="5C5F182C">
                  <wp:extent cx="2434856" cy="18583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_i.png"/>
                          <pic:cNvPicPr/>
                        </pic:nvPicPr>
                        <pic:blipFill>
                          <a:blip r:embed="rId26">
                            <a:extLst>
                              <a:ext uri="{28A0092B-C50C-407E-A947-70E740481C1C}">
                                <a14:useLocalDpi xmlns:a14="http://schemas.microsoft.com/office/drawing/2010/main" val="0"/>
                              </a:ext>
                            </a:extLst>
                          </a:blip>
                          <a:stretch>
                            <a:fillRect/>
                          </a:stretch>
                        </pic:blipFill>
                        <pic:spPr>
                          <a:xfrm>
                            <a:off x="0" y="0"/>
                            <a:ext cx="2466147" cy="1882262"/>
                          </a:xfrm>
                          <a:prstGeom prst="rect">
                            <a:avLst/>
                          </a:prstGeom>
                        </pic:spPr>
                      </pic:pic>
                    </a:graphicData>
                  </a:graphic>
                </wp:inline>
              </w:drawing>
            </w:r>
          </w:p>
        </w:tc>
        <w:tc>
          <w:tcPr>
            <w:tcW w:w="0" w:type="auto"/>
          </w:tcPr>
          <w:p w14:paraId="66488AD7"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0" w:type="auto"/>
          </w:tcPr>
          <w:p w14:paraId="08034CC0"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01A411C8" w14:textId="77777777" w:rsidR="00533FF9" w:rsidRDefault="00533FF9" w:rsidP="00533FF9">
            <w:pPr>
              <w:pStyle w:val="Compact"/>
            </w:pPr>
            <w:r>
              <w:t>live Ri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and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w:t>
            </w:r>
          </w:p>
        </w:tc>
      </w:tr>
    </w:tbl>
    <w:p w14:paraId="6AF40271" w14:textId="77777777" w:rsidR="00533FF9" w:rsidRDefault="00533FF9" w:rsidP="00533FF9">
      <w:pPr>
        <w:pStyle w:val="Corpsdetexte"/>
      </w:pPr>
      <w:r>
        <w:br/>
      </w:r>
    </w:p>
    <w:p w14:paraId="2E0E97E9" w14:textId="7DCF1BAF" w:rsidR="00533FF9" w:rsidRDefault="004F61AD" w:rsidP="00F57BFA">
      <w:pPr>
        <w:pStyle w:val="Corpsdetexte"/>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i</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i</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num>
                    <m:den>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2</m:t>
                          </m:r>
                        </m:sub>
                      </m:sSub>
                    </m:num>
                    <m:den>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12</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15</m:t>
              </m:r>
            </m:sub>
          </m:sSub>
        </m:oMath>
      </m:oMathPara>
    </w:p>
    <w:p w14:paraId="00E68244" w14:textId="77777777" w:rsidR="00533FF9" w:rsidRDefault="00533FF9" w:rsidP="00533FF9">
      <w:pPr>
        <w:pStyle w:val="Corpsdetexte"/>
      </w:pPr>
      <w:r>
        <w:t xml:space="preserve"> </w:t>
      </w:r>
    </w:p>
    <w:p w14:paraId="26201C28" w14:textId="77777777" w:rsidR="00533FF9" w:rsidRDefault="00533FF9" w:rsidP="00533FF9">
      <w:pPr>
        <w:pStyle w:val="Corpsdetexte"/>
      </w:pPr>
      <w:r>
        <w:br/>
      </w:r>
    </w:p>
    <w:p w14:paraId="38E4FFE0" w14:textId="410A9FE2" w:rsidR="00533FF9" w:rsidRPr="00F57BFA" w:rsidRDefault="004F61AD" w:rsidP="00533FF9">
      <w:pPr>
        <w:pStyle w:val="Corpsdetexte"/>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ctrlPr>
                    <w:rPr>
                      <w:rFonts w:ascii="Cambria Math" w:hAnsi="Cambria Math"/>
                      <w:i/>
                    </w:rPr>
                  </m:ctrlPr>
                </m:den>
              </m:f>
            </m:e>
          </m:d>
        </m:oMath>
      </m:oMathPara>
    </w:p>
    <w:p w14:paraId="4FA47C97" w14:textId="77777777" w:rsidR="00F57BFA" w:rsidRPr="00F57BFA" w:rsidRDefault="00F57BFA" w:rsidP="00533FF9">
      <w:pPr>
        <w:pStyle w:val="Corpsdetexte"/>
        <w:rPr>
          <w:rFonts w:eastAsiaTheme="minorEastAsia"/>
        </w:rPr>
      </w:pPr>
    </w:p>
    <w:p w14:paraId="45B1CB92" w14:textId="13075B56" w:rsidR="00533FF9" w:rsidRPr="005C3C29" w:rsidRDefault="00533FF9" w:rsidP="005C3C29">
      <w:pPr>
        <w:pStyle w:val="Corpsdetexte"/>
        <w:jc w:val="both"/>
        <w:rPr>
          <w:sz w:val="22"/>
        </w:rPr>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oMath>
      <w:r w:rsidRPr="005C3C29">
        <w:rPr>
          <w:sz w:val="22"/>
        </w:rPr>
        <w:t xml:space="preserve"> triggered by high lactate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5</m:t>
            </m:r>
          </m:sub>
        </m:sSub>
      </m:oMath>
      <w:r w:rsidRPr="005C3C29">
        <w:rPr>
          <w:sz w:val="22"/>
        </w:rPr>
        <w:t>):</w:t>
      </w:r>
    </w:p>
    <w:p w14:paraId="50DB814C" w14:textId="175DCDBF" w:rsidR="00533FF9" w:rsidRDefault="00533FF9" w:rsidP="00533FF9">
      <w:pPr>
        <w:pStyle w:val="Corpsdetexte"/>
      </w:pPr>
    </w:p>
    <w:p w14:paraId="0FFC119C" w14:textId="7080C6F6" w:rsidR="00533FF9" w:rsidRDefault="004F61AD" w:rsidP="00F57BFA">
      <w:pPr>
        <w:pStyle w:val="Corpsdetexte"/>
        <w:jc w:val="center"/>
      </w:pPr>
      <m:oMathPara>
        <m:oMath>
          <m:sSub>
            <m:sSubPr>
              <m:ctrlPr>
                <w:rPr>
                  <w:rFonts w:ascii="Cambria Math" w:hAnsi="Cambria Math"/>
                </w:rPr>
              </m:ctrlPr>
            </m:sSubPr>
            <m:e>
              <m:r>
                <w:rPr>
                  <w:rFonts w:ascii="Cambria Math" w:hAnsi="Cambria Math"/>
                </w:rPr>
                <m:t>Z</m:t>
              </m:r>
            </m:e>
            <m:sub>
              <m:r>
                <w:rPr>
                  <w:rFonts w:ascii="Cambria Math" w:hAnsi="Cambria Math"/>
                </w:rPr>
                <m:t>11</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5</m:t>
                  </m:r>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5</m:t>
                  </m:r>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11</m:t>
              </m:r>
            </m:sub>
          </m:sSub>
        </m:oMath>
      </m:oMathPara>
    </w:p>
    <w:p w14:paraId="5D86E60B" w14:textId="2E695E98" w:rsidR="00533FF9" w:rsidRPr="005C3C29" w:rsidRDefault="00533FF9" w:rsidP="00533FF9">
      <w:pPr>
        <w:pStyle w:val="Corpsdetexte"/>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l</m:t>
            </m:r>
          </m:sub>
        </m:sSub>
      </m:oMath>
      <w:r w:rsidRPr="005C3C29">
        <w:rPr>
          <w:sz w:val="22"/>
        </w:rPr>
        <w:t xml:space="preserve"> triggered by low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concentration and pyruvate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2</m:t>
            </m:r>
          </m:sub>
        </m:sSub>
      </m:oMath>
      <w:r w:rsidRPr="005C3C29">
        <w:rPr>
          <w:sz w:val="22"/>
        </w:rPr>
        <w:t>):</w:t>
      </w:r>
      <w:r w:rsidRPr="005C3C29">
        <w:br/>
      </w:r>
    </w:p>
    <w:p w14:paraId="605C2612" w14:textId="297DF284" w:rsidR="00B440FE" w:rsidRDefault="004F61AD" w:rsidP="00B440FE">
      <w:pPr>
        <w:pStyle w:val="Corpsdetexte"/>
        <w:jc w:val="center"/>
      </w:pPr>
      <m:oMath>
        <m:sSub>
          <m:sSubPr>
            <m:ctrlPr>
              <w:rPr>
                <w:rFonts w:ascii="Cambria Math" w:hAnsi="Cambria Math"/>
              </w:rPr>
            </m:ctrlPr>
          </m:sSubPr>
          <m:e>
            <m:r>
              <w:rPr>
                <w:rFonts w:ascii="Cambria Math" w:hAnsi="Cambria Math"/>
              </w:rPr>
              <m:t>Z</m:t>
            </m:r>
          </m:e>
          <m:sub>
            <m:r>
              <w:rPr>
                <w:rFonts w:ascii="Cambria Math" w:hAnsi="Cambria Math"/>
              </w:rPr>
              <m:t>12</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12</m:t>
            </m:r>
          </m:sub>
        </m:sSub>
      </m:oMath>
      <w:r w:rsidR="00533FF9">
        <w:t xml:space="preserve">  </w:t>
      </w:r>
    </w:p>
    <w:p w14:paraId="1611829C" w14:textId="45F197DF" w:rsidR="00533FF9" w:rsidRPr="005C3C29" w:rsidRDefault="00533FF9" w:rsidP="00B440FE">
      <w:pPr>
        <w:pStyle w:val="Corpsdetexte"/>
        <w:jc w:val="center"/>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triggered by high concentration of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or pyruvate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2</m:t>
            </m:r>
          </m:sub>
        </m:sSub>
      </m:oMath>
      <w:r w:rsidRPr="005C3C29">
        <w:rPr>
          <w:sz w:val="22"/>
        </w:rPr>
        <w:t>):</w:t>
      </w:r>
    </w:p>
    <w:p w14:paraId="38CC46BB" w14:textId="77777777" w:rsidR="00533FF9" w:rsidRPr="005C3C29" w:rsidRDefault="00533FF9" w:rsidP="00533FF9">
      <w:pPr>
        <w:pStyle w:val="Corpsdetexte"/>
        <w:rPr>
          <w:sz w:val="22"/>
        </w:rPr>
      </w:pPr>
    </w:p>
    <w:p w14:paraId="0FC251C9" w14:textId="381E3972" w:rsidR="00533FF9" w:rsidRDefault="004F61AD" w:rsidP="00B440FE">
      <w:pPr>
        <w:pStyle w:val="Corpsdetexte"/>
        <w:jc w:val="center"/>
      </w:pPr>
      <m:oMath>
        <m:sSub>
          <m:sSubPr>
            <m:ctrlPr>
              <w:rPr>
                <w:rFonts w:ascii="Cambria Math" w:hAnsi="Cambria Math"/>
              </w:rPr>
            </m:ctrlPr>
          </m:sSubPr>
          <m:e>
            <m:r>
              <w:rPr>
                <w:rFonts w:ascii="Cambria Math" w:hAnsi="Cambria Math"/>
              </w:rPr>
              <m:t>Z</m:t>
            </m:r>
          </m:e>
          <m:sub>
            <m:r>
              <w:rPr>
                <w:rFonts w:ascii="Cambria Math" w:hAnsi="Cambria Math"/>
              </w:rPr>
              <m:t>15</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15</m:t>
            </m:r>
          </m:sub>
        </m:sSub>
      </m:oMath>
      <w:r w:rsidR="00533FF9">
        <w:t xml:space="preserve">  </w:t>
      </w:r>
    </w:p>
    <w:p w14:paraId="2CC83FB9" w14:textId="77777777" w:rsidR="00533FF9" w:rsidRDefault="00533FF9" w:rsidP="00533FF9">
      <w:pPr>
        <w:pStyle w:val="Corpsdetexte"/>
      </w:pPr>
      <w:r>
        <w:t xml:space="preserve"> </w:t>
      </w:r>
    </w:p>
    <w:p w14:paraId="19415C6C" w14:textId="7A8E94E4" w:rsidR="00533FF9" w:rsidRDefault="00533FF9" w:rsidP="00533FF9">
      <w:pPr>
        <w:pStyle w:val="Corpsdetexte"/>
      </w:pPr>
    </w:p>
    <w:bookmarkStart w:id="44" w:name="𝑥-𝑗"/>
    <w:bookmarkEnd w:id="43"/>
    <w:p w14:paraId="7B836842" w14:textId="77777777" w:rsidR="00533FF9" w:rsidRPr="005C3C2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j</m:t>
              </m:r>
            </m:sub>
          </m:sSub>
        </m:oMath>
      </m:oMathPara>
    </w:p>
    <w:p w14:paraId="7B43A1B0" w14:textId="77777777" w:rsidR="00533FF9" w:rsidRDefault="00533FF9" w:rsidP="00533FF9">
      <w:pPr>
        <w:pStyle w:val="FirstParagraph"/>
      </w:pPr>
    </w:p>
    <w:tbl>
      <w:tblPr>
        <w:tblStyle w:val="Table"/>
        <w:tblW w:w="0" w:type="auto"/>
        <w:tblLook w:val="0020" w:firstRow="1" w:lastRow="0" w:firstColumn="0" w:lastColumn="0" w:noHBand="0" w:noVBand="0"/>
      </w:tblPr>
      <w:tblGrid>
        <w:gridCol w:w="4736"/>
        <w:gridCol w:w="716"/>
        <w:gridCol w:w="1047"/>
        <w:gridCol w:w="2861"/>
      </w:tblGrid>
      <w:tr w:rsidR="00B440FE" w14:paraId="42FF1E27"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C9EC490" w14:textId="77777777" w:rsidR="00533FF9" w:rsidRDefault="00533FF9" w:rsidP="00533FF9">
            <w:pPr>
              <w:pStyle w:val="Compact"/>
            </w:pPr>
            <w:r>
              <w:t>diagram</w:t>
            </w:r>
          </w:p>
        </w:tc>
        <w:tc>
          <w:tcPr>
            <w:tcW w:w="0" w:type="auto"/>
          </w:tcPr>
          <w:p w14:paraId="21E7AA3F" w14:textId="77777777" w:rsidR="00533FF9" w:rsidRDefault="00533FF9" w:rsidP="00533FF9">
            <w:pPr>
              <w:pStyle w:val="Compact"/>
            </w:pPr>
            <w:r>
              <w:t>state</w:t>
            </w:r>
          </w:p>
        </w:tc>
        <w:tc>
          <w:tcPr>
            <w:tcW w:w="0" w:type="auto"/>
          </w:tcPr>
          <w:p w14:paraId="4F7AF5F2" w14:textId="77777777" w:rsidR="00533FF9" w:rsidRDefault="00533FF9" w:rsidP="00533FF9">
            <w:pPr>
              <w:pStyle w:val="Compact"/>
            </w:pPr>
            <w:r>
              <w:t>unit</w:t>
            </w:r>
          </w:p>
        </w:tc>
        <w:tc>
          <w:tcPr>
            <w:tcW w:w="0" w:type="auto"/>
          </w:tcPr>
          <w:p w14:paraId="3B3A348F" w14:textId="77777777" w:rsidR="00533FF9" w:rsidRDefault="00533FF9" w:rsidP="00533FF9">
            <w:pPr>
              <w:pStyle w:val="Compact"/>
            </w:pPr>
            <w:r>
              <w:t>description</w:t>
            </w:r>
          </w:p>
        </w:tc>
      </w:tr>
      <w:tr w:rsidR="00B440FE" w14:paraId="5C58460A" w14:textId="77777777" w:rsidTr="00533FF9">
        <w:tc>
          <w:tcPr>
            <w:tcW w:w="0" w:type="auto"/>
          </w:tcPr>
          <w:p w14:paraId="50348D97" w14:textId="0DD03774" w:rsidR="00533FF9" w:rsidRDefault="00B440FE" w:rsidP="00533FF9">
            <w:pPr>
              <w:pStyle w:val="Compact"/>
            </w:pPr>
            <w:r>
              <w:rPr>
                <w:noProof/>
                <w:lang w:val="fr-FR" w:eastAsia="fr-FR"/>
              </w:rPr>
              <w:drawing>
                <wp:inline distT="0" distB="0" distL="0" distR="0" wp14:anchorId="07EC1651" wp14:editId="2DA500C6">
                  <wp:extent cx="2870791" cy="16988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_j.png"/>
                          <pic:cNvPicPr/>
                        </pic:nvPicPr>
                        <pic:blipFill>
                          <a:blip r:embed="rId27">
                            <a:extLst>
                              <a:ext uri="{28A0092B-C50C-407E-A947-70E740481C1C}">
                                <a14:useLocalDpi xmlns:a14="http://schemas.microsoft.com/office/drawing/2010/main" val="0"/>
                              </a:ext>
                            </a:extLst>
                          </a:blip>
                          <a:stretch>
                            <a:fillRect/>
                          </a:stretch>
                        </pic:blipFill>
                        <pic:spPr>
                          <a:xfrm>
                            <a:off x="0" y="0"/>
                            <a:ext cx="2889530" cy="1709987"/>
                          </a:xfrm>
                          <a:prstGeom prst="rect">
                            <a:avLst/>
                          </a:prstGeom>
                        </pic:spPr>
                      </pic:pic>
                    </a:graphicData>
                  </a:graphic>
                </wp:inline>
              </w:drawing>
            </w:r>
          </w:p>
        </w:tc>
        <w:tc>
          <w:tcPr>
            <w:tcW w:w="0" w:type="auto"/>
          </w:tcPr>
          <w:p w14:paraId="0B28C861"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j</m:t>
                    </m:r>
                  </m:sub>
                </m:sSub>
              </m:oMath>
            </m:oMathPara>
          </w:p>
        </w:tc>
        <w:tc>
          <w:tcPr>
            <w:tcW w:w="0" w:type="auto"/>
          </w:tcPr>
          <w:p w14:paraId="369BE1A5"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152C3775" w14:textId="77777777" w:rsidR="00533FF9" w:rsidRDefault="00533FF9" w:rsidP="00533FF9">
            <w:pPr>
              <w:pStyle w:val="Compact"/>
            </w:pPr>
            <w:r>
              <w:t>live Ri subpopulation with slow growth that consumes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and produces small amounts of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w:t>
            </w:r>
          </w:p>
        </w:tc>
      </w:tr>
    </w:tbl>
    <w:p w14:paraId="4183D2DC" w14:textId="77777777" w:rsidR="00533FF9" w:rsidRDefault="00533FF9" w:rsidP="00533FF9">
      <w:pPr>
        <w:pStyle w:val="Corpsdetexte"/>
      </w:pPr>
      <w:r>
        <w:br/>
      </w:r>
    </w:p>
    <w:p w14:paraId="793D2AF8" w14:textId="7F4E5CA9" w:rsidR="00533FF9" w:rsidRDefault="004F61AD" w:rsidP="00B440FE">
      <w:pPr>
        <w:pStyle w:val="Corpsdetexte"/>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j</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j</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j</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5</m:t>
                          </m:r>
                        </m:sub>
                      </m:sSub>
                    </m:num>
                    <m:den>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6</m:t>
                          </m:r>
                        </m:sub>
                      </m:sSub>
                    </m:num>
                    <m:den>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15</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13</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Z</m:t>
              </m:r>
            </m:e>
            <m:sub>
              <m:r>
                <w:rPr>
                  <w:rFonts w:ascii="Cambria Math" w:hAnsi="Cambria Math"/>
                </w:rPr>
                <m:t>11</m:t>
              </m:r>
            </m:sub>
          </m:sSub>
        </m:oMath>
      </m:oMathPara>
    </w:p>
    <w:p w14:paraId="3AA65F42" w14:textId="77777777" w:rsidR="00533FF9" w:rsidRDefault="00533FF9" w:rsidP="00533FF9">
      <w:pPr>
        <w:pStyle w:val="Corpsdetexte"/>
      </w:pPr>
      <w:r>
        <w:t xml:space="preserve"> </w:t>
      </w:r>
    </w:p>
    <w:p w14:paraId="1BA147DD" w14:textId="77777777" w:rsidR="00533FF9" w:rsidRDefault="00533FF9" w:rsidP="00533FF9">
      <w:pPr>
        <w:pStyle w:val="Corpsdetexte"/>
      </w:pPr>
      <w:r>
        <w:br/>
      </w:r>
    </w:p>
    <w:p w14:paraId="154E9772" w14:textId="2B6FD59B" w:rsidR="00533FF9" w:rsidRPr="00B440FE" w:rsidRDefault="004F61AD" w:rsidP="00533FF9">
      <w:pPr>
        <w:pStyle w:val="Corpsdetexte"/>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j</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ctrlPr>
                    <w:rPr>
                      <w:rFonts w:ascii="Cambria Math" w:hAnsi="Cambria Math"/>
                      <w:i/>
                    </w:rPr>
                  </m:ctrlPr>
                </m:den>
              </m:f>
            </m:e>
          </m:d>
        </m:oMath>
      </m:oMathPara>
    </w:p>
    <w:p w14:paraId="03149FB3" w14:textId="77777777" w:rsidR="00533FF9" w:rsidRDefault="00533FF9" w:rsidP="00533FF9">
      <w:pPr>
        <w:pStyle w:val="Corpsdetexte"/>
      </w:pPr>
      <w:r>
        <w:t xml:space="preserve"> </w:t>
      </w:r>
    </w:p>
    <w:p w14:paraId="11D91AB4" w14:textId="1BA78E83" w:rsidR="00533FF9" w:rsidRPr="005C3C29" w:rsidRDefault="00533FF9" w:rsidP="00533FF9">
      <w:pPr>
        <w:pStyle w:val="Corpsdetexte"/>
        <w:rPr>
          <w:sz w:val="22"/>
        </w:rPr>
      </w:pPr>
      <w:r w:rsidRPr="005C3C29">
        <w:rPr>
          <w:sz w:val="22"/>
        </w:rPr>
        <w:t>Fixed death rate:</w:t>
      </w:r>
    </w:p>
    <w:p w14:paraId="1B6E6F1D" w14:textId="6D0A6E2C" w:rsidR="00533FF9" w:rsidRDefault="004F61AD" w:rsidP="00B440FE">
      <w:pPr>
        <w:pStyle w:val="Corpsdetexte"/>
        <w:jc w:val="center"/>
      </w:pPr>
      <m:oMathPara>
        <m:oMath>
          <m:sSub>
            <m:sSubPr>
              <m:ctrlPr>
                <w:rPr>
                  <w:rFonts w:ascii="Cambria Math" w:hAnsi="Cambria Math"/>
                </w:rPr>
              </m:ctrlPr>
            </m:sSubPr>
            <m:e>
              <m:r>
                <w:rPr>
                  <w:rFonts w:ascii="Cambria Math" w:hAnsi="Cambria Math"/>
                </w:rPr>
                <m:t>Z</m:t>
              </m:r>
            </m:e>
            <m:sub>
              <m:d>
                <m:dPr>
                  <m:ctrlPr>
                    <w:rPr>
                      <w:rFonts w:ascii="Cambria Math" w:hAnsi="Cambria Math"/>
                    </w:rPr>
                  </m:ctrlPr>
                </m:dPr>
                <m:e>
                  <m:r>
                    <w:rPr>
                      <w:rFonts w:ascii="Cambria Math" w:hAnsi="Cambria Math"/>
                    </w:rPr>
                    <m:t>13</m:t>
                  </m:r>
                </m:e>
              </m:d>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13</m:t>
              </m:r>
            </m:sub>
          </m:sSub>
        </m:oMath>
      </m:oMathPara>
    </w:p>
    <w:bookmarkStart w:id="45" w:name="𝑥-𝑘"/>
    <w:bookmarkEnd w:id="44"/>
    <w:p w14:paraId="76A96DB2" w14:textId="77777777" w:rsidR="00533FF9" w:rsidRPr="005C3C2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k</m:t>
              </m:r>
            </m:sub>
          </m:sSub>
        </m:oMath>
      </m:oMathPara>
    </w:p>
    <w:p w14:paraId="5CE22E6A" w14:textId="77777777" w:rsidR="00533FF9" w:rsidRDefault="00533FF9" w:rsidP="00533FF9">
      <w:pPr>
        <w:pStyle w:val="FirstParagraph"/>
      </w:pPr>
    </w:p>
    <w:tbl>
      <w:tblPr>
        <w:tblStyle w:val="Table"/>
        <w:tblW w:w="0" w:type="auto"/>
        <w:tblLook w:val="0020" w:firstRow="1" w:lastRow="0" w:firstColumn="0" w:lastColumn="0" w:noHBand="0" w:noVBand="0"/>
      </w:tblPr>
      <w:tblGrid>
        <w:gridCol w:w="5105"/>
        <w:gridCol w:w="716"/>
        <w:gridCol w:w="1047"/>
        <w:gridCol w:w="2492"/>
      </w:tblGrid>
      <w:tr w:rsidR="00B440FE" w14:paraId="45D34034"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C1B6FF2" w14:textId="77777777" w:rsidR="00533FF9" w:rsidRDefault="00533FF9" w:rsidP="00533FF9">
            <w:pPr>
              <w:pStyle w:val="Compact"/>
            </w:pPr>
            <w:r>
              <w:t>diagram</w:t>
            </w:r>
          </w:p>
        </w:tc>
        <w:tc>
          <w:tcPr>
            <w:tcW w:w="0" w:type="auto"/>
          </w:tcPr>
          <w:p w14:paraId="73A29624" w14:textId="77777777" w:rsidR="00533FF9" w:rsidRDefault="00533FF9" w:rsidP="00533FF9">
            <w:pPr>
              <w:pStyle w:val="Compact"/>
            </w:pPr>
            <w:r>
              <w:t>state</w:t>
            </w:r>
          </w:p>
        </w:tc>
        <w:tc>
          <w:tcPr>
            <w:tcW w:w="0" w:type="auto"/>
          </w:tcPr>
          <w:p w14:paraId="3F66CD67" w14:textId="77777777" w:rsidR="00533FF9" w:rsidRDefault="00533FF9" w:rsidP="00533FF9">
            <w:pPr>
              <w:pStyle w:val="Compact"/>
            </w:pPr>
            <w:r>
              <w:t>unit</w:t>
            </w:r>
          </w:p>
        </w:tc>
        <w:tc>
          <w:tcPr>
            <w:tcW w:w="0" w:type="auto"/>
          </w:tcPr>
          <w:p w14:paraId="65E2B8AA" w14:textId="77777777" w:rsidR="00533FF9" w:rsidRDefault="00533FF9" w:rsidP="00533FF9">
            <w:pPr>
              <w:pStyle w:val="Compact"/>
            </w:pPr>
            <w:r>
              <w:t>description</w:t>
            </w:r>
          </w:p>
        </w:tc>
      </w:tr>
      <w:tr w:rsidR="00B440FE" w14:paraId="56B78CEB" w14:textId="77777777" w:rsidTr="00533FF9">
        <w:tc>
          <w:tcPr>
            <w:tcW w:w="0" w:type="auto"/>
          </w:tcPr>
          <w:p w14:paraId="5452DAB0" w14:textId="7E522137" w:rsidR="00533FF9" w:rsidRDefault="00B440FE" w:rsidP="00533FF9">
            <w:pPr>
              <w:pStyle w:val="Compact"/>
            </w:pPr>
            <w:r>
              <w:rPr>
                <w:noProof/>
                <w:lang w:val="fr-FR" w:eastAsia="fr-FR"/>
              </w:rPr>
              <w:drawing>
                <wp:inline distT="0" distB="0" distL="0" distR="0" wp14:anchorId="2FD1466C" wp14:editId="2729DF14">
                  <wp:extent cx="3104707" cy="1692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_k.png"/>
                          <pic:cNvPicPr/>
                        </pic:nvPicPr>
                        <pic:blipFill>
                          <a:blip r:embed="rId28">
                            <a:extLst>
                              <a:ext uri="{28A0092B-C50C-407E-A947-70E740481C1C}">
                                <a14:useLocalDpi xmlns:a14="http://schemas.microsoft.com/office/drawing/2010/main" val="0"/>
                              </a:ext>
                            </a:extLst>
                          </a:blip>
                          <a:stretch>
                            <a:fillRect/>
                          </a:stretch>
                        </pic:blipFill>
                        <pic:spPr>
                          <a:xfrm>
                            <a:off x="0" y="0"/>
                            <a:ext cx="3159089" cy="1722456"/>
                          </a:xfrm>
                          <a:prstGeom prst="rect">
                            <a:avLst/>
                          </a:prstGeom>
                        </pic:spPr>
                      </pic:pic>
                    </a:graphicData>
                  </a:graphic>
                </wp:inline>
              </w:drawing>
            </w:r>
          </w:p>
        </w:tc>
        <w:tc>
          <w:tcPr>
            <w:tcW w:w="0" w:type="auto"/>
          </w:tcPr>
          <w:p w14:paraId="099C7CF0" w14:textId="77777777" w:rsidR="00533FF9" w:rsidRDefault="004F61AD"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0" w:type="auto"/>
          </w:tcPr>
          <w:p w14:paraId="5371C559" w14:textId="77777777" w:rsidR="00533FF9" w:rsidRDefault="004F61AD"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4EACD015" w14:textId="4C5753AC" w:rsidR="00533FF9" w:rsidRDefault="00533FF9" w:rsidP="00533FF9">
            <w:pPr>
              <w:pStyle w:val="Compact"/>
            </w:pPr>
            <w:r>
              <w:t>inacti</w:t>
            </w:r>
            <w:r w:rsidR="00B440FE">
              <w:t>v</w:t>
            </w:r>
            <w:r>
              <w:t>e Ri subpopulation that is (PI-positive) and eventually bursts</w:t>
            </w:r>
          </w:p>
        </w:tc>
      </w:tr>
    </w:tbl>
    <w:p w14:paraId="5AA604A9" w14:textId="77777777" w:rsidR="00533FF9" w:rsidRDefault="00533FF9" w:rsidP="00533FF9">
      <w:pPr>
        <w:pStyle w:val="Corpsdetexte"/>
      </w:pPr>
      <w:r>
        <w:br/>
      </w:r>
    </w:p>
    <w:p w14:paraId="2E0DB9D0" w14:textId="50A87933" w:rsidR="00533FF9" w:rsidRDefault="004F61AD" w:rsidP="00B440FE">
      <w:pPr>
        <w:pStyle w:val="Corpsdetexte"/>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k</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14</m:t>
              </m:r>
            </m:sub>
          </m:sSub>
        </m:oMath>
      </m:oMathPara>
    </w:p>
    <w:p w14:paraId="508D1D1F" w14:textId="334A4C35" w:rsidR="00533FF9" w:rsidRDefault="00533FF9" w:rsidP="00533FF9">
      <w:pPr>
        <w:pStyle w:val="Corpsdetexte"/>
      </w:pPr>
      <w:r>
        <w:t xml:space="preserve"> </w:t>
      </w:r>
    </w:p>
    <w:p w14:paraId="50A30447" w14:textId="6A3E857F" w:rsidR="00533FF9" w:rsidRDefault="004F61AD" w:rsidP="00B440FE">
      <w:pPr>
        <w:pStyle w:val="Corpsdetexte"/>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l</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14</m:t>
              </m:r>
            </m:sub>
          </m:sSub>
        </m:oMath>
      </m:oMathPara>
    </w:p>
    <w:p w14:paraId="183002DE" w14:textId="7E9F44B6" w:rsidR="00533FF9" w:rsidRDefault="00533FF9" w:rsidP="00533FF9">
      <w:pPr>
        <w:pStyle w:val="Corpsdetexte"/>
      </w:pPr>
      <w:r>
        <w:t xml:space="preserve"> </w:t>
      </w:r>
    </w:p>
    <w:p w14:paraId="04EAB9C5" w14:textId="77777777" w:rsidR="00533FF9" w:rsidRPr="005C3C29" w:rsidRDefault="00533FF9" w:rsidP="00533FF9">
      <w:pPr>
        <w:pStyle w:val="Corpsdetexte"/>
        <w:rPr>
          <w:sz w:val="22"/>
        </w:rPr>
      </w:pPr>
      <w:r w:rsidRPr="005C3C29">
        <w:rPr>
          <w:sz w:val="22"/>
        </w:rPr>
        <w:t>Fixed burst rate:</w:t>
      </w:r>
    </w:p>
    <w:p w14:paraId="3BE57A1B" w14:textId="77777777" w:rsidR="00533FF9" w:rsidRDefault="00533FF9" w:rsidP="00533FF9">
      <w:pPr>
        <w:pStyle w:val="Corpsdetexte"/>
      </w:pPr>
      <w:r>
        <w:br/>
      </w:r>
    </w:p>
    <w:p w14:paraId="6D8A38D8" w14:textId="7B944F85" w:rsidR="00533FF9" w:rsidRDefault="004F61AD" w:rsidP="00B440FE">
      <w:pPr>
        <w:pStyle w:val="Corpsdetexte"/>
        <w:jc w:val="center"/>
      </w:pPr>
      <m:oMathPara>
        <m:oMath>
          <m:sSub>
            <m:sSubPr>
              <m:ctrlPr>
                <w:rPr>
                  <w:rFonts w:ascii="Cambria Math" w:hAnsi="Cambria Math"/>
                </w:rPr>
              </m:ctrlPr>
            </m:sSubPr>
            <m:e>
              <m:r>
                <w:rPr>
                  <w:rFonts w:ascii="Cambria Math" w:hAnsi="Cambria Math"/>
                </w:rPr>
                <m:t>Z</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14</m:t>
              </m:r>
            </m:sub>
          </m:sSub>
        </m:oMath>
      </m:oMathPara>
    </w:p>
    <w:p w14:paraId="6AB3AAE8" w14:textId="77777777" w:rsidR="00533FF9" w:rsidRDefault="00533FF9" w:rsidP="00533FF9">
      <w:pPr>
        <w:pStyle w:val="Corpsdetexte"/>
      </w:pPr>
      <w:r>
        <w:t xml:space="preserve"> </w:t>
      </w:r>
    </w:p>
    <w:p w14:paraId="09B06A9D" w14:textId="514AA3AE" w:rsidR="00533FF9" w:rsidRPr="005C3C29" w:rsidRDefault="00533FF9" w:rsidP="00533FF9">
      <w:pPr>
        <w:pStyle w:val="Corpsdetexte"/>
      </w:pPr>
      <w:r>
        <w:br/>
      </w:r>
    </w:p>
    <w:bookmarkStart w:id="46" w:name="𝑠-1"/>
    <w:bookmarkEnd w:id="45"/>
    <w:p w14:paraId="4FF6C4D4" w14:textId="77777777" w:rsidR="00533FF9" w:rsidRDefault="004F61AD" w:rsidP="00533FF9">
      <w:pPr>
        <w:pStyle w:val="Titre1"/>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1</m:t>
              </m:r>
            </m:sub>
          </m:sSub>
        </m:oMath>
      </m:oMathPara>
    </w:p>
    <w:p w14:paraId="48E9D0E8" w14:textId="77777777" w:rsidR="00533FF9" w:rsidRDefault="00533FF9" w:rsidP="00533FF9">
      <w:pPr>
        <w:pStyle w:val="FirstParagraph"/>
      </w:pPr>
    </w:p>
    <w:tbl>
      <w:tblPr>
        <w:tblStyle w:val="Table"/>
        <w:tblW w:w="0" w:type="auto"/>
        <w:tblLook w:val="0020" w:firstRow="1" w:lastRow="0" w:firstColumn="0" w:lastColumn="0" w:noHBand="0" w:noVBand="0"/>
      </w:tblPr>
      <w:tblGrid>
        <w:gridCol w:w="4176"/>
        <w:gridCol w:w="716"/>
        <w:gridCol w:w="631"/>
        <w:gridCol w:w="2721"/>
      </w:tblGrid>
      <w:tr w:rsidR="00533FF9" w14:paraId="2624322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4D003098" w14:textId="77777777" w:rsidR="00533FF9" w:rsidRDefault="00533FF9" w:rsidP="00533FF9">
            <w:pPr>
              <w:pStyle w:val="Compact"/>
            </w:pPr>
            <w:r>
              <w:t>diagram</w:t>
            </w:r>
          </w:p>
        </w:tc>
        <w:tc>
          <w:tcPr>
            <w:tcW w:w="0" w:type="auto"/>
          </w:tcPr>
          <w:p w14:paraId="1B5508AB" w14:textId="77777777" w:rsidR="00533FF9" w:rsidRDefault="00533FF9" w:rsidP="00533FF9">
            <w:pPr>
              <w:pStyle w:val="Compact"/>
            </w:pPr>
            <w:r>
              <w:t>state</w:t>
            </w:r>
          </w:p>
        </w:tc>
        <w:tc>
          <w:tcPr>
            <w:tcW w:w="0" w:type="auto"/>
          </w:tcPr>
          <w:p w14:paraId="283A4C9B" w14:textId="77777777" w:rsidR="00533FF9" w:rsidRDefault="00533FF9" w:rsidP="00533FF9">
            <w:pPr>
              <w:pStyle w:val="Compact"/>
            </w:pPr>
            <w:r>
              <w:t>unit</w:t>
            </w:r>
          </w:p>
        </w:tc>
        <w:tc>
          <w:tcPr>
            <w:tcW w:w="0" w:type="auto"/>
          </w:tcPr>
          <w:p w14:paraId="5F99B0E5" w14:textId="77777777" w:rsidR="00533FF9" w:rsidRDefault="00533FF9" w:rsidP="00533FF9">
            <w:pPr>
              <w:pStyle w:val="Compact"/>
            </w:pPr>
            <w:r>
              <w:t>description</w:t>
            </w:r>
          </w:p>
        </w:tc>
      </w:tr>
      <w:tr w:rsidR="00533FF9" w14:paraId="7B819D7F" w14:textId="77777777" w:rsidTr="00533FF9">
        <w:tc>
          <w:tcPr>
            <w:tcW w:w="0" w:type="auto"/>
          </w:tcPr>
          <w:p w14:paraId="55A60B9E" w14:textId="317310B1" w:rsidR="00533FF9" w:rsidRDefault="00B440FE" w:rsidP="00533FF9">
            <w:pPr>
              <w:pStyle w:val="Compact"/>
            </w:pPr>
            <w:r>
              <w:rPr>
                <w:noProof/>
                <w:lang w:val="fr-FR" w:eastAsia="fr-FR"/>
              </w:rPr>
              <w:drawing>
                <wp:inline distT="0" distB="0" distL="0" distR="0" wp14:anchorId="26542ECB" wp14:editId="7DBCA8A6">
                  <wp:extent cx="2515173" cy="153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1.png"/>
                          <pic:cNvPicPr/>
                        </pic:nvPicPr>
                        <pic:blipFill>
                          <a:blip r:embed="rId29">
                            <a:extLst>
                              <a:ext uri="{28A0092B-C50C-407E-A947-70E740481C1C}">
                                <a14:useLocalDpi xmlns:a14="http://schemas.microsoft.com/office/drawing/2010/main" val="0"/>
                              </a:ext>
                            </a:extLst>
                          </a:blip>
                          <a:stretch>
                            <a:fillRect/>
                          </a:stretch>
                        </pic:blipFill>
                        <pic:spPr>
                          <a:xfrm>
                            <a:off x="0" y="0"/>
                            <a:ext cx="2515173" cy="1537050"/>
                          </a:xfrm>
                          <a:prstGeom prst="rect">
                            <a:avLst/>
                          </a:prstGeom>
                        </pic:spPr>
                      </pic:pic>
                    </a:graphicData>
                  </a:graphic>
                </wp:inline>
              </w:drawing>
            </w:r>
          </w:p>
        </w:tc>
        <w:tc>
          <w:tcPr>
            <w:tcW w:w="0" w:type="auto"/>
          </w:tcPr>
          <w:p w14:paraId="5E187E5E"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0" w:type="auto"/>
          </w:tcPr>
          <w:p w14:paraId="6CB4D169" w14:textId="77777777" w:rsidR="00533FF9" w:rsidRDefault="00533FF9" w:rsidP="00533FF9">
            <w:pPr>
              <w:pStyle w:val="Compact"/>
            </w:pPr>
            <m:oMathPara>
              <m:oMath>
                <m:r>
                  <w:rPr>
                    <w:rFonts w:ascii="Cambria Math" w:hAnsi="Cambria Math"/>
                  </w:rPr>
                  <m:t>mM</m:t>
                </m:r>
              </m:oMath>
            </m:oMathPara>
          </w:p>
        </w:tc>
        <w:tc>
          <w:tcPr>
            <w:tcW w:w="0" w:type="auto"/>
          </w:tcPr>
          <w:p w14:paraId="6FD28D3F" w14:textId="77777777" w:rsidR="00533FF9" w:rsidRDefault="00533FF9" w:rsidP="00533FF9">
            <w:pPr>
              <w:pStyle w:val="Compact"/>
            </w:pPr>
            <w:r>
              <w:t>Trehalose concentration</w:t>
            </w:r>
          </w:p>
        </w:tc>
      </w:tr>
    </w:tbl>
    <w:p w14:paraId="2F04D094" w14:textId="651902F3" w:rsidR="00533FF9" w:rsidRDefault="00533FF9" w:rsidP="00533FF9">
      <w:pPr>
        <w:pStyle w:val="Corpsdetexte"/>
      </w:pPr>
    </w:p>
    <w:p w14:paraId="28FF001D" w14:textId="668956A6" w:rsidR="00B440FE" w:rsidRPr="00952EBE" w:rsidRDefault="004F61AD" w:rsidP="00533FF9">
      <w:pPr>
        <w:pStyle w:val="Corpsdetexte"/>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oMath>
      </m:oMathPara>
    </w:p>
    <w:bookmarkStart w:id="47" w:name="𝑠-2"/>
    <w:bookmarkEnd w:id="46"/>
    <w:p w14:paraId="3646C3EF" w14:textId="77777777" w:rsidR="00533FF9" w:rsidRPr="005C3C2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2</m:t>
              </m:r>
            </m:sub>
          </m:sSub>
        </m:oMath>
      </m:oMathPara>
    </w:p>
    <w:p w14:paraId="53D76CC2" w14:textId="77777777" w:rsidR="00533FF9" w:rsidRDefault="00533FF9" w:rsidP="00533FF9">
      <w:pPr>
        <w:pStyle w:val="FirstParagraph"/>
      </w:pPr>
    </w:p>
    <w:tbl>
      <w:tblPr>
        <w:tblStyle w:val="Table"/>
        <w:tblW w:w="0" w:type="auto"/>
        <w:tblLook w:val="0020" w:firstRow="1" w:lastRow="0" w:firstColumn="0" w:lastColumn="0" w:noHBand="0" w:noVBand="0"/>
      </w:tblPr>
      <w:tblGrid>
        <w:gridCol w:w="2543"/>
        <w:gridCol w:w="716"/>
        <w:gridCol w:w="631"/>
        <w:gridCol w:w="2623"/>
      </w:tblGrid>
      <w:tr w:rsidR="00533FF9" w14:paraId="2330EC7E"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A742C84" w14:textId="77777777" w:rsidR="00533FF9" w:rsidRDefault="00533FF9" w:rsidP="00533FF9">
            <w:pPr>
              <w:pStyle w:val="Compact"/>
            </w:pPr>
            <w:r>
              <w:t>diagram</w:t>
            </w:r>
          </w:p>
        </w:tc>
        <w:tc>
          <w:tcPr>
            <w:tcW w:w="0" w:type="auto"/>
          </w:tcPr>
          <w:p w14:paraId="25DC75DB" w14:textId="77777777" w:rsidR="00533FF9" w:rsidRDefault="00533FF9" w:rsidP="00533FF9">
            <w:pPr>
              <w:pStyle w:val="Compact"/>
            </w:pPr>
            <w:r>
              <w:t>state</w:t>
            </w:r>
          </w:p>
        </w:tc>
        <w:tc>
          <w:tcPr>
            <w:tcW w:w="0" w:type="auto"/>
          </w:tcPr>
          <w:p w14:paraId="15A22B5A" w14:textId="77777777" w:rsidR="00533FF9" w:rsidRDefault="00533FF9" w:rsidP="00533FF9">
            <w:pPr>
              <w:pStyle w:val="Compact"/>
            </w:pPr>
            <w:r>
              <w:t>unit</w:t>
            </w:r>
          </w:p>
        </w:tc>
        <w:tc>
          <w:tcPr>
            <w:tcW w:w="0" w:type="auto"/>
          </w:tcPr>
          <w:p w14:paraId="0965D88A" w14:textId="77777777" w:rsidR="00533FF9" w:rsidRDefault="00533FF9" w:rsidP="00533FF9">
            <w:pPr>
              <w:pStyle w:val="Compact"/>
            </w:pPr>
            <w:r>
              <w:t>description</w:t>
            </w:r>
          </w:p>
        </w:tc>
      </w:tr>
      <w:tr w:rsidR="00533FF9" w14:paraId="1A15D6DA" w14:textId="77777777" w:rsidTr="00533FF9">
        <w:tc>
          <w:tcPr>
            <w:tcW w:w="0" w:type="auto"/>
          </w:tcPr>
          <w:p w14:paraId="26ED66C1" w14:textId="6D9DF657" w:rsidR="00533FF9" w:rsidRDefault="00B440FE" w:rsidP="00533FF9">
            <w:pPr>
              <w:pStyle w:val="Compact"/>
            </w:pPr>
            <w:r>
              <w:rPr>
                <w:noProof/>
                <w:lang w:val="fr-FR" w:eastAsia="fr-FR"/>
              </w:rPr>
              <w:drawing>
                <wp:inline distT="0" distB="0" distL="0" distR="0" wp14:anchorId="60006329" wp14:editId="0E8D1F83">
                  <wp:extent cx="1477926" cy="24763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_2.png"/>
                          <pic:cNvPicPr/>
                        </pic:nvPicPr>
                        <pic:blipFill>
                          <a:blip r:embed="rId30">
                            <a:extLst>
                              <a:ext uri="{28A0092B-C50C-407E-A947-70E740481C1C}">
                                <a14:useLocalDpi xmlns:a14="http://schemas.microsoft.com/office/drawing/2010/main" val="0"/>
                              </a:ext>
                            </a:extLst>
                          </a:blip>
                          <a:stretch>
                            <a:fillRect/>
                          </a:stretch>
                        </pic:blipFill>
                        <pic:spPr>
                          <a:xfrm>
                            <a:off x="0" y="0"/>
                            <a:ext cx="1500069" cy="2513476"/>
                          </a:xfrm>
                          <a:prstGeom prst="rect">
                            <a:avLst/>
                          </a:prstGeom>
                        </pic:spPr>
                      </pic:pic>
                    </a:graphicData>
                  </a:graphic>
                </wp:inline>
              </w:drawing>
            </w:r>
          </w:p>
        </w:tc>
        <w:tc>
          <w:tcPr>
            <w:tcW w:w="0" w:type="auto"/>
          </w:tcPr>
          <w:p w14:paraId="7C8BD0CD"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0" w:type="auto"/>
          </w:tcPr>
          <w:p w14:paraId="1AD64EBF" w14:textId="77777777" w:rsidR="00533FF9" w:rsidRDefault="00533FF9" w:rsidP="00533FF9">
            <w:pPr>
              <w:pStyle w:val="Compact"/>
            </w:pPr>
            <m:oMathPara>
              <m:oMath>
                <m:r>
                  <w:rPr>
                    <w:rFonts w:ascii="Cambria Math" w:hAnsi="Cambria Math"/>
                  </w:rPr>
                  <m:t>mM</m:t>
                </m:r>
              </m:oMath>
            </m:oMathPara>
          </w:p>
        </w:tc>
        <w:tc>
          <w:tcPr>
            <w:tcW w:w="0" w:type="auto"/>
          </w:tcPr>
          <w:p w14:paraId="2A97BC0C" w14:textId="77777777" w:rsidR="00533FF9" w:rsidRDefault="00533FF9" w:rsidP="00533FF9">
            <w:pPr>
              <w:pStyle w:val="Compact"/>
            </w:pPr>
            <w:r>
              <w:t>pyruvate concentration</w:t>
            </w:r>
          </w:p>
        </w:tc>
      </w:tr>
    </w:tbl>
    <w:p w14:paraId="184BC8C7" w14:textId="2C8729E7" w:rsidR="00952EBE" w:rsidRPr="00952EBE" w:rsidRDefault="00533FF9" w:rsidP="00533FF9">
      <w:pPr>
        <w:pStyle w:val="Corpsdetexte"/>
        <w:rPr>
          <w:rFonts w:eastAsiaTheme="minorEastAsia"/>
        </w:rPr>
      </w:pPr>
      <w:r>
        <w:t xml:space="preserve"> </w:t>
      </w: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oMath>
    </w:p>
    <w:bookmarkStart w:id="48" w:name="𝑠-3"/>
    <w:bookmarkEnd w:id="47"/>
    <w:p w14:paraId="753E7DB9" w14:textId="77777777" w:rsidR="00533FF9" w:rsidRPr="005C3C2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3</m:t>
              </m:r>
            </m:sub>
          </m:sSub>
        </m:oMath>
      </m:oMathPara>
    </w:p>
    <w:p w14:paraId="796A1D3C" w14:textId="77777777" w:rsidR="00533FF9" w:rsidRDefault="00533FF9" w:rsidP="00533FF9">
      <w:pPr>
        <w:pStyle w:val="FirstParagraph"/>
      </w:pPr>
    </w:p>
    <w:tbl>
      <w:tblPr>
        <w:tblStyle w:val="Table"/>
        <w:tblW w:w="0" w:type="auto"/>
        <w:tblLook w:val="0020" w:firstRow="1" w:lastRow="0" w:firstColumn="0" w:lastColumn="0" w:noHBand="0" w:noVBand="0"/>
      </w:tblPr>
      <w:tblGrid>
        <w:gridCol w:w="5574"/>
        <w:gridCol w:w="716"/>
        <w:gridCol w:w="631"/>
        <w:gridCol w:w="2439"/>
      </w:tblGrid>
      <w:tr w:rsidR="00952EBE" w14:paraId="3D854C8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6F090E3" w14:textId="5969EF7A" w:rsidR="00533FF9" w:rsidRDefault="00952EBE" w:rsidP="00533FF9">
            <w:pPr>
              <w:pStyle w:val="Compact"/>
            </w:pPr>
            <w:r>
              <w:t>D</w:t>
            </w:r>
            <w:r w:rsidR="00533FF9">
              <w:t>iagram</w:t>
            </w:r>
          </w:p>
        </w:tc>
        <w:tc>
          <w:tcPr>
            <w:tcW w:w="0" w:type="auto"/>
          </w:tcPr>
          <w:p w14:paraId="05F34BAE" w14:textId="77777777" w:rsidR="00533FF9" w:rsidRDefault="00533FF9" w:rsidP="00533FF9">
            <w:pPr>
              <w:pStyle w:val="Compact"/>
            </w:pPr>
            <w:r>
              <w:t>state</w:t>
            </w:r>
          </w:p>
        </w:tc>
        <w:tc>
          <w:tcPr>
            <w:tcW w:w="0" w:type="auto"/>
          </w:tcPr>
          <w:p w14:paraId="61AB0563" w14:textId="77777777" w:rsidR="00533FF9" w:rsidRDefault="00533FF9" w:rsidP="00533FF9">
            <w:pPr>
              <w:pStyle w:val="Compact"/>
            </w:pPr>
            <w:r>
              <w:t>unit</w:t>
            </w:r>
          </w:p>
        </w:tc>
        <w:tc>
          <w:tcPr>
            <w:tcW w:w="0" w:type="auto"/>
          </w:tcPr>
          <w:p w14:paraId="78FA8320" w14:textId="77777777" w:rsidR="00533FF9" w:rsidRDefault="00533FF9" w:rsidP="00533FF9">
            <w:pPr>
              <w:pStyle w:val="Compact"/>
            </w:pPr>
            <w:r>
              <w:t>description</w:t>
            </w:r>
          </w:p>
        </w:tc>
      </w:tr>
      <w:tr w:rsidR="00952EBE" w14:paraId="061B1886" w14:textId="77777777" w:rsidTr="00533FF9">
        <w:tc>
          <w:tcPr>
            <w:tcW w:w="0" w:type="auto"/>
          </w:tcPr>
          <w:p w14:paraId="3DD4974D" w14:textId="591183EC" w:rsidR="00533FF9" w:rsidRDefault="00952EBE" w:rsidP="00533FF9">
            <w:pPr>
              <w:pStyle w:val="Compact"/>
            </w:pPr>
            <w:r>
              <w:rPr>
                <w:noProof/>
                <w:lang w:val="fr-FR" w:eastAsia="fr-FR"/>
              </w:rPr>
              <w:drawing>
                <wp:inline distT="0" distB="0" distL="0" distR="0" wp14:anchorId="0FFEE1E8" wp14:editId="377800AB">
                  <wp:extent cx="3402419" cy="23816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_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7114" cy="2433981"/>
                          </a:xfrm>
                          <a:prstGeom prst="rect">
                            <a:avLst/>
                          </a:prstGeom>
                        </pic:spPr>
                      </pic:pic>
                    </a:graphicData>
                  </a:graphic>
                </wp:inline>
              </w:drawing>
            </w:r>
          </w:p>
        </w:tc>
        <w:tc>
          <w:tcPr>
            <w:tcW w:w="0" w:type="auto"/>
          </w:tcPr>
          <w:p w14:paraId="1FBD45C8"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0" w:type="auto"/>
          </w:tcPr>
          <w:p w14:paraId="3B2AD735" w14:textId="77777777" w:rsidR="00533FF9" w:rsidRDefault="00533FF9" w:rsidP="00533FF9">
            <w:pPr>
              <w:pStyle w:val="Compact"/>
            </w:pPr>
            <m:oMathPara>
              <m:oMath>
                <m:r>
                  <w:rPr>
                    <w:rFonts w:ascii="Cambria Math" w:hAnsi="Cambria Math"/>
                  </w:rPr>
                  <m:t>mM</m:t>
                </m:r>
              </m:oMath>
            </m:oMathPara>
          </w:p>
        </w:tc>
        <w:tc>
          <w:tcPr>
            <w:tcW w:w="0" w:type="auto"/>
          </w:tcPr>
          <w:p w14:paraId="758EE604" w14:textId="77777777" w:rsidR="00533FF9" w:rsidRDefault="00533FF9" w:rsidP="00533FF9">
            <w:pPr>
              <w:pStyle w:val="Compact"/>
            </w:pPr>
            <w:r>
              <w:t>glucose concentration</w:t>
            </w:r>
          </w:p>
        </w:tc>
      </w:tr>
    </w:tbl>
    <w:p w14:paraId="79010B5B" w14:textId="674EDCC6" w:rsidR="00533FF9" w:rsidRPr="00952EBE" w:rsidRDefault="004F61AD" w:rsidP="00533FF9">
      <w:pPr>
        <w:pStyle w:val="Corpsdetexte"/>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,s3</m:t>
                      </m:r>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oMath>
      </m:oMathPara>
    </w:p>
    <w:bookmarkStart w:id="49" w:name="𝑠-4"/>
    <w:bookmarkEnd w:id="48"/>
    <w:p w14:paraId="381D93E0" w14:textId="77777777" w:rsidR="00533FF9" w:rsidRPr="005C3C2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4</m:t>
              </m:r>
            </m:sub>
          </m:sSub>
        </m:oMath>
      </m:oMathPara>
    </w:p>
    <w:p w14:paraId="61BECEEA" w14:textId="77777777" w:rsidR="00533FF9" w:rsidRDefault="00533FF9" w:rsidP="00533FF9">
      <w:pPr>
        <w:pStyle w:val="FirstParagraph"/>
      </w:pPr>
    </w:p>
    <w:tbl>
      <w:tblPr>
        <w:tblStyle w:val="Table"/>
        <w:tblW w:w="0" w:type="auto"/>
        <w:tblLook w:val="0020" w:firstRow="1" w:lastRow="0" w:firstColumn="0" w:lastColumn="0" w:noHBand="0" w:noVBand="0"/>
      </w:tblPr>
      <w:tblGrid>
        <w:gridCol w:w="2541"/>
        <w:gridCol w:w="716"/>
        <w:gridCol w:w="631"/>
        <w:gridCol w:w="2730"/>
      </w:tblGrid>
      <w:tr w:rsidR="00533FF9" w14:paraId="527CBFCD"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014DF57" w14:textId="77777777" w:rsidR="00533FF9" w:rsidRDefault="00533FF9" w:rsidP="00533FF9">
            <w:pPr>
              <w:pStyle w:val="Compact"/>
            </w:pPr>
            <w:r>
              <w:t>diagram</w:t>
            </w:r>
          </w:p>
        </w:tc>
        <w:tc>
          <w:tcPr>
            <w:tcW w:w="0" w:type="auto"/>
          </w:tcPr>
          <w:p w14:paraId="6BC901DE" w14:textId="77777777" w:rsidR="00533FF9" w:rsidRDefault="00533FF9" w:rsidP="00533FF9">
            <w:pPr>
              <w:pStyle w:val="Compact"/>
            </w:pPr>
            <w:r>
              <w:t>state</w:t>
            </w:r>
          </w:p>
        </w:tc>
        <w:tc>
          <w:tcPr>
            <w:tcW w:w="0" w:type="auto"/>
          </w:tcPr>
          <w:p w14:paraId="195985D5" w14:textId="77777777" w:rsidR="00533FF9" w:rsidRDefault="00533FF9" w:rsidP="00533FF9">
            <w:pPr>
              <w:pStyle w:val="Compact"/>
            </w:pPr>
            <w:r>
              <w:t>unit</w:t>
            </w:r>
          </w:p>
        </w:tc>
        <w:tc>
          <w:tcPr>
            <w:tcW w:w="0" w:type="auto"/>
          </w:tcPr>
          <w:p w14:paraId="1A6FEA50" w14:textId="77777777" w:rsidR="00533FF9" w:rsidRDefault="00533FF9" w:rsidP="00533FF9">
            <w:pPr>
              <w:pStyle w:val="Compact"/>
            </w:pPr>
            <w:r>
              <w:t>description</w:t>
            </w:r>
          </w:p>
        </w:tc>
      </w:tr>
      <w:tr w:rsidR="00533FF9" w14:paraId="406AD934" w14:textId="77777777" w:rsidTr="00533FF9">
        <w:tc>
          <w:tcPr>
            <w:tcW w:w="0" w:type="auto"/>
          </w:tcPr>
          <w:p w14:paraId="16D6F2EB" w14:textId="6AF232AF" w:rsidR="00533FF9" w:rsidRDefault="00952EBE" w:rsidP="00533FF9">
            <w:pPr>
              <w:pStyle w:val="Compact"/>
            </w:pPr>
            <w:r>
              <w:rPr>
                <w:noProof/>
                <w:lang w:val="fr-FR" w:eastAsia="fr-FR"/>
              </w:rPr>
              <w:drawing>
                <wp:inline distT="0" distB="0" distL="0" distR="0" wp14:anchorId="688F58C3" wp14:editId="0071BA0F">
                  <wp:extent cx="1476524" cy="11270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_4.png"/>
                          <pic:cNvPicPr/>
                        </pic:nvPicPr>
                        <pic:blipFill>
                          <a:blip r:embed="rId32">
                            <a:extLst>
                              <a:ext uri="{28A0092B-C50C-407E-A947-70E740481C1C}">
                                <a14:useLocalDpi xmlns:a14="http://schemas.microsoft.com/office/drawing/2010/main" val="0"/>
                              </a:ext>
                            </a:extLst>
                          </a:blip>
                          <a:stretch>
                            <a:fillRect/>
                          </a:stretch>
                        </pic:blipFill>
                        <pic:spPr>
                          <a:xfrm>
                            <a:off x="0" y="0"/>
                            <a:ext cx="1505325" cy="1149035"/>
                          </a:xfrm>
                          <a:prstGeom prst="rect">
                            <a:avLst/>
                          </a:prstGeom>
                        </pic:spPr>
                      </pic:pic>
                    </a:graphicData>
                  </a:graphic>
                </wp:inline>
              </w:drawing>
            </w:r>
          </w:p>
        </w:tc>
        <w:tc>
          <w:tcPr>
            <w:tcW w:w="0" w:type="auto"/>
          </w:tcPr>
          <w:p w14:paraId="4F31D3DF"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4</m:t>
                    </m:r>
                  </m:sub>
                </m:sSub>
              </m:oMath>
            </m:oMathPara>
          </w:p>
        </w:tc>
        <w:tc>
          <w:tcPr>
            <w:tcW w:w="0" w:type="auto"/>
          </w:tcPr>
          <w:p w14:paraId="4599FC2F" w14:textId="77777777" w:rsidR="00533FF9" w:rsidRDefault="00533FF9" w:rsidP="00533FF9">
            <w:pPr>
              <w:pStyle w:val="Compact"/>
            </w:pPr>
            <m:oMathPara>
              <m:oMath>
                <m:r>
                  <w:rPr>
                    <w:rFonts w:ascii="Cambria Math" w:hAnsi="Cambria Math"/>
                  </w:rPr>
                  <m:t>mM</m:t>
                </m:r>
              </m:oMath>
            </m:oMathPara>
          </w:p>
        </w:tc>
        <w:tc>
          <w:tcPr>
            <w:tcW w:w="0" w:type="auto"/>
          </w:tcPr>
          <w:p w14:paraId="3F6C7FAD" w14:textId="77777777" w:rsidR="00533FF9" w:rsidRDefault="00533FF9" w:rsidP="00533FF9">
            <w:pPr>
              <w:pStyle w:val="Compact"/>
            </w:pPr>
            <w:r>
              <w:t>glutamate concentration</w:t>
            </w:r>
          </w:p>
        </w:tc>
      </w:tr>
    </w:tbl>
    <w:p w14:paraId="36BDB874" w14:textId="4F1FB057" w:rsidR="00533FF9" w:rsidRDefault="00533FF9" w:rsidP="00533FF9">
      <w:pPr>
        <w:pStyle w:val="Corpsdetexte"/>
      </w:pPr>
      <w:r>
        <w:t xml:space="preserve"> </w:t>
      </w:r>
      <w:r>
        <w:br/>
      </w: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oMath>
      </m:oMathPara>
    </w:p>
    <w:bookmarkStart w:id="50" w:name="𝑠-5"/>
    <w:bookmarkEnd w:id="49"/>
    <w:p w14:paraId="275A0DC3" w14:textId="77777777" w:rsidR="00533FF9" w:rsidRPr="005C3C2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5</m:t>
              </m:r>
            </m:sub>
          </m:sSub>
        </m:oMath>
      </m:oMathPara>
    </w:p>
    <w:p w14:paraId="44CEC097" w14:textId="77777777" w:rsidR="00533FF9" w:rsidRDefault="00533FF9" w:rsidP="00533FF9">
      <w:pPr>
        <w:pStyle w:val="FirstParagraph"/>
      </w:pPr>
    </w:p>
    <w:tbl>
      <w:tblPr>
        <w:tblStyle w:val="Table"/>
        <w:tblW w:w="0" w:type="auto"/>
        <w:tblLook w:val="0020" w:firstRow="1" w:lastRow="0" w:firstColumn="0" w:lastColumn="0" w:noHBand="0" w:noVBand="0"/>
      </w:tblPr>
      <w:tblGrid>
        <w:gridCol w:w="4970"/>
        <w:gridCol w:w="716"/>
        <w:gridCol w:w="631"/>
        <w:gridCol w:w="2385"/>
      </w:tblGrid>
      <w:tr w:rsidR="00A02C05" w14:paraId="31879EF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4ABF3706" w14:textId="2AF0F5E0" w:rsidR="00533FF9" w:rsidRDefault="00A02C05" w:rsidP="00533FF9">
            <w:pPr>
              <w:pStyle w:val="Compact"/>
            </w:pPr>
            <w:r>
              <w:t>D</w:t>
            </w:r>
            <w:r w:rsidR="00533FF9">
              <w:t>iagram</w:t>
            </w:r>
          </w:p>
        </w:tc>
        <w:tc>
          <w:tcPr>
            <w:tcW w:w="0" w:type="auto"/>
          </w:tcPr>
          <w:p w14:paraId="24AEB6AD" w14:textId="77777777" w:rsidR="00533FF9" w:rsidRDefault="00533FF9" w:rsidP="00533FF9">
            <w:pPr>
              <w:pStyle w:val="Compact"/>
            </w:pPr>
            <w:r>
              <w:t>state</w:t>
            </w:r>
          </w:p>
        </w:tc>
        <w:tc>
          <w:tcPr>
            <w:tcW w:w="0" w:type="auto"/>
          </w:tcPr>
          <w:p w14:paraId="5DA2C7FD" w14:textId="77777777" w:rsidR="00533FF9" w:rsidRDefault="00533FF9" w:rsidP="00533FF9">
            <w:pPr>
              <w:pStyle w:val="Compact"/>
            </w:pPr>
            <w:r>
              <w:t>unit</w:t>
            </w:r>
          </w:p>
        </w:tc>
        <w:tc>
          <w:tcPr>
            <w:tcW w:w="0" w:type="auto"/>
          </w:tcPr>
          <w:p w14:paraId="48DF1724" w14:textId="77777777" w:rsidR="00533FF9" w:rsidRDefault="00533FF9" w:rsidP="00533FF9">
            <w:pPr>
              <w:pStyle w:val="Compact"/>
            </w:pPr>
            <w:r>
              <w:t>description</w:t>
            </w:r>
          </w:p>
        </w:tc>
      </w:tr>
      <w:tr w:rsidR="00A02C05" w14:paraId="086B8A73" w14:textId="77777777" w:rsidTr="00533FF9">
        <w:tc>
          <w:tcPr>
            <w:tcW w:w="0" w:type="auto"/>
          </w:tcPr>
          <w:p w14:paraId="3AE93561" w14:textId="793E141D" w:rsidR="00533FF9" w:rsidRDefault="00A02C05" w:rsidP="00533FF9">
            <w:pPr>
              <w:pStyle w:val="Compact"/>
            </w:pPr>
            <w:r>
              <w:rPr>
                <w:noProof/>
                <w:lang w:val="fr-FR" w:eastAsia="fr-FR"/>
              </w:rPr>
              <w:drawing>
                <wp:inline distT="0" distB="0" distL="0" distR="0" wp14:anchorId="5D968B6D" wp14:editId="2E8BCB6B">
                  <wp:extent cx="3019154" cy="2307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_5.png"/>
                          <pic:cNvPicPr/>
                        </pic:nvPicPr>
                        <pic:blipFill>
                          <a:blip r:embed="rId33">
                            <a:extLst>
                              <a:ext uri="{28A0092B-C50C-407E-A947-70E740481C1C}">
                                <a14:useLocalDpi xmlns:a14="http://schemas.microsoft.com/office/drawing/2010/main" val="0"/>
                              </a:ext>
                            </a:extLst>
                          </a:blip>
                          <a:stretch>
                            <a:fillRect/>
                          </a:stretch>
                        </pic:blipFill>
                        <pic:spPr>
                          <a:xfrm>
                            <a:off x="0" y="0"/>
                            <a:ext cx="3068080" cy="2344656"/>
                          </a:xfrm>
                          <a:prstGeom prst="rect">
                            <a:avLst/>
                          </a:prstGeom>
                        </pic:spPr>
                      </pic:pic>
                    </a:graphicData>
                  </a:graphic>
                </wp:inline>
              </w:drawing>
            </w:r>
          </w:p>
        </w:tc>
        <w:tc>
          <w:tcPr>
            <w:tcW w:w="0" w:type="auto"/>
          </w:tcPr>
          <w:p w14:paraId="1FB19C10"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tc>
        <w:tc>
          <w:tcPr>
            <w:tcW w:w="0" w:type="auto"/>
          </w:tcPr>
          <w:p w14:paraId="7BBCD2C6" w14:textId="77777777" w:rsidR="00533FF9" w:rsidRDefault="00533FF9" w:rsidP="00533FF9">
            <w:pPr>
              <w:pStyle w:val="Compact"/>
            </w:pPr>
            <m:oMathPara>
              <m:oMath>
                <m:r>
                  <w:rPr>
                    <w:rFonts w:ascii="Cambria Math" w:hAnsi="Cambria Math"/>
                  </w:rPr>
                  <m:t>mM</m:t>
                </m:r>
              </m:oMath>
            </m:oMathPara>
          </w:p>
        </w:tc>
        <w:tc>
          <w:tcPr>
            <w:tcW w:w="0" w:type="auto"/>
          </w:tcPr>
          <w:p w14:paraId="15EEE247" w14:textId="77777777" w:rsidR="00533FF9" w:rsidRDefault="00533FF9" w:rsidP="00533FF9">
            <w:pPr>
              <w:pStyle w:val="Compact"/>
            </w:pPr>
            <w:r>
              <w:t>lactate concentration</w:t>
            </w:r>
          </w:p>
        </w:tc>
      </w:tr>
    </w:tbl>
    <w:p w14:paraId="23C389F7" w14:textId="0FEF44FE" w:rsidR="00A02C05" w:rsidRPr="000779F9" w:rsidRDefault="004F61AD" w:rsidP="00533FF9">
      <w:pPr>
        <w:pStyle w:val="Corpsdetexte"/>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,s1</m:t>
                      </m:r>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69367799" w14:textId="77777777" w:rsidR="000779F9" w:rsidRPr="00A02C05" w:rsidRDefault="000779F9" w:rsidP="00533FF9">
      <w:pPr>
        <w:pStyle w:val="Corpsdetexte"/>
        <w:rPr>
          <w:rFonts w:eastAsiaTheme="minorEastAsia"/>
        </w:rPr>
      </w:pPr>
    </w:p>
    <w:bookmarkStart w:id="51" w:name="𝑠-6"/>
    <w:bookmarkEnd w:id="50"/>
    <w:p w14:paraId="66C7B93A" w14:textId="355EEE18" w:rsidR="00533FF9" w:rsidRPr="000779F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6</m:t>
              </m:r>
            </m:sub>
          </m:sSub>
        </m:oMath>
      </m:oMathPara>
    </w:p>
    <w:tbl>
      <w:tblPr>
        <w:tblStyle w:val="Table"/>
        <w:tblW w:w="0" w:type="auto"/>
        <w:tblLook w:val="0020" w:firstRow="1" w:lastRow="0" w:firstColumn="0" w:lastColumn="0" w:noHBand="0" w:noVBand="0"/>
      </w:tblPr>
      <w:tblGrid>
        <w:gridCol w:w="5743"/>
        <w:gridCol w:w="716"/>
        <w:gridCol w:w="631"/>
        <w:gridCol w:w="2270"/>
      </w:tblGrid>
      <w:tr w:rsidR="00A02C05" w14:paraId="7258E983"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5508FB1B" w14:textId="44755C35" w:rsidR="00533FF9" w:rsidRDefault="00A02C05" w:rsidP="00533FF9">
            <w:pPr>
              <w:pStyle w:val="Compact"/>
            </w:pPr>
            <w:r>
              <w:t>D</w:t>
            </w:r>
            <w:r w:rsidR="00533FF9">
              <w:t>iagram</w:t>
            </w:r>
          </w:p>
        </w:tc>
        <w:tc>
          <w:tcPr>
            <w:tcW w:w="0" w:type="auto"/>
          </w:tcPr>
          <w:p w14:paraId="54961133" w14:textId="77777777" w:rsidR="00533FF9" w:rsidRDefault="00533FF9" w:rsidP="00533FF9">
            <w:pPr>
              <w:pStyle w:val="Compact"/>
            </w:pPr>
            <w:r>
              <w:t>state</w:t>
            </w:r>
          </w:p>
        </w:tc>
        <w:tc>
          <w:tcPr>
            <w:tcW w:w="0" w:type="auto"/>
          </w:tcPr>
          <w:p w14:paraId="1C1EBBEE" w14:textId="77777777" w:rsidR="00533FF9" w:rsidRDefault="00533FF9" w:rsidP="00533FF9">
            <w:pPr>
              <w:pStyle w:val="Compact"/>
            </w:pPr>
            <w:r>
              <w:t>unit</w:t>
            </w:r>
          </w:p>
        </w:tc>
        <w:tc>
          <w:tcPr>
            <w:tcW w:w="0" w:type="auto"/>
          </w:tcPr>
          <w:p w14:paraId="621C4A3D" w14:textId="77777777" w:rsidR="00533FF9" w:rsidRDefault="00533FF9" w:rsidP="00533FF9">
            <w:pPr>
              <w:pStyle w:val="Compact"/>
            </w:pPr>
            <w:r>
              <w:t>description</w:t>
            </w:r>
          </w:p>
        </w:tc>
      </w:tr>
      <w:tr w:rsidR="00A02C05" w14:paraId="2C2AD654" w14:textId="77777777" w:rsidTr="00533FF9">
        <w:tc>
          <w:tcPr>
            <w:tcW w:w="0" w:type="auto"/>
          </w:tcPr>
          <w:p w14:paraId="5803413F" w14:textId="616700FC" w:rsidR="00533FF9" w:rsidRDefault="00A02C05" w:rsidP="00533FF9">
            <w:pPr>
              <w:pStyle w:val="Compact"/>
            </w:pPr>
            <w:r>
              <w:rPr>
                <w:noProof/>
                <w:lang w:val="fr-FR" w:eastAsia="fr-FR"/>
              </w:rPr>
              <w:drawing>
                <wp:inline distT="0" distB="0" distL="0" distR="0" wp14:anchorId="479DAD0C" wp14:editId="259BB8AC">
                  <wp:extent cx="3509705" cy="230493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_6.png"/>
                          <pic:cNvPicPr/>
                        </pic:nvPicPr>
                        <pic:blipFill>
                          <a:blip r:embed="rId34">
                            <a:extLst>
                              <a:ext uri="{28A0092B-C50C-407E-A947-70E740481C1C}">
                                <a14:useLocalDpi xmlns:a14="http://schemas.microsoft.com/office/drawing/2010/main" val="0"/>
                              </a:ext>
                            </a:extLst>
                          </a:blip>
                          <a:stretch>
                            <a:fillRect/>
                          </a:stretch>
                        </pic:blipFill>
                        <pic:spPr>
                          <a:xfrm>
                            <a:off x="0" y="0"/>
                            <a:ext cx="3547007" cy="2329428"/>
                          </a:xfrm>
                          <a:prstGeom prst="rect">
                            <a:avLst/>
                          </a:prstGeom>
                        </pic:spPr>
                      </pic:pic>
                    </a:graphicData>
                  </a:graphic>
                </wp:inline>
              </w:drawing>
            </w:r>
          </w:p>
        </w:tc>
        <w:tc>
          <w:tcPr>
            <w:tcW w:w="0" w:type="auto"/>
          </w:tcPr>
          <w:p w14:paraId="0FEAF511"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tc>
        <w:tc>
          <w:tcPr>
            <w:tcW w:w="0" w:type="auto"/>
          </w:tcPr>
          <w:p w14:paraId="43C84539" w14:textId="77777777" w:rsidR="00533FF9" w:rsidRDefault="00533FF9" w:rsidP="00533FF9">
            <w:pPr>
              <w:pStyle w:val="Compact"/>
            </w:pPr>
            <m:oMathPara>
              <m:oMath>
                <m:r>
                  <w:rPr>
                    <w:rFonts w:ascii="Cambria Math" w:hAnsi="Cambria Math"/>
                  </w:rPr>
                  <m:t>mM</m:t>
                </m:r>
              </m:oMath>
            </m:oMathPara>
          </w:p>
        </w:tc>
        <w:tc>
          <w:tcPr>
            <w:tcW w:w="0" w:type="auto"/>
          </w:tcPr>
          <w:p w14:paraId="75147073" w14:textId="77777777" w:rsidR="00533FF9" w:rsidRDefault="00533FF9" w:rsidP="00533FF9">
            <w:pPr>
              <w:pStyle w:val="Compact"/>
            </w:pPr>
            <w:r>
              <w:t>acetate concentration</w:t>
            </w:r>
          </w:p>
        </w:tc>
      </w:tr>
    </w:tbl>
    <w:p w14:paraId="026D1362" w14:textId="77777777" w:rsidR="00533FF9" w:rsidRDefault="00533FF9" w:rsidP="00533FF9">
      <w:pPr>
        <w:pStyle w:val="Corpsdetexte"/>
      </w:pPr>
      <w:r>
        <w:lastRenderedPageBreak/>
        <w:t xml:space="preserve"> </w:t>
      </w:r>
    </w:p>
    <w:p w14:paraId="2D8D594A" w14:textId="77777777" w:rsidR="00533FF9" w:rsidRDefault="00533FF9" w:rsidP="00533FF9">
      <w:pPr>
        <w:pStyle w:val="Corpsdetexte"/>
      </w:pPr>
      <w:r>
        <w:br/>
      </w:r>
    </w:p>
    <w:p w14:paraId="04368963" w14:textId="4524B07B" w:rsidR="00533FF9" w:rsidRPr="00A02C05" w:rsidRDefault="004F61AD" w:rsidP="00533FF9">
      <w:pPr>
        <w:pStyle w:val="Corpsdetexte"/>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2B93342E" w14:textId="77777777" w:rsidR="00A02C05" w:rsidRPr="00A02C05" w:rsidRDefault="00A02C05" w:rsidP="00533FF9">
      <w:pPr>
        <w:pStyle w:val="Corpsdetexte"/>
        <w:rPr>
          <w:rFonts w:eastAsiaTheme="minorEastAsia"/>
        </w:rPr>
      </w:pPr>
    </w:p>
    <w:bookmarkStart w:id="52" w:name="𝑠-7"/>
    <w:bookmarkEnd w:id="51"/>
    <w:p w14:paraId="55F7995D" w14:textId="77777777" w:rsidR="00533FF9" w:rsidRPr="000779F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7</m:t>
              </m:r>
            </m:sub>
          </m:sSub>
        </m:oMath>
      </m:oMathPara>
    </w:p>
    <w:p w14:paraId="16C375C8" w14:textId="77777777" w:rsidR="00533FF9" w:rsidRDefault="00533FF9" w:rsidP="00533FF9">
      <w:pPr>
        <w:pStyle w:val="FirstParagraph"/>
      </w:pPr>
    </w:p>
    <w:tbl>
      <w:tblPr>
        <w:tblStyle w:val="Table"/>
        <w:tblW w:w="0" w:type="auto"/>
        <w:tblLook w:val="0020" w:firstRow="1" w:lastRow="0" w:firstColumn="0" w:lastColumn="0" w:noHBand="0" w:noVBand="0"/>
      </w:tblPr>
      <w:tblGrid>
        <w:gridCol w:w="4697"/>
        <w:gridCol w:w="716"/>
        <w:gridCol w:w="631"/>
        <w:gridCol w:w="2633"/>
      </w:tblGrid>
      <w:tr w:rsidR="00533FF9" w14:paraId="3DE6D138"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38A29D5" w14:textId="77777777" w:rsidR="00533FF9" w:rsidRDefault="00533FF9" w:rsidP="00533FF9">
            <w:pPr>
              <w:pStyle w:val="Compact"/>
            </w:pPr>
            <w:r>
              <w:t>diagram</w:t>
            </w:r>
          </w:p>
        </w:tc>
        <w:tc>
          <w:tcPr>
            <w:tcW w:w="0" w:type="auto"/>
          </w:tcPr>
          <w:p w14:paraId="4673C8B7" w14:textId="77777777" w:rsidR="00533FF9" w:rsidRDefault="00533FF9" w:rsidP="00533FF9">
            <w:pPr>
              <w:pStyle w:val="Compact"/>
            </w:pPr>
            <w:r>
              <w:t>state</w:t>
            </w:r>
          </w:p>
        </w:tc>
        <w:tc>
          <w:tcPr>
            <w:tcW w:w="0" w:type="auto"/>
          </w:tcPr>
          <w:p w14:paraId="62E7E361" w14:textId="77777777" w:rsidR="00533FF9" w:rsidRDefault="00533FF9" w:rsidP="00533FF9">
            <w:pPr>
              <w:pStyle w:val="Compact"/>
            </w:pPr>
            <w:r>
              <w:t>unit</w:t>
            </w:r>
          </w:p>
        </w:tc>
        <w:tc>
          <w:tcPr>
            <w:tcW w:w="0" w:type="auto"/>
          </w:tcPr>
          <w:p w14:paraId="750AE457" w14:textId="77777777" w:rsidR="00533FF9" w:rsidRDefault="00533FF9" w:rsidP="00533FF9">
            <w:pPr>
              <w:pStyle w:val="Compact"/>
            </w:pPr>
            <w:r>
              <w:t>description</w:t>
            </w:r>
          </w:p>
        </w:tc>
      </w:tr>
      <w:tr w:rsidR="00533FF9" w14:paraId="0C3240BB" w14:textId="77777777" w:rsidTr="00533FF9">
        <w:tc>
          <w:tcPr>
            <w:tcW w:w="0" w:type="auto"/>
          </w:tcPr>
          <w:p w14:paraId="5AF535AC" w14:textId="67062A88" w:rsidR="00533FF9" w:rsidRDefault="00A02C05" w:rsidP="00533FF9">
            <w:pPr>
              <w:pStyle w:val="Compact"/>
            </w:pPr>
            <w:r>
              <w:rPr>
                <w:noProof/>
                <w:lang w:val="fr-FR" w:eastAsia="fr-FR"/>
              </w:rPr>
              <w:drawing>
                <wp:inline distT="0" distB="0" distL="0" distR="0" wp14:anchorId="729A8170" wp14:editId="2CAF30EE">
                  <wp:extent cx="2845448" cy="17911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_7.png"/>
                          <pic:cNvPicPr/>
                        </pic:nvPicPr>
                        <pic:blipFill>
                          <a:blip r:embed="rId35">
                            <a:extLst>
                              <a:ext uri="{28A0092B-C50C-407E-A947-70E740481C1C}">
                                <a14:useLocalDpi xmlns:a14="http://schemas.microsoft.com/office/drawing/2010/main" val="0"/>
                              </a:ext>
                            </a:extLst>
                          </a:blip>
                          <a:stretch>
                            <a:fillRect/>
                          </a:stretch>
                        </pic:blipFill>
                        <pic:spPr>
                          <a:xfrm>
                            <a:off x="0" y="0"/>
                            <a:ext cx="2845448" cy="1791108"/>
                          </a:xfrm>
                          <a:prstGeom prst="rect">
                            <a:avLst/>
                          </a:prstGeom>
                        </pic:spPr>
                      </pic:pic>
                    </a:graphicData>
                  </a:graphic>
                </wp:inline>
              </w:drawing>
            </w:r>
          </w:p>
        </w:tc>
        <w:tc>
          <w:tcPr>
            <w:tcW w:w="0" w:type="auto"/>
          </w:tcPr>
          <w:p w14:paraId="0C18E9A5"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7</m:t>
                    </m:r>
                  </m:sub>
                </m:sSub>
              </m:oMath>
            </m:oMathPara>
          </w:p>
        </w:tc>
        <w:tc>
          <w:tcPr>
            <w:tcW w:w="0" w:type="auto"/>
          </w:tcPr>
          <w:p w14:paraId="32C81078" w14:textId="77777777" w:rsidR="00533FF9" w:rsidRDefault="00533FF9" w:rsidP="00533FF9">
            <w:pPr>
              <w:pStyle w:val="Compact"/>
            </w:pPr>
            <m:oMathPara>
              <m:oMath>
                <m:r>
                  <w:rPr>
                    <w:rFonts w:ascii="Cambria Math" w:hAnsi="Cambria Math"/>
                  </w:rPr>
                  <m:t>mM</m:t>
                </m:r>
              </m:oMath>
            </m:oMathPara>
          </w:p>
        </w:tc>
        <w:tc>
          <w:tcPr>
            <w:tcW w:w="0" w:type="auto"/>
          </w:tcPr>
          <w:p w14:paraId="402CA7E8" w14:textId="77777777" w:rsidR="00533FF9" w:rsidRDefault="00533FF9" w:rsidP="00533FF9">
            <w:pPr>
              <w:pStyle w:val="Compact"/>
            </w:pPr>
            <w:r>
              <w:t>mannose concentration</w:t>
            </w:r>
          </w:p>
        </w:tc>
      </w:tr>
    </w:tbl>
    <w:p w14:paraId="57E50040" w14:textId="77777777" w:rsidR="00A02C05" w:rsidRPr="00A02C05" w:rsidRDefault="004F61AD" w:rsidP="00533FF9">
      <w:pPr>
        <w:pStyle w:val="Corpsdetexte"/>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,s7</m:t>
                      </m:r>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oMath>
      </m:oMathPara>
    </w:p>
    <w:p w14:paraId="01BF0512" w14:textId="0E02971E" w:rsidR="00533FF9" w:rsidRPr="00A02C05" w:rsidRDefault="00533FF9" w:rsidP="00533FF9">
      <w:pPr>
        <w:pStyle w:val="Corpsdetexte"/>
        <w:rPr>
          <w:rFonts w:eastAsiaTheme="minorEastAsia"/>
        </w:rPr>
      </w:pPr>
    </w:p>
    <w:bookmarkStart w:id="53" w:name="𝑠-8"/>
    <w:bookmarkEnd w:id="52"/>
    <w:p w14:paraId="18323E23" w14:textId="77777777" w:rsidR="00533FF9" w:rsidRPr="000779F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8</m:t>
              </m:r>
            </m:sub>
          </m:sSub>
        </m:oMath>
      </m:oMathPara>
    </w:p>
    <w:p w14:paraId="5A8679D7" w14:textId="77777777" w:rsidR="00533FF9" w:rsidRDefault="00533FF9" w:rsidP="00533FF9">
      <w:pPr>
        <w:pStyle w:val="FirstParagraph"/>
      </w:pPr>
    </w:p>
    <w:tbl>
      <w:tblPr>
        <w:tblStyle w:val="Table"/>
        <w:tblW w:w="0" w:type="auto"/>
        <w:tblLook w:val="0020" w:firstRow="1" w:lastRow="0" w:firstColumn="0" w:lastColumn="0" w:noHBand="0" w:noVBand="0"/>
      </w:tblPr>
      <w:tblGrid>
        <w:gridCol w:w="3063"/>
        <w:gridCol w:w="716"/>
        <w:gridCol w:w="631"/>
        <w:gridCol w:w="2664"/>
      </w:tblGrid>
      <w:tr w:rsidR="00A02C05" w14:paraId="16A4106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3FD15A1" w14:textId="77777777" w:rsidR="00533FF9" w:rsidRDefault="00533FF9" w:rsidP="00533FF9">
            <w:pPr>
              <w:pStyle w:val="Compact"/>
            </w:pPr>
            <w:r>
              <w:t>diagram</w:t>
            </w:r>
          </w:p>
        </w:tc>
        <w:tc>
          <w:tcPr>
            <w:tcW w:w="0" w:type="auto"/>
          </w:tcPr>
          <w:p w14:paraId="4F33AA3D" w14:textId="77777777" w:rsidR="00533FF9" w:rsidRDefault="00533FF9" w:rsidP="00533FF9">
            <w:pPr>
              <w:pStyle w:val="Compact"/>
            </w:pPr>
            <w:r>
              <w:t>state</w:t>
            </w:r>
          </w:p>
        </w:tc>
        <w:tc>
          <w:tcPr>
            <w:tcW w:w="0" w:type="auto"/>
          </w:tcPr>
          <w:p w14:paraId="0C16BD9B" w14:textId="77777777" w:rsidR="00533FF9" w:rsidRDefault="00533FF9" w:rsidP="00533FF9">
            <w:pPr>
              <w:pStyle w:val="Compact"/>
            </w:pPr>
            <w:r>
              <w:t>unit</w:t>
            </w:r>
          </w:p>
        </w:tc>
        <w:tc>
          <w:tcPr>
            <w:tcW w:w="0" w:type="auto"/>
          </w:tcPr>
          <w:p w14:paraId="5F7495CF" w14:textId="77777777" w:rsidR="00533FF9" w:rsidRDefault="00533FF9" w:rsidP="00533FF9">
            <w:pPr>
              <w:pStyle w:val="Compact"/>
            </w:pPr>
            <w:r>
              <w:t>description</w:t>
            </w:r>
          </w:p>
        </w:tc>
      </w:tr>
      <w:tr w:rsidR="00A02C05" w14:paraId="7B184FDD" w14:textId="77777777" w:rsidTr="00533FF9">
        <w:tc>
          <w:tcPr>
            <w:tcW w:w="0" w:type="auto"/>
          </w:tcPr>
          <w:p w14:paraId="2F14F51D" w14:textId="1ACBF1AD" w:rsidR="00533FF9" w:rsidRDefault="00A02C05" w:rsidP="00533FF9">
            <w:pPr>
              <w:pStyle w:val="Compact"/>
            </w:pPr>
            <w:r>
              <w:rPr>
                <w:noProof/>
                <w:lang w:val="fr-FR" w:eastAsia="fr-FR"/>
              </w:rPr>
              <w:drawing>
                <wp:inline distT="0" distB="0" distL="0" distR="0" wp14:anchorId="1D033006" wp14:editId="7DD1A209">
                  <wp:extent cx="1808472" cy="20839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_8.png"/>
                          <pic:cNvPicPr/>
                        </pic:nvPicPr>
                        <pic:blipFill>
                          <a:blip r:embed="rId36">
                            <a:extLst>
                              <a:ext uri="{28A0092B-C50C-407E-A947-70E740481C1C}">
                                <a14:useLocalDpi xmlns:a14="http://schemas.microsoft.com/office/drawing/2010/main" val="0"/>
                              </a:ext>
                            </a:extLst>
                          </a:blip>
                          <a:stretch>
                            <a:fillRect/>
                          </a:stretch>
                        </pic:blipFill>
                        <pic:spPr>
                          <a:xfrm>
                            <a:off x="0" y="0"/>
                            <a:ext cx="1843359" cy="2124183"/>
                          </a:xfrm>
                          <a:prstGeom prst="rect">
                            <a:avLst/>
                          </a:prstGeom>
                        </pic:spPr>
                      </pic:pic>
                    </a:graphicData>
                  </a:graphic>
                </wp:inline>
              </w:drawing>
            </w:r>
          </w:p>
        </w:tc>
        <w:tc>
          <w:tcPr>
            <w:tcW w:w="0" w:type="auto"/>
          </w:tcPr>
          <w:p w14:paraId="520C22E4"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8</m:t>
                    </m:r>
                  </m:sub>
                </m:sSub>
              </m:oMath>
            </m:oMathPara>
          </w:p>
        </w:tc>
        <w:tc>
          <w:tcPr>
            <w:tcW w:w="0" w:type="auto"/>
          </w:tcPr>
          <w:p w14:paraId="36A35800" w14:textId="77777777" w:rsidR="00533FF9" w:rsidRDefault="00533FF9" w:rsidP="00533FF9">
            <w:pPr>
              <w:pStyle w:val="Compact"/>
            </w:pPr>
            <m:oMathPara>
              <m:oMath>
                <m:r>
                  <w:rPr>
                    <w:rFonts w:ascii="Cambria Math" w:hAnsi="Cambria Math"/>
                  </w:rPr>
                  <m:t>mM</m:t>
                </m:r>
              </m:oMath>
            </m:oMathPara>
          </w:p>
        </w:tc>
        <w:tc>
          <w:tcPr>
            <w:tcW w:w="0" w:type="auto"/>
          </w:tcPr>
          <w:p w14:paraId="3373C34E" w14:textId="77777777" w:rsidR="00533FF9" w:rsidRDefault="00533FF9" w:rsidP="00533FF9">
            <w:pPr>
              <w:pStyle w:val="Compact"/>
            </w:pPr>
            <w:r>
              <w:t>succinate concentration</w:t>
            </w:r>
          </w:p>
        </w:tc>
      </w:tr>
    </w:tbl>
    <w:p w14:paraId="6EBCCAE4" w14:textId="77777777" w:rsidR="00533FF9" w:rsidRDefault="00533FF9" w:rsidP="00533FF9">
      <w:pPr>
        <w:pStyle w:val="Corpsdetexte"/>
      </w:pPr>
      <w:r>
        <w:t xml:space="preserve"> </w:t>
      </w:r>
    </w:p>
    <w:p w14:paraId="4170C4F7" w14:textId="77777777" w:rsidR="00A02C05" w:rsidRPr="00A02C05" w:rsidRDefault="004F61AD" w:rsidP="00533FF9">
      <w:pPr>
        <w:pStyle w:val="Corpsdetexte"/>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8</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oMath>
      </m:oMathPara>
    </w:p>
    <w:bookmarkStart w:id="54" w:name="𝑠-9"/>
    <w:bookmarkEnd w:id="53"/>
    <w:p w14:paraId="52BDD988" w14:textId="77777777" w:rsidR="00533FF9" w:rsidRPr="000779F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9</m:t>
              </m:r>
            </m:sub>
          </m:sSub>
        </m:oMath>
      </m:oMathPara>
    </w:p>
    <w:p w14:paraId="584F1A22" w14:textId="77777777" w:rsidR="00533FF9" w:rsidRDefault="00533FF9" w:rsidP="00533FF9">
      <w:pPr>
        <w:pStyle w:val="FirstParagraph"/>
      </w:pPr>
    </w:p>
    <w:tbl>
      <w:tblPr>
        <w:tblStyle w:val="Table"/>
        <w:tblW w:w="0" w:type="auto"/>
        <w:tblLook w:val="0020" w:firstRow="1" w:lastRow="0" w:firstColumn="0" w:lastColumn="0" w:noHBand="0" w:noVBand="0"/>
      </w:tblPr>
      <w:tblGrid>
        <w:gridCol w:w="4637"/>
        <w:gridCol w:w="716"/>
        <w:gridCol w:w="631"/>
        <w:gridCol w:w="2515"/>
      </w:tblGrid>
      <w:tr w:rsidR="00533FF9" w14:paraId="7B4F2CDE"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DAA817C" w14:textId="77777777" w:rsidR="00533FF9" w:rsidRDefault="00533FF9" w:rsidP="00533FF9">
            <w:pPr>
              <w:pStyle w:val="Compact"/>
            </w:pPr>
            <w:r>
              <w:t>diagram</w:t>
            </w:r>
          </w:p>
        </w:tc>
        <w:tc>
          <w:tcPr>
            <w:tcW w:w="0" w:type="auto"/>
          </w:tcPr>
          <w:p w14:paraId="41366AE8" w14:textId="77777777" w:rsidR="00533FF9" w:rsidRDefault="00533FF9" w:rsidP="00533FF9">
            <w:pPr>
              <w:pStyle w:val="Compact"/>
            </w:pPr>
            <w:r>
              <w:t>state</w:t>
            </w:r>
          </w:p>
        </w:tc>
        <w:tc>
          <w:tcPr>
            <w:tcW w:w="0" w:type="auto"/>
          </w:tcPr>
          <w:p w14:paraId="5FB01FAB" w14:textId="77777777" w:rsidR="00533FF9" w:rsidRDefault="00533FF9" w:rsidP="00533FF9">
            <w:pPr>
              <w:pStyle w:val="Compact"/>
            </w:pPr>
            <w:r>
              <w:t>unit</w:t>
            </w:r>
          </w:p>
        </w:tc>
        <w:tc>
          <w:tcPr>
            <w:tcW w:w="0" w:type="auto"/>
          </w:tcPr>
          <w:p w14:paraId="02BBD7B7" w14:textId="77777777" w:rsidR="00533FF9" w:rsidRDefault="00533FF9" w:rsidP="00533FF9">
            <w:pPr>
              <w:pStyle w:val="Compact"/>
            </w:pPr>
            <w:r>
              <w:t>description</w:t>
            </w:r>
          </w:p>
        </w:tc>
      </w:tr>
      <w:tr w:rsidR="00533FF9" w14:paraId="493ED1DD" w14:textId="77777777" w:rsidTr="00533FF9">
        <w:tc>
          <w:tcPr>
            <w:tcW w:w="0" w:type="auto"/>
          </w:tcPr>
          <w:p w14:paraId="277932FE" w14:textId="1DC983AF" w:rsidR="00533FF9" w:rsidRDefault="00A02C05" w:rsidP="00533FF9">
            <w:pPr>
              <w:pStyle w:val="Compact"/>
            </w:pPr>
            <w:r>
              <w:rPr>
                <w:noProof/>
                <w:lang w:val="fr-FR" w:eastAsia="fr-FR"/>
              </w:rPr>
              <w:drawing>
                <wp:inline distT="0" distB="0" distL="0" distR="0" wp14:anchorId="56CD8E77" wp14:editId="5481840A">
                  <wp:extent cx="2807340" cy="18038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_9.png"/>
                          <pic:cNvPicPr/>
                        </pic:nvPicPr>
                        <pic:blipFill>
                          <a:blip r:embed="rId37">
                            <a:extLst>
                              <a:ext uri="{28A0092B-C50C-407E-A947-70E740481C1C}">
                                <a14:useLocalDpi xmlns:a14="http://schemas.microsoft.com/office/drawing/2010/main" val="0"/>
                              </a:ext>
                            </a:extLst>
                          </a:blip>
                          <a:stretch>
                            <a:fillRect/>
                          </a:stretch>
                        </pic:blipFill>
                        <pic:spPr>
                          <a:xfrm>
                            <a:off x="0" y="0"/>
                            <a:ext cx="2807340" cy="1803811"/>
                          </a:xfrm>
                          <a:prstGeom prst="rect">
                            <a:avLst/>
                          </a:prstGeom>
                        </pic:spPr>
                      </pic:pic>
                    </a:graphicData>
                  </a:graphic>
                </wp:inline>
              </w:drawing>
            </w:r>
          </w:p>
        </w:tc>
        <w:tc>
          <w:tcPr>
            <w:tcW w:w="0" w:type="auto"/>
          </w:tcPr>
          <w:p w14:paraId="6FA60BDE"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9</m:t>
                    </m:r>
                  </m:sub>
                </m:sSub>
              </m:oMath>
            </m:oMathPara>
          </w:p>
        </w:tc>
        <w:tc>
          <w:tcPr>
            <w:tcW w:w="0" w:type="auto"/>
          </w:tcPr>
          <w:p w14:paraId="50223C6F" w14:textId="77777777" w:rsidR="00533FF9" w:rsidRDefault="00533FF9" w:rsidP="00533FF9">
            <w:pPr>
              <w:pStyle w:val="Compact"/>
            </w:pPr>
            <m:oMathPara>
              <m:oMath>
                <m:r>
                  <w:rPr>
                    <w:rFonts w:ascii="Cambria Math" w:hAnsi="Cambria Math"/>
                  </w:rPr>
                  <m:t>mM</m:t>
                </m:r>
              </m:oMath>
            </m:oMathPara>
          </w:p>
        </w:tc>
        <w:tc>
          <w:tcPr>
            <w:tcW w:w="0" w:type="auto"/>
          </w:tcPr>
          <w:p w14:paraId="4C7540AC" w14:textId="77777777" w:rsidR="00533FF9" w:rsidRDefault="00533FF9" w:rsidP="00533FF9">
            <w:pPr>
              <w:pStyle w:val="Compact"/>
            </w:pPr>
            <w:r>
              <w:t>formate concentration</w:t>
            </w:r>
          </w:p>
        </w:tc>
      </w:tr>
    </w:tbl>
    <w:p w14:paraId="0A05DACA" w14:textId="0DC0FD42" w:rsidR="00533FF9" w:rsidRPr="00A02C05" w:rsidRDefault="004F61AD" w:rsidP="00A02C05">
      <w:pPr>
        <w:pStyle w:val="Corpsdetexte"/>
        <w:jc w:val="center"/>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9</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oMath>
      </m:oMathPara>
    </w:p>
    <w:bookmarkStart w:id="55" w:name="𝑠-10"/>
    <w:bookmarkEnd w:id="54"/>
    <w:p w14:paraId="4DB4828A" w14:textId="77777777" w:rsidR="00533FF9" w:rsidRPr="000779F9" w:rsidRDefault="004F61AD" w:rsidP="00533FF9">
      <w:pPr>
        <w:pStyle w:val="Titre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10</m:t>
              </m:r>
            </m:sub>
          </m:sSub>
        </m:oMath>
      </m:oMathPara>
    </w:p>
    <w:p w14:paraId="2100D30F" w14:textId="77777777" w:rsidR="00533FF9" w:rsidRDefault="00533FF9" w:rsidP="00533FF9">
      <w:pPr>
        <w:pStyle w:val="FirstParagraph"/>
      </w:pPr>
    </w:p>
    <w:tbl>
      <w:tblPr>
        <w:tblStyle w:val="Table"/>
        <w:tblW w:w="0" w:type="auto"/>
        <w:tblLook w:val="0020" w:firstRow="1" w:lastRow="0" w:firstColumn="0" w:lastColumn="0" w:noHBand="0" w:noVBand="0"/>
      </w:tblPr>
      <w:tblGrid>
        <w:gridCol w:w="3832"/>
        <w:gridCol w:w="716"/>
        <w:gridCol w:w="631"/>
        <w:gridCol w:w="2581"/>
      </w:tblGrid>
      <w:tr w:rsidR="00533FF9" w14:paraId="04D3FB32"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37ADA1A5" w14:textId="77777777" w:rsidR="00533FF9" w:rsidRDefault="00533FF9" w:rsidP="00533FF9">
            <w:pPr>
              <w:pStyle w:val="Compact"/>
            </w:pPr>
            <w:r>
              <w:t>diagram</w:t>
            </w:r>
          </w:p>
        </w:tc>
        <w:tc>
          <w:tcPr>
            <w:tcW w:w="0" w:type="auto"/>
          </w:tcPr>
          <w:p w14:paraId="1B1EFD74" w14:textId="77777777" w:rsidR="00533FF9" w:rsidRDefault="00533FF9" w:rsidP="00533FF9">
            <w:pPr>
              <w:pStyle w:val="Compact"/>
            </w:pPr>
            <w:r>
              <w:t>state</w:t>
            </w:r>
          </w:p>
        </w:tc>
        <w:tc>
          <w:tcPr>
            <w:tcW w:w="0" w:type="auto"/>
          </w:tcPr>
          <w:p w14:paraId="0EEDFBB3" w14:textId="77777777" w:rsidR="00533FF9" w:rsidRDefault="00533FF9" w:rsidP="00533FF9">
            <w:pPr>
              <w:pStyle w:val="Compact"/>
            </w:pPr>
            <w:r>
              <w:t>unit</w:t>
            </w:r>
          </w:p>
        </w:tc>
        <w:tc>
          <w:tcPr>
            <w:tcW w:w="0" w:type="auto"/>
          </w:tcPr>
          <w:p w14:paraId="5ADDAA1D" w14:textId="77777777" w:rsidR="00533FF9" w:rsidRDefault="00533FF9" w:rsidP="00533FF9">
            <w:pPr>
              <w:pStyle w:val="Compact"/>
            </w:pPr>
            <w:r>
              <w:t>description</w:t>
            </w:r>
          </w:p>
        </w:tc>
      </w:tr>
      <w:tr w:rsidR="00533FF9" w14:paraId="32A5915F" w14:textId="77777777" w:rsidTr="00533FF9">
        <w:tc>
          <w:tcPr>
            <w:tcW w:w="0" w:type="auto"/>
          </w:tcPr>
          <w:p w14:paraId="53586CC7" w14:textId="2C2FFEFA" w:rsidR="00533FF9" w:rsidRDefault="00A02C05" w:rsidP="00533FF9">
            <w:pPr>
              <w:pStyle w:val="Compact"/>
            </w:pPr>
            <w:r>
              <w:rPr>
                <w:noProof/>
                <w:lang w:val="fr-FR" w:eastAsia="fr-FR"/>
              </w:rPr>
              <w:drawing>
                <wp:inline distT="0" distB="0" distL="0" distR="0" wp14:anchorId="485574F1" wp14:editId="040666CC">
                  <wp:extent cx="2296633" cy="17742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10.png"/>
                          <pic:cNvPicPr/>
                        </pic:nvPicPr>
                        <pic:blipFill>
                          <a:blip r:embed="rId38">
                            <a:extLst>
                              <a:ext uri="{28A0092B-C50C-407E-A947-70E740481C1C}">
                                <a14:useLocalDpi xmlns:a14="http://schemas.microsoft.com/office/drawing/2010/main" val="0"/>
                              </a:ext>
                            </a:extLst>
                          </a:blip>
                          <a:stretch>
                            <a:fillRect/>
                          </a:stretch>
                        </pic:blipFill>
                        <pic:spPr>
                          <a:xfrm>
                            <a:off x="0" y="0"/>
                            <a:ext cx="2306720" cy="1782040"/>
                          </a:xfrm>
                          <a:prstGeom prst="rect">
                            <a:avLst/>
                          </a:prstGeom>
                        </pic:spPr>
                      </pic:pic>
                    </a:graphicData>
                  </a:graphic>
                </wp:inline>
              </w:drawing>
            </w:r>
          </w:p>
        </w:tc>
        <w:tc>
          <w:tcPr>
            <w:tcW w:w="0" w:type="auto"/>
          </w:tcPr>
          <w:p w14:paraId="0251F04E" w14:textId="77777777" w:rsidR="00533FF9" w:rsidRDefault="004F61AD"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10</m:t>
                    </m:r>
                  </m:sub>
                </m:sSub>
              </m:oMath>
            </m:oMathPara>
          </w:p>
        </w:tc>
        <w:tc>
          <w:tcPr>
            <w:tcW w:w="0" w:type="auto"/>
          </w:tcPr>
          <w:p w14:paraId="1C7C83EE" w14:textId="77777777" w:rsidR="00533FF9" w:rsidRDefault="00533FF9" w:rsidP="00533FF9">
            <w:pPr>
              <w:pStyle w:val="Compact"/>
            </w:pPr>
            <m:oMathPara>
              <m:oMath>
                <m:r>
                  <w:rPr>
                    <w:rFonts w:ascii="Cambria Math" w:hAnsi="Cambria Math"/>
                  </w:rPr>
                  <m:t>mM</m:t>
                </m:r>
              </m:oMath>
            </m:oMathPara>
          </w:p>
        </w:tc>
        <w:tc>
          <w:tcPr>
            <w:tcW w:w="0" w:type="auto"/>
          </w:tcPr>
          <w:p w14:paraId="6FDDFFA7" w14:textId="77777777" w:rsidR="00533FF9" w:rsidRDefault="00533FF9" w:rsidP="00533FF9">
            <w:pPr>
              <w:pStyle w:val="Compact"/>
            </w:pPr>
            <w:r>
              <w:t>butyrate concentration</w:t>
            </w:r>
          </w:p>
        </w:tc>
      </w:tr>
    </w:tbl>
    <w:p w14:paraId="46EA694B" w14:textId="14176B8C" w:rsidR="00A02C05" w:rsidRPr="00800F12" w:rsidRDefault="00533FF9" w:rsidP="00A02C05">
      <w:pPr>
        <w:pStyle w:val="Corpsdetexte"/>
      </w:pPr>
      <w:r>
        <w:t xml:space="preserve"> </w:t>
      </w:r>
    </w:p>
    <w:p w14:paraId="007252A8" w14:textId="448755E3" w:rsidR="00533FF9" w:rsidRPr="00A02C05" w:rsidRDefault="004F61AD" w:rsidP="00A02C05">
      <w:pPr>
        <w:pStyle w:val="Corpsdetexte"/>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10</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CD99D18" w14:textId="77777777" w:rsidR="00533FF9" w:rsidRPr="00054B1D" w:rsidRDefault="00533FF9" w:rsidP="00533FF9">
      <w:pPr>
        <w:pStyle w:val="Titre3"/>
        <w:rPr>
          <w:color w:val="auto"/>
        </w:rPr>
      </w:pPr>
      <w:bookmarkStart w:id="56" w:name="parameters"/>
      <w:r w:rsidRPr="00054B1D">
        <w:rPr>
          <w:color w:val="auto"/>
        </w:rPr>
        <w:t>Parameters</w:t>
      </w:r>
    </w:p>
    <w:tbl>
      <w:tblPr>
        <w:tblStyle w:val="Table"/>
        <w:tblW w:w="0" w:type="auto"/>
        <w:tblLook w:val="0020" w:firstRow="1" w:lastRow="0" w:firstColumn="0" w:lastColumn="0" w:noHBand="0" w:noVBand="0"/>
      </w:tblPr>
      <w:tblGrid>
        <w:gridCol w:w="615"/>
        <w:gridCol w:w="963"/>
        <w:gridCol w:w="1646"/>
        <w:gridCol w:w="1132"/>
        <w:gridCol w:w="1179"/>
        <w:gridCol w:w="3825"/>
      </w:tblGrid>
      <w:tr w:rsidR="00533FF9" w14:paraId="6629FBEC"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36C860E" w14:textId="77777777" w:rsidR="00533FF9" w:rsidRDefault="00533FF9" w:rsidP="00533FF9">
            <w:pPr>
              <w:pStyle w:val="Compact"/>
            </w:pPr>
            <w:r>
              <w:t>#</w:t>
            </w:r>
          </w:p>
        </w:tc>
        <w:tc>
          <w:tcPr>
            <w:tcW w:w="0" w:type="auto"/>
          </w:tcPr>
          <w:p w14:paraId="755F67FA" w14:textId="77777777" w:rsidR="00533FF9" w:rsidRDefault="00533FF9" w:rsidP="00533FF9">
            <w:pPr>
              <w:pStyle w:val="Compact"/>
            </w:pPr>
            <w:r>
              <w:t>species</w:t>
            </w:r>
          </w:p>
        </w:tc>
        <w:tc>
          <w:tcPr>
            <w:tcW w:w="0" w:type="auto"/>
          </w:tcPr>
          <w:p w14:paraId="6824D80E" w14:textId="77777777" w:rsidR="00533FF9" w:rsidRDefault="00533FF9" w:rsidP="00533FF9">
            <w:pPr>
              <w:pStyle w:val="Compact"/>
            </w:pPr>
            <w:r>
              <w:t>Parameter</w:t>
            </w:r>
          </w:p>
        </w:tc>
        <w:tc>
          <w:tcPr>
            <w:tcW w:w="0" w:type="auto"/>
          </w:tcPr>
          <w:p w14:paraId="68818333" w14:textId="77777777" w:rsidR="00533FF9" w:rsidRDefault="00533FF9" w:rsidP="00533FF9">
            <w:pPr>
              <w:pStyle w:val="Compact"/>
            </w:pPr>
            <w:r>
              <w:t>symbol</w:t>
            </w:r>
          </w:p>
        </w:tc>
        <w:tc>
          <w:tcPr>
            <w:tcW w:w="0" w:type="auto"/>
          </w:tcPr>
          <w:p w14:paraId="4B932DDE" w14:textId="77777777" w:rsidR="00533FF9" w:rsidRDefault="00533FF9" w:rsidP="00533FF9">
            <w:pPr>
              <w:pStyle w:val="Compact"/>
            </w:pPr>
            <w:r>
              <w:t>fitted values</w:t>
            </w:r>
          </w:p>
        </w:tc>
        <w:tc>
          <w:tcPr>
            <w:tcW w:w="0" w:type="auto"/>
          </w:tcPr>
          <w:p w14:paraId="68537E87" w14:textId="77777777" w:rsidR="00533FF9" w:rsidRDefault="00533FF9" w:rsidP="00533FF9">
            <w:pPr>
              <w:pStyle w:val="Compact"/>
            </w:pPr>
            <w:r>
              <w:t>description</w:t>
            </w:r>
          </w:p>
        </w:tc>
      </w:tr>
      <w:tr w:rsidR="00533FF9" w14:paraId="242D71C6" w14:textId="77777777" w:rsidTr="00533FF9">
        <w:tc>
          <w:tcPr>
            <w:tcW w:w="0" w:type="auto"/>
          </w:tcPr>
          <w:p w14:paraId="73B288BD" w14:textId="77777777" w:rsidR="00533FF9" w:rsidRDefault="00533FF9" w:rsidP="00533FF9">
            <w:pPr>
              <w:pStyle w:val="Compact"/>
            </w:pPr>
            <w:r>
              <w:t>1</w:t>
            </w:r>
          </w:p>
        </w:tc>
        <w:tc>
          <w:tcPr>
            <w:tcW w:w="0" w:type="auto"/>
          </w:tcPr>
          <w:p w14:paraId="2334AC1B" w14:textId="77777777" w:rsidR="00533FF9" w:rsidRDefault="00533FF9" w:rsidP="00533FF9">
            <w:pPr>
              <w:pStyle w:val="Compact"/>
            </w:pPr>
            <w:r>
              <w:t>Bh</w:t>
            </w:r>
          </w:p>
        </w:tc>
        <w:tc>
          <w:tcPr>
            <w:tcW w:w="0" w:type="auto"/>
          </w:tcPr>
          <w:p w14:paraId="36BB3B96" w14:textId="77777777" w:rsidR="00533FF9" w:rsidRDefault="00533FF9" w:rsidP="00533FF9">
            <w:pPr>
              <w:pStyle w:val="Compact"/>
            </w:pPr>
            <w:r>
              <w:t>xa_mumax</w:t>
            </w:r>
          </w:p>
        </w:tc>
        <w:tc>
          <w:tcPr>
            <w:tcW w:w="0" w:type="auto"/>
          </w:tcPr>
          <w:p w14:paraId="47E9B0AD"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6B2BA5C0" w14:textId="72962A49" w:rsidR="00533FF9" w:rsidRDefault="00800F12" w:rsidP="00533FF9">
            <w:pPr>
              <w:pStyle w:val="Compact"/>
            </w:pPr>
            <m:oMathPara>
              <m:oMath>
                <m:r>
                  <w:rPr>
                    <w:rFonts w:ascii="Cambria Math" w:hAnsi="Cambria Math"/>
                  </w:rPr>
                  <m:t>0.192</m:t>
                </m:r>
              </m:oMath>
            </m:oMathPara>
          </w:p>
        </w:tc>
        <w:tc>
          <w:tcPr>
            <w:tcW w:w="0" w:type="auto"/>
          </w:tcPr>
          <w:p w14:paraId="0482ACD7"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63155C8A" w14:textId="77777777" w:rsidTr="00533FF9">
        <w:tc>
          <w:tcPr>
            <w:tcW w:w="0" w:type="auto"/>
          </w:tcPr>
          <w:p w14:paraId="7E727F35" w14:textId="77777777" w:rsidR="00533FF9" w:rsidRDefault="00533FF9" w:rsidP="00533FF9">
            <w:pPr>
              <w:pStyle w:val="Compact"/>
            </w:pPr>
            <w:r>
              <w:t>2</w:t>
            </w:r>
          </w:p>
        </w:tc>
        <w:tc>
          <w:tcPr>
            <w:tcW w:w="0" w:type="auto"/>
          </w:tcPr>
          <w:p w14:paraId="098722FF" w14:textId="77777777" w:rsidR="00533FF9" w:rsidRDefault="00533FF9" w:rsidP="00533FF9">
            <w:pPr>
              <w:pStyle w:val="Compact"/>
            </w:pPr>
            <w:r>
              <w:t>Bh</w:t>
            </w:r>
          </w:p>
        </w:tc>
        <w:tc>
          <w:tcPr>
            <w:tcW w:w="0" w:type="auto"/>
          </w:tcPr>
          <w:p w14:paraId="2056452A" w14:textId="77777777" w:rsidR="00533FF9" w:rsidRDefault="00533FF9" w:rsidP="00533FF9">
            <w:pPr>
              <w:pStyle w:val="Compact"/>
            </w:pPr>
            <w:r>
              <w:t>xb_mumax</w:t>
            </w:r>
          </w:p>
        </w:tc>
        <w:tc>
          <w:tcPr>
            <w:tcW w:w="0" w:type="auto"/>
          </w:tcPr>
          <w:p w14:paraId="28A81C66"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54563B1D" w14:textId="51A315A8" w:rsidR="00533FF9" w:rsidRDefault="00800F12" w:rsidP="00533FF9">
            <w:pPr>
              <w:pStyle w:val="Compact"/>
            </w:pPr>
            <m:oMathPara>
              <m:oMath>
                <m:r>
                  <w:rPr>
                    <w:rFonts w:ascii="Cambria Math" w:hAnsi="Cambria Math"/>
                  </w:rPr>
                  <m:t>0.978</m:t>
                </m:r>
              </m:oMath>
            </m:oMathPara>
          </w:p>
        </w:tc>
        <w:tc>
          <w:tcPr>
            <w:tcW w:w="0" w:type="auto"/>
          </w:tcPr>
          <w:p w14:paraId="0B269B02"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1B4D5EE1" w14:textId="77777777" w:rsidTr="00533FF9">
        <w:tc>
          <w:tcPr>
            <w:tcW w:w="0" w:type="auto"/>
          </w:tcPr>
          <w:p w14:paraId="458BF88B" w14:textId="77777777" w:rsidR="00533FF9" w:rsidRDefault="00533FF9" w:rsidP="00533FF9">
            <w:pPr>
              <w:pStyle w:val="Compact"/>
            </w:pPr>
            <w:r>
              <w:t>3</w:t>
            </w:r>
          </w:p>
        </w:tc>
        <w:tc>
          <w:tcPr>
            <w:tcW w:w="0" w:type="auto"/>
          </w:tcPr>
          <w:p w14:paraId="25CAC13E" w14:textId="77777777" w:rsidR="00533FF9" w:rsidRDefault="00533FF9" w:rsidP="00533FF9">
            <w:pPr>
              <w:pStyle w:val="Compact"/>
            </w:pPr>
            <w:r>
              <w:t>Bh</w:t>
            </w:r>
          </w:p>
        </w:tc>
        <w:tc>
          <w:tcPr>
            <w:tcW w:w="0" w:type="auto"/>
          </w:tcPr>
          <w:p w14:paraId="6E642BB5" w14:textId="77777777" w:rsidR="00533FF9" w:rsidRDefault="00533FF9" w:rsidP="00533FF9">
            <w:pPr>
              <w:pStyle w:val="Compact"/>
            </w:pPr>
            <w:r>
              <w:t>xa_pHopt</w:t>
            </w:r>
          </w:p>
        </w:tc>
        <w:tc>
          <w:tcPr>
            <w:tcW w:w="0" w:type="auto"/>
          </w:tcPr>
          <w:p w14:paraId="13EDA3D6" w14:textId="77777777" w:rsidR="00533FF9" w:rsidRDefault="004F61AD"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1EB2FD92" w14:textId="1444DDF0" w:rsidR="00533FF9" w:rsidRDefault="00800F12" w:rsidP="00533FF9">
            <w:pPr>
              <w:pStyle w:val="Compact"/>
            </w:pPr>
            <m:oMathPara>
              <m:oMath>
                <m:r>
                  <w:rPr>
                    <w:rFonts w:ascii="Cambria Math" w:hAnsi="Cambria Math"/>
                  </w:rPr>
                  <m:t>6.818</m:t>
                </m:r>
              </m:oMath>
            </m:oMathPara>
          </w:p>
        </w:tc>
        <w:tc>
          <w:tcPr>
            <w:tcW w:w="0" w:type="auto"/>
          </w:tcPr>
          <w:p w14:paraId="53B67FB0" w14:textId="77777777" w:rsidR="00533FF9" w:rsidRDefault="004F61AD"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a</m:t>
                  </m:r>
                </m:sub>
              </m:sSub>
            </m:oMath>
            <w:r w:rsidR="00533FF9">
              <w:t xml:space="preserve"> optimal pH</w:t>
            </w:r>
          </w:p>
        </w:tc>
      </w:tr>
      <w:tr w:rsidR="00533FF9" w14:paraId="40321EC2" w14:textId="77777777" w:rsidTr="00533FF9">
        <w:tc>
          <w:tcPr>
            <w:tcW w:w="0" w:type="auto"/>
          </w:tcPr>
          <w:p w14:paraId="023D8C59" w14:textId="77777777" w:rsidR="00533FF9" w:rsidRDefault="00533FF9" w:rsidP="00533FF9">
            <w:pPr>
              <w:pStyle w:val="Compact"/>
            </w:pPr>
            <w:r>
              <w:t>4</w:t>
            </w:r>
          </w:p>
        </w:tc>
        <w:tc>
          <w:tcPr>
            <w:tcW w:w="0" w:type="auto"/>
          </w:tcPr>
          <w:p w14:paraId="0E3DE510" w14:textId="77777777" w:rsidR="00533FF9" w:rsidRDefault="00533FF9" w:rsidP="00533FF9">
            <w:pPr>
              <w:pStyle w:val="Compact"/>
            </w:pPr>
            <w:r>
              <w:t>Bh</w:t>
            </w:r>
          </w:p>
        </w:tc>
        <w:tc>
          <w:tcPr>
            <w:tcW w:w="0" w:type="auto"/>
          </w:tcPr>
          <w:p w14:paraId="7789492A" w14:textId="77777777" w:rsidR="00533FF9" w:rsidRDefault="00533FF9" w:rsidP="00533FF9">
            <w:pPr>
              <w:pStyle w:val="Compact"/>
            </w:pPr>
            <w:r>
              <w:t>xb_pHopt</w:t>
            </w:r>
          </w:p>
        </w:tc>
        <w:tc>
          <w:tcPr>
            <w:tcW w:w="0" w:type="auto"/>
          </w:tcPr>
          <w:p w14:paraId="68C8C37F" w14:textId="77777777" w:rsidR="00533FF9" w:rsidRDefault="004F61AD"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7900C70F" w14:textId="2B63DAA5" w:rsidR="00533FF9" w:rsidRDefault="00800F12" w:rsidP="00533FF9">
            <w:pPr>
              <w:pStyle w:val="Compact"/>
            </w:pPr>
            <m:oMathPara>
              <m:oMath>
                <m:r>
                  <w:rPr>
                    <w:rFonts w:ascii="Cambria Math" w:hAnsi="Cambria Math"/>
                  </w:rPr>
                  <m:t>6.539</m:t>
                </m:r>
              </m:oMath>
            </m:oMathPara>
          </w:p>
        </w:tc>
        <w:tc>
          <w:tcPr>
            <w:tcW w:w="0" w:type="auto"/>
          </w:tcPr>
          <w:p w14:paraId="2DE1882E" w14:textId="77777777" w:rsidR="00533FF9" w:rsidRDefault="004F61AD"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b</m:t>
                  </m:r>
                </m:sub>
              </m:sSub>
            </m:oMath>
            <w:r w:rsidR="00533FF9">
              <w:t xml:space="preserve"> optimal pH</w:t>
            </w:r>
          </w:p>
        </w:tc>
      </w:tr>
      <w:tr w:rsidR="00533FF9" w14:paraId="751499F7" w14:textId="77777777" w:rsidTr="00533FF9">
        <w:tc>
          <w:tcPr>
            <w:tcW w:w="0" w:type="auto"/>
          </w:tcPr>
          <w:p w14:paraId="5DD2CE58" w14:textId="77777777" w:rsidR="00533FF9" w:rsidRDefault="00533FF9" w:rsidP="00533FF9">
            <w:pPr>
              <w:pStyle w:val="Compact"/>
            </w:pPr>
            <w:r>
              <w:t>5</w:t>
            </w:r>
          </w:p>
        </w:tc>
        <w:tc>
          <w:tcPr>
            <w:tcW w:w="0" w:type="auto"/>
          </w:tcPr>
          <w:p w14:paraId="7B42E5F3" w14:textId="77777777" w:rsidR="00533FF9" w:rsidRDefault="00533FF9" w:rsidP="00533FF9">
            <w:pPr>
              <w:pStyle w:val="Compact"/>
            </w:pPr>
            <w:r>
              <w:t>Bh</w:t>
            </w:r>
          </w:p>
        </w:tc>
        <w:tc>
          <w:tcPr>
            <w:tcW w:w="0" w:type="auto"/>
          </w:tcPr>
          <w:p w14:paraId="507C8F44" w14:textId="77777777" w:rsidR="00533FF9" w:rsidRDefault="00533FF9" w:rsidP="00533FF9">
            <w:pPr>
              <w:pStyle w:val="Compact"/>
            </w:pPr>
            <w:r>
              <w:t>xa_pHalpha</w:t>
            </w:r>
          </w:p>
        </w:tc>
        <w:tc>
          <w:tcPr>
            <w:tcW w:w="0" w:type="auto"/>
          </w:tcPr>
          <w:p w14:paraId="5591046F" w14:textId="77777777" w:rsidR="00533FF9" w:rsidRDefault="004F61AD"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37640345" w14:textId="2B2A1FDB" w:rsidR="00533FF9" w:rsidRDefault="00800F12" w:rsidP="00533FF9">
            <w:pPr>
              <w:pStyle w:val="Compact"/>
            </w:pPr>
            <m:oMathPara>
              <m:oMath>
                <m:r>
                  <w:rPr>
                    <w:rFonts w:ascii="Cambria Math" w:hAnsi="Cambria Math"/>
                  </w:rPr>
                  <m:t>46.273</m:t>
                </m:r>
              </m:oMath>
            </m:oMathPara>
          </w:p>
        </w:tc>
        <w:tc>
          <w:tcPr>
            <w:tcW w:w="0" w:type="auto"/>
          </w:tcPr>
          <w:p w14:paraId="12DE4BF4" w14:textId="77777777" w:rsidR="00533FF9" w:rsidRDefault="004F61AD"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a</m:t>
                  </m:r>
                </m:sub>
              </m:sSub>
            </m:oMath>
            <w:r w:rsidR="00533FF9">
              <w:t xml:space="preserve"> pH sensitivity</w:t>
            </w:r>
          </w:p>
        </w:tc>
      </w:tr>
      <w:tr w:rsidR="00533FF9" w14:paraId="5C287951" w14:textId="77777777" w:rsidTr="00533FF9">
        <w:tc>
          <w:tcPr>
            <w:tcW w:w="0" w:type="auto"/>
          </w:tcPr>
          <w:p w14:paraId="3263A021" w14:textId="77777777" w:rsidR="00533FF9" w:rsidRDefault="00533FF9" w:rsidP="00533FF9">
            <w:pPr>
              <w:pStyle w:val="Compact"/>
            </w:pPr>
            <w:r>
              <w:t>6</w:t>
            </w:r>
          </w:p>
        </w:tc>
        <w:tc>
          <w:tcPr>
            <w:tcW w:w="0" w:type="auto"/>
          </w:tcPr>
          <w:p w14:paraId="3302CE28" w14:textId="77777777" w:rsidR="00533FF9" w:rsidRDefault="00533FF9" w:rsidP="00533FF9">
            <w:pPr>
              <w:pStyle w:val="Compact"/>
            </w:pPr>
            <w:r>
              <w:t>Bh</w:t>
            </w:r>
          </w:p>
        </w:tc>
        <w:tc>
          <w:tcPr>
            <w:tcW w:w="0" w:type="auto"/>
          </w:tcPr>
          <w:p w14:paraId="0DABA8E7" w14:textId="77777777" w:rsidR="00533FF9" w:rsidRDefault="00533FF9" w:rsidP="00533FF9">
            <w:pPr>
              <w:pStyle w:val="Compact"/>
            </w:pPr>
            <w:r>
              <w:t>xb_pHalpha</w:t>
            </w:r>
          </w:p>
        </w:tc>
        <w:tc>
          <w:tcPr>
            <w:tcW w:w="0" w:type="auto"/>
          </w:tcPr>
          <w:p w14:paraId="0D7B6DA1" w14:textId="77777777" w:rsidR="00533FF9" w:rsidRDefault="004F61AD"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53296672" w14:textId="3F217D08" w:rsidR="00533FF9" w:rsidRDefault="00800F12" w:rsidP="00533FF9">
            <w:pPr>
              <w:pStyle w:val="Compact"/>
            </w:pPr>
            <m:oMathPara>
              <m:oMath>
                <m:r>
                  <w:rPr>
                    <w:rFonts w:ascii="Cambria Math" w:hAnsi="Cambria Math"/>
                  </w:rPr>
                  <m:t>62.518</m:t>
                </m:r>
              </m:oMath>
            </m:oMathPara>
          </w:p>
        </w:tc>
        <w:tc>
          <w:tcPr>
            <w:tcW w:w="0" w:type="auto"/>
          </w:tcPr>
          <w:p w14:paraId="764BFCA7" w14:textId="77777777" w:rsidR="00533FF9" w:rsidRDefault="004F61AD"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b</m:t>
                  </m:r>
                </m:sub>
              </m:sSub>
            </m:oMath>
            <w:r w:rsidR="00533FF9">
              <w:t xml:space="preserve"> pH sensitivity</w:t>
            </w:r>
          </w:p>
        </w:tc>
      </w:tr>
      <w:tr w:rsidR="00533FF9" w14:paraId="0F5F343C" w14:textId="77777777" w:rsidTr="00533FF9">
        <w:tc>
          <w:tcPr>
            <w:tcW w:w="0" w:type="auto"/>
          </w:tcPr>
          <w:p w14:paraId="17C312F0" w14:textId="77777777" w:rsidR="00533FF9" w:rsidRDefault="00533FF9" w:rsidP="00533FF9">
            <w:pPr>
              <w:pStyle w:val="Compact"/>
            </w:pPr>
            <w:r>
              <w:t>7</w:t>
            </w:r>
          </w:p>
        </w:tc>
        <w:tc>
          <w:tcPr>
            <w:tcW w:w="0" w:type="auto"/>
          </w:tcPr>
          <w:p w14:paraId="31BA33FD" w14:textId="77777777" w:rsidR="00533FF9" w:rsidRDefault="00533FF9" w:rsidP="00533FF9">
            <w:pPr>
              <w:pStyle w:val="Compact"/>
            </w:pPr>
            <w:r>
              <w:t>Bh</w:t>
            </w:r>
          </w:p>
        </w:tc>
        <w:tc>
          <w:tcPr>
            <w:tcW w:w="0" w:type="auto"/>
          </w:tcPr>
          <w:p w14:paraId="4F695098" w14:textId="77777777" w:rsidR="00533FF9" w:rsidRDefault="00533FF9" w:rsidP="00533FF9">
            <w:pPr>
              <w:pStyle w:val="Compact"/>
            </w:pPr>
            <w:r>
              <w:t>xa_k_s1</w:t>
            </w:r>
          </w:p>
        </w:tc>
        <w:tc>
          <w:tcPr>
            <w:tcW w:w="0" w:type="auto"/>
          </w:tcPr>
          <w:p w14:paraId="1645AF56" w14:textId="77777777" w:rsidR="00533FF9" w:rsidRDefault="004F61AD"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0A644119" w14:textId="49A4FA49" w:rsidR="00533FF9" w:rsidRDefault="00800F12" w:rsidP="00533FF9">
            <w:pPr>
              <w:pStyle w:val="Compact"/>
            </w:pPr>
            <m:oMathPara>
              <m:oMath>
                <m:r>
                  <w:rPr>
                    <w:rFonts w:ascii="Cambria Math" w:hAnsi="Cambria Math"/>
                  </w:rPr>
                  <m:t>0.287</m:t>
                </m:r>
              </m:oMath>
            </m:oMathPara>
          </w:p>
        </w:tc>
        <w:tc>
          <w:tcPr>
            <w:tcW w:w="0" w:type="auto"/>
          </w:tcPr>
          <w:p w14:paraId="4322212B" w14:textId="77777777" w:rsidR="00533FF9" w:rsidRDefault="00533FF9" w:rsidP="00533FF9">
            <w:pPr>
              <w:pStyle w:val="Compact"/>
            </w:pPr>
            <w:r>
              <w:t>Monod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7A9527EB" w14:textId="77777777" w:rsidTr="00533FF9">
        <w:tc>
          <w:tcPr>
            <w:tcW w:w="0" w:type="auto"/>
          </w:tcPr>
          <w:p w14:paraId="52638B75" w14:textId="77777777" w:rsidR="00533FF9" w:rsidRDefault="00533FF9" w:rsidP="00533FF9">
            <w:pPr>
              <w:pStyle w:val="Compact"/>
            </w:pPr>
            <w:r>
              <w:t>8</w:t>
            </w:r>
          </w:p>
        </w:tc>
        <w:tc>
          <w:tcPr>
            <w:tcW w:w="0" w:type="auto"/>
          </w:tcPr>
          <w:p w14:paraId="4FE9E10B" w14:textId="77777777" w:rsidR="00533FF9" w:rsidRDefault="00533FF9" w:rsidP="00533FF9">
            <w:pPr>
              <w:pStyle w:val="Compact"/>
            </w:pPr>
            <w:r>
              <w:t>Bh</w:t>
            </w:r>
          </w:p>
        </w:tc>
        <w:tc>
          <w:tcPr>
            <w:tcW w:w="0" w:type="auto"/>
          </w:tcPr>
          <w:p w14:paraId="5A6B3F28" w14:textId="77777777" w:rsidR="00533FF9" w:rsidRDefault="00533FF9" w:rsidP="00533FF9">
            <w:pPr>
              <w:pStyle w:val="Compact"/>
            </w:pPr>
            <w:r>
              <w:t>xa_k_s2</w:t>
            </w:r>
          </w:p>
        </w:tc>
        <w:tc>
          <w:tcPr>
            <w:tcW w:w="0" w:type="auto"/>
          </w:tcPr>
          <w:p w14:paraId="5F62CB67" w14:textId="77777777" w:rsidR="00533FF9" w:rsidRDefault="004F61AD"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C222181" w14:textId="508EFFFD" w:rsidR="00533FF9" w:rsidRDefault="00800F12" w:rsidP="00533FF9">
            <w:pPr>
              <w:pStyle w:val="Compact"/>
            </w:pPr>
            <m:oMathPara>
              <m:oMath>
                <m:r>
                  <w:rPr>
                    <w:rFonts w:ascii="Cambria Math" w:hAnsi="Cambria Math"/>
                  </w:rPr>
                  <m:t>2.391</m:t>
                </m:r>
              </m:oMath>
            </m:oMathPara>
          </w:p>
        </w:tc>
        <w:tc>
          <w:tcPr>
            <w:tcW w:w="0" w:type="auto"/>
          </w:tcPr>
          <w:p w14:paraId="746C5210"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30DC691A" w14:textId="77777777" w:rsidTr="00533FF9">
        <w:tc>
          <w:tcPr>
            <w:tcW w:w="0" w:type="auto"/>
          </w:tcPr>
          <w:p w14:paraId="4729692B" w14:textId="77777777" w:rsidR="00533FF9" w:rsidRDefault="00533FF9" w:rsidP="00533FF9">
            <w:pPr>
              <w:pStyle w:val="Compact"/>
            </w:pPr>
            <w:r>
              <w:t>9</w:t>
            </w:r>
          </w:p>
        </w:tc>
        <w:tc>
          <w:tcPr>
            <w:tcW w:w="0" w:type="auto"/>
          </w:tcPr>
          <w:p w14:paraId="1AB467C5" w14:textId="77777777" w:rsidR="00533FF9" w:rsidRDefault="00533FF9" w:rsidP="00533FF9">
            <w:pPr>
              <w:pStyle w:val="Compact"/>
            </w:pPr>
            <w:r>
              <w:t>Bh</w:t>
            </w:r>
          </w:p>
        </w:tc>
        <w:tc>
          <w:tcPr>
            <w:tcW w:w="0" w:type="auto"/>
          </w:tcPr>
          <w:p w14:paraId="15FDBF8B" w14:textId="77777777" w:rsidR="00533FF9" w:rsidRDefault="00533FF9" w:rsidP="00533FF9">
            <w:pPr>
              <w:pStyle w:val="Compact"/>
            </w:pPr>
            <w:r>
              <w:t>xb_k_s3</w:t>
            </w:r>
          </w:p>
        </w:tc>
        <w:tc>
          <w:tcPr>
            <w:tcW w:w="0" w:type="auto"/>
          </w:tcPr>
          <w:p w14:paraId="42A9FC35" w14:textId="77777777" w:rsidR="00533FF9" w:rsidRDefault="004F61AD"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E3D4663" w14:textId="7BC1B1D1" w:rsidR="00533FF9" w:rsidRDefault="00800F12" w:rsidP="00533FF9">
            <w:pPr>
              <w:pStyle w:val="Compact"/>
            </w:pPr>
            <m:oMathPara>
              <m:oMath>
                <m:r>
                  <w:rPr>
                    <w:rFonts w:ascii="Cambria Math" w:hAnsi="Cambria Math"/>
                  </w:rPr>
                  <m:t>0.103</m:t>
                </m:r>
              </m:oMath>
            </m:oMathPara>
          </w:p>
        </w:tc>
        <w:tc>
          <w:tcPr>
            <w:tcW w:w="0" w:type="auto"/>
          </w:tcPr>
          <w:p w14:paraId="5FC2023B"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958FD61" w14:textId="77777777" w:rsidTr="00533FF9">
        <w:tc>
          <w:tcPr>
            <w:tcW w:w="0" w:type="auto"/>
          </w:tcPr>
          <w:p w14:paraId="12B8D1DB" w14:textId="77777777" w:rsidR="00533FF9" w:rsidRDefault="00533FF9" w:rsidP="00533FF9">
            <w:pPr>
              <w:pStyle w:val="Compact"/>
            </w:pPr>
            <w:r>
              <w:lastRenderedPageBreak/>
              <w:t>10</w:t>
            </w:r>
          </w:p>
        </w:tc>
        <w:tc>
          <w:tcPr>
            <w:tcW w:w="0" w:type="auto"/>
          </w:tcPr>
          <w:p w14:paraId="57577601" w14:textId="77777777" w:rsidR="00533FF9" w:rsidRDefault="00533FF9" w:rsidP="00533FF9">
            <w:pPr>
              <w:pStyle w:val="Compact"/>
            </w:pPr>
            <w:r>
              <w:t>Bh</w:t>
            </w:r>
          </w:p>
        </w:tc>
        <w:tc>
          <w:tcPr>
            <w:tcW w:w="0" w:type="auto"/>
          </w:tcPr>
          <w:p w14:paraId="5156EE16" w14:textId="77777777" w:rsidR="00533FF9" w:rsidRDefault="00533FF9" w:rsidP="00533FF9">
            <w:pPr>
              <w:pStyle w:val="Compact"/>
            </w:pPr>
            <w:r>
              <w:t>xb_k_s4</w:t>
            </w:r>
          </w:p>
        </w:tc>
        <w:tc>
          <w:tcPr>
            <w:tcW w:w="0" w:type="auto"/>
          </w:tcPr>
          <w:p w14:paraId="0EF8A726" w14:textId="77777777" w:rsidR="00533FF9" w:rsidRDefault="004F61AD"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74311885" w14:textId="336171A5" w:rsidR="00533FF9" w:rsidRDefault="00800F12" w:rsidP="00533FF9">
            <w:pPr>
              <w:pStyle w:val="Compact"/>
            </w:pPr>
            <m:oMathPara>
              <m:oMath>
                <m:r>
                  <w:rPr>
                    <w:rFonts w:ascii="Cambria Math" w:hAnsi="Cambria Math"/>
                  </w:rPr>
                  <m:t>1.270</m:t>
                </m:r>
              </m:oMath>
            </m:oMathPara>
          </w:p>
        </w:tc>
        <w:tc>
          <w:tcPr>
            <w:tcW w:w="0" w:type="auto"/>
          </w:tcPr>
          <w:p w14:paraId="1A869D9B" w14:textId="77777777" w:rsidR="00533FF9" w:rsidRDefault="00533FF9" w:rsidP="00533FF9">
            <w:pPr>
              <w:pStyle w:val="Compact"/>
            </w:pPr>
            <w:r>
              <w:t>Monod constant for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99D961F" w14:textId="77777777" w:rsidTr="00533FF9">
        <w:tc>
          <w:tcPr>
            <w:tcW w:w="0" w:type="auto"/>
          </w:tcPr>
          <w:p w14:paraId="25FD4350" w14:textId="77777777" w:rsidR="00533FF9" w:rsidRDefault="00533FF9" w:rsidP="00533FF9">
            <w:pPr>
              <w:pStyle w:val="Compact"/>
            </w:pPr>
            <w:r>
              <w:t>11</w:t>
            </w:r>
          </w:p>
        </w:tc>
        <w:tc>
          <w:tcPr>
            <w:tcW w:w="0" w:type="auto"/>
          </w:tcPr>
          <w:p w14:paraId="000C1C13" w14:textId="77777777" w:rsidR="00533FF9" w:rsidRDefault="00533FF9" w:rsidP="00533FF9">
            <w:pPr>
              <w:pStyle w:val="Compact"/>
            </w:pPr>
            <w:r>
              <w:t>Bh</w:t>
            </w:r>
          </w:p>
        </w:tc>
        <w:tc>
          <w:tcPr>
            <w:tcW w:w="0" w:type="auto"/>
          </w:tcPr>
          <w:p w14:paraId="6B9DA75E" w14:textId="77777777" w:rsidR="00533FF9" w:rsidRDefault="00533FF9" w:rsidP="00533FF9">
            <w:pPr>
              <w:pStyle w:val="Compact"/>
            </w:pPr>
            <w:r>
              <w:t>xb_k_s2</w:t>
            </w:r>
          </w:p>
        </w:tc>
        <w:tc>
          <w:tcPr>
            <w:tcW w:w="0" w:type="auto"/>
          </w:tcPr>
          <w:p w14:paraId="1A2AB045" w14:textId="77777777" w:rsidR="00533FF9" w:rsidRDefault="004F61AD"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r>
                      <w:rPr>
                        <w:rFonts w:ascii="Cambria Math" w:hAnsi="Cambria Math"/>
                      </w:rPr>
                      <m:t>s1</m:t>
                    </m:r>
                  </m:sub>
                </m:sSub>
              </m:oMath>
            </m:oMathPara>
          </w:p>
        </w:tc>
        <w:tc>
          <w:tcPr>
            <w:tcW w:w="0" w:type="auto"/>
          </w:tcPr>
          <w:p w14:paraId="72B91690" w14:textId="1D1831D4" w:rsidR="00533FF9" w:rsidRDefault="00800F12" w:rsidP="00533FF9">
            <w:pPr>
              <w:pStyle w:val="Compact"/>
            </w:pPr>
            <m:oMathPara>
              <m:oMath>
                <m:r>
                  <w:rPr>
                    <w:rFonts w:ascii="Cambria Math" w:hAnsi="Cambria Math"/>
                  </w:rPr>
                  <m:t>0.500</m:t>
                </m:r>
              </m:oMath>
            </m:oMathPara>
          </w:p>
        </w:tc>
        <w:tc>
          <w:tcPr>
            <w:tcW w:w="0" w:type="auto"/>
          </w:tcPr>
          <w:p w14:paraId="41A387CD"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1029C3DF" w14:textId="77777777" w:rsidTr="00533FF9">
        <w:tc>
          <w:tcPr>
            <w:tcW w:w="0" w:type="auto"/>
          </w:tcPr>
          <w:p w14:paraId="6D94E426" w14:textId="77777777" w:rsidR="00533FF9" w:rsidRDefault="00533FF9" w:rsidP="00533FF9">
            <w:pPr>
              <w:pStyle w:val="Compact"/>
            </w:pPr>
            <w:r>
              <w:t>12</w:t>
            </w:r>
          </w:p>
        </w:tc>
        <w:tc>
          <w:tcPr>
            <w:tcW w:w="0" w:type="auto"/>
          </w:tcPr>
          <w:p w14:paraId="04016B30" w14:textId="77777777" w:rsidR="00533FF9" w:rsidRDefault="00533FF9" w:rsidP="00533FF9">
            <w:pPr>
              <w:pStyle w:val="Compact"/>
            </w:pPr>
            <w:r>
              <w:t>Bh</w:t>
            </w:r>
          </w:p>
        </w:tc>
        <w:tc>
          <w:tcPr>
            <w:tcW w:w="0" w:type="auto"/>
          </w:tcPr>
          <w:p w14:paraId="4579BAC6" w14:textId="77777777" w:rsidR="00533FF9" w:rsidRDefault="00533FF9" w:rsidP="00533FF9">
            <w:pPr>
              <w:pStyle w:val="Compact"/>
            </w:pPr>
            <w:r>
              <w:t>xa_g_s1</w:t>
            </w:r>
          </w:p>
        </w:tc>
        <w:tc>
          <w:tcPr>
            <w:tcW w:w="0" w:type="auto"/>
          </w:tcPr>
          <w:p w14:paraId="69FF0975"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781AAAF0" w14:textId="1730DD1E" w:rsidR="00533FF9" w:rsidRDefault="00800F12" w:rsidP="00533FF9">
            <w:pPr>
              <w:pStyle w:val="Compact"/>
            </w:pPr>
            <m:oMathPara>
              <m:oMath>
                <m:r>
                  <w:rPr>
                    <w:rFonts w:ascii="Cambria Math" w:hAnsi="Cambria Math"/>
                  </w:rPr>
                  <m:t>1.241</m:t>
                </m:r>
              </m:oMath>
            </m:oMathPara>
          </w:p>
        </w:tc>
        <w:tc>
          <w:tcPr>
            <w:tcW w:w="0" w:type="auto"/>
          </w:tcPr>
          <w:p w14:paraId="321CA66F" w14:textId="77777777" w:rsidR="00533FF9" w:rsidRDefault="00533FF9" w:rsidP="00533FF9">
            <w:pPr>
              <w:pStyle w:val="Compact"/>
            </w:pPr>
            <w:r>
              <w:t>rate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409BFB50" w14:textId="77777777" w:rsidTr="00533FF9">
        <w:tc>
          <w:tcPr>
            <w:tcW w:w="0" w:type="auto"/>
          </w:tcPr>
          <w:p w14:paraId="2D4C09CB" w14:textId="77777777" w:rsidR="00533FF9" w:rsidRDefault="00533FF9" w:rsidP="00533FF9">
            <w:pPr>
              <w:pStyle w:val="Compact"/>
            </w:pPr>
            <w:r>
              <w:t>13</w:t>
            </w:r>
          </w:p>
        </w:tc>
        <w:tc>
          <w:tcPr>
            <w:tcW w:w="0" w:type="auto"/>
          </w:tcPr>
          <w:p w14:paraId="59208B09" w14:textId="77777777" w:rsidR="00533FF9" w:rsidRDefault="00533FF9" w:rsidP="00533FF9">
            <w:pPr>
              <w:pStyle w:val="Compact"/>
            </w:pPr>
            <w:r>
              <w:t>Bh</w:t>
            </w:r>
          </w:p>
        </w:tc>
        <w:tc>
          <w:tcPr>
            <w:tcW w:w="0" w:type="auto"/>
          </w:tcPr>
          <w:p w14:paraId="5082AD63" w14:textId="77777777" w:rsidR="00533FF9" w:rsidRDefault="00533FF9" w:rsidP="00533FF9">
            <w:pPr>
              <w:pStyle w:val="Compact"/>
            </w:pPr>
            <w:r>
              <w:t>xa_g_s2</w:t>
            </w:r>
          </w:p>
        </w:tc>
        <w:tc>
          <w:tcPr>
            <w:tcW w:w="0" w:type="auto"/>
          </w:tcPr>
          <w:p w14:paraId="404295FE"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58101BF" w14:textId="26E5616E" w:rsidR="00533FF9" w:rsidRDefault="00800F12" w:rsidP="00533FF9">
            <w:pPr>
              <w:pStyle w:val="Compact"/>
            </w:pPr>
            <m:oMathPara>
              <m:oMath>
                <m:r>
                  <w:rPr>
                    <w:rFonts w:ascii="Cambria Math" w:hAnsi="Cambria Math"/>
                  </w:rPr>
                  <m:t>1.000</m:t>
                </m:r>
              </m:oMath>
            </m:oMathPara>
          </w:p>
        </w:tc>
        <w:tc>
          <w:tcPr>
            <w:tcW w:w="0" w:type="auto"/>
          </w:tcPr>
          <w:p w14:paraId="512CD95F"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4F662269" w14:textId="77777777" w:rsidTr="00533FF9">
        <w:tc>
          <w:tcPr>
            <w:tcW w:w="0" w:type="auto"/>
          </w:tcPr>
          <w:p w14:paraId="3B04F1D2" w14:textId="77777777" w:rsidR="00533FF9" w:rsidRDefault="00533FF9" w:rsidP="00533FF9">
            <w:pPr>
              <w:pStyle w:val="Compact"/>
            </w:pPr>
            <w:r>
              <w:t>14</w:t>
            </w:r>
          </w:p>
        </w:tc>
        <w:tc>
          <w:tcPr>
            <w:tcW w:w="0" w:type="auto"/>
          </w:tcPr>
          <w:p w14:paraId="47BDE340" w14:textId="77777777" w:rsidR="00533FF9" w:rsidRDefault="00533FF9" w:rsidP="00533FF9">
            <w:pPr>
              <w:pStyle w:val="Compact"/>
            </w:pPr>
            <w:r>
              <w:t>Bh</w:t>
            </w:r>
          </w:p>
        </w:tc>
        <w:tc>
          <w:tcPr>
            <w:tcW w:w="0" w:type="auto"/>
          </w:tcPr>
          <w:p w14:paraId="5AC3DF8C" w14:textId="77777777" w:rsidR="00533FF9" w:rsidRDefault="00533FF9" w:rsidP="00533FF9">
            <w:pPr>
              <w:pStyle w:val="Compact"/>
            </w:pPr>
            <w:r>
              <w:t>xa_g_s6_s1</w:t>
            </w:r>
          </w:p>
        </w:tc>
        <w:tc>
          <w:tcPr>
            <w:tcW w:w="0" w:type="auto"/>
          </w:tcPr>
          <w:p w14:paraId="2763DAC6"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3CCC9A66" w14:textId="01240C05" w:rsidR="00533FF9" w:rsidRDefault="00800F12" w:rsidP="00533FF9">
            <w:pPr>
              <w:pStyle w:val="Compact"/>
            </w:pPr>
            <m:oMathPara>
              <m:oMath>
                <m:r>
                  <m:rPr>
                    <m:sty m:val="p"/>
                  </m:rPr>
                  <w:rPr>
                    <w:rFonts w:ascii="Cambria Math" w:hAnsi="Cambria Math"/>
                  </w:rPr>
                  <m:t>-1.596</m:t>
                </m:r>
              </m:oMath>
            </m:oMathPara>
          </w:p>
        </w:tc>
        <w:tc>
          <w:tcPr>
            <w:tcW w:w="0" w:type="auto"/>
          </w:tcPr>
          <w:p w14:paraId="104C04F0"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18D6ED83" w14:textId="77777777" w:rsidTr="00533FF9">
        <w:tc>
          <w:tcPr>
            <w:tcW w:w="0" w:type="auto"/>
          </w:tcPr>
          <w:p w14:paraId="1C42EAF7" w14:textId="77777777" w:rsidR="00533FF9" w:rsidRDefault="00533FF9" w:rsidP="00533FF9">
            <w:pPr>
              <w:pStyle w:val="Compact"/>
            </w:pPr>
            <w:r>
              <w:t>15</w:t>
            </w:r>
          </w:p>
        </w:tc>
        <w:tc>
          <w:tcPr>
            <w:tcW w:w="0" w:type="auto"/>
          </w:tcPr>
          <w:p w14:paraId="4E3CD0E2" w14:textId="77777777" w:rsidR="00533FF9" w:rsidRDefault="00533FF9" w:rsidP="00533FF9">
            <w:pPr>
              <w:pStyle w:val="Compact"/>
            </w:pPr>
            <w:r>
              <w:t>Bh</w:t>
            </w:r>
          </w:p>
        </w:tc>
        <w:tc>
          <w:tcPr>
            <w:tcW w:w="0" w:type="auto"/>
          </w:tcPr>
          <w:p w14:paraId="0E264F10" w14:textId="77777777" w:rsidR="00533FF9" w:rsidRDefault="00533FF9" w:rsidP="00533FF9">
            <w:pPr>
              <w:pStyle w:val="Compact"/>
            </w:pPr>
            <w:r>
              <w:t>xa_g_s5_s1</w:t>
            </w:r>
          </w:p>
        </w:tc>
        <w:tc>
          <w:tcPr>
            <w:tcW w:w="0" w:type="auto"/>
          </w:tcPr>
          <w:p w14:paraId="6EB3CDEF"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02F041B7" w14:textId="3EA54315" w:rsidR="00533FF9" w:rsidRDefault="00800F12" w:rsidP="00533FF9">
            <w:pPr>
              <w:pStyle w:val="Compact"/>
            </w:pPr>
            <m:oMathPara>
              <m:oMath>
                <m:r>
                  <m:rPr>
                    <m:sty m:val="p"/>
                  </m:rPr>
                  <w:rPr>
                    <w:rFonts w:ascii="Cambria Math" w:hAnsi="Cambria Math"/>
                  </w:rPr>
                  <m:t>-2.999</m:t>
                </m:r>
              </m:oMath>
            </m:oMathPara>
          </w:p>
        </w:tc>
        <w:tc>
          <w:tcPr>
            <w:tcW w:w="0" w:type="auto"/>
          </w:tcPr>
          <w:p w14:paraId="5615AE92"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07CED2A3" w14:textId="77777777" w:rsidTr="00533FF9">
        <w:tc>
          <w:tcPr>
            <w:tcW w:w="0" w:type="auto"/>
          </w:tcPr>
          <w:p w14:paraId="0862763D" w14:textId="77777777" w:rsidR="00533FF9" w:rsidRDefault="00533FF9" w:rsidP="00533FF9">
            <w:pPr>
              <w:pStyle w:val="Compact"/>
            </w:pPr>
            <w:r>
              <w:t>16</w:t>
            </w:r>
          </w:p>
        </w:tc>
        <w:tc>
          <w:tcPr>
            <w:tcW w:w="0" w:type="auto"/>
          </w:tcPr>
          <w:p w14:paraId="445EA5C0" w14:textId="77777777" w:rsidR="00533FF9" w:rsidRDefault="00533FF9" w:rsidP="00533FF9">
            <w:pPr>
              <w:pStyle w:val="Compact"/>
            </w:pPr>
            <w:r>
              <w:t>Bh</w:t>
            </w:r>
          </w:p>
        </w:tc>
        <w:tc>
          <w:tcPr>
            <w:tcW w:w="0" w:type="auto"/>
          </w:tcPr>
          <w:p w14:paraId="7E099B4D" w14:textId="77777777" w:rsidR="00533FF9" w:rsidRDefault="00533FF9" w:rsidP="00533FF9">
            <w:pPr>
              <w:pStyle w:val="Compact"/>
            </w:pPr>
            <w:r>
              <w:t>xa_g_s6_s2</w:t>
            </w:r>
          </w:p>
        </w:tc>
        <w:tc>
          <w:tcPr>
            <w:tcW w:w="0" w:type="auto"/>
          </w:tcPr>
          <w:p w14:paraId="5197D008"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814B4DF" w14:textId="21A09A0E" w:rsidR="00533FF9" w:rsidRDefault="00800F12" w:rsidP="00533FF9">
            <w:pPr>
              <w:pStyle w:val="Compact"/>
            </w:pPr>
            <m:oMathPara>
              <m:oMath>
                <m:r>
                  <m:rPr>
                    <m:sty m:val="p"/>
                  </m:rPr>
                  <w:rPr>
                    <w:rFonts w:ascii="Cambria Math" w:hAnsi="Cambria Math"/>
                  </w:rPr>
                  <m:t>-1.869</m:t>
                </m:r>
              </m:oMath>
            </m:oMathPara>
          </w:p>
        </w:tc>
        <w:tc>
          <w:tcPr>
            <w:tcW w:w="0" w:type="auto"/>
          </w:tcPr>
          <w:p w14:paraId="5D6BB36A"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A2C7706" w14:textId="77777777" w:rsidTr="00533FF9">
        <w:tc>
          <w:tcPr>
            <w:tcW w:w="0" w:type="auto"/>
          </w:tcPr>
          <w:p w14:paraId="247364A0" w14:textId="77777777" w:rsidR="00533FF9" w:rsidRDefault="00533FF9" w:rsidP="00533FF9">
            <w:pPr>
              <w:pStyle w:val="Compact"/>
            </w:pPr>
            <w:r>
              <w:t>17</w:t>
            </w:r>
          </w:p>
        </w:tc>
        <w:tc>
          <w:tcPr>
            <w:tcW w:w="0" w:type="auto"/>
          </w:tcPr>
          <w:p w14:paraId="79E80472" w14:textId="77777777" w:rsidR="00533FF9" w:rsidRDefault="00533FF9" w:rsidP="00533FF9">
            <w:pPr>
              <w:pStyle w:val="Compact"/>
            </w:pPr>
            <w:r>
              <w:t>Bh</w:t>
            </w:r>
          </w:p>
        </w:tc>
        <w:tc>
          <w:tcPr>
            <w:tcW w:w="0" w:type="auto"/>
          </w:tcPr>
          <w:p w14:paraId="54FF7DB4" w14:textId="77777777" w:rsidR="00533FF9" w:rsidRDefault="00533FF9" w:rsidP="00533FF9">
            <w:pPr>
              <w:pStyle w:val="Compact"/>
            </w:pPr>
            <w:r>
              <w:t>xb_g_s3</w:t>
            </w:r>
          </w:p>
        </w:tc>
        <w:tc>
          <w:tcPr>
            <w:tcW w:w="0" w:type="auto"/>
          </w:tcPr>
          <w:p w14:paraId="688638A2"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0377B51" w14:textId="37C42262" w:rsidR="00533FF9" w:rsidRDefault="00800F12" w:rsidP="00533FF9">
            <w:pPr>
              <w:pStyle w:val="Compact"/>
            </w:pPr>
            <m:oMathPara>
              <m:oMath>
                <m:r>
                  <w:rPr>
                    <w:rFonts w:ascii="Cambria Math" w:hAnsi="Cambria Math"/>
                  </w:rPr>
                  <m:t>3.763</m:t>
                </m:r>
              </m:oMath>
            </m:oMathPara>
          </w:p>
        </w:tc>
        <w:tc>
          <w:tcPr>
            <w:tcW w:w="0" w:type="auto"/>
          </w:tcPr>
          <w:p w14:paraId="6B828B72"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0CD56D66" w14:textId="77777777" w:rsidTr="00533FF9">
        <w:tc>
          <w:tcPr>
            <w:tcW w:w="0" w:type="auto"/>
          </w:tcPr>
          <w:p w14:paraId="66DEE48A" w14:textId="77777777" w:rsidR="00533FF9" w:rsidRDefault="00533FF9" w:rsidP="00533FF9">
            <w:pPr>
              <w:pStyle w:val="Compact"/>
            </w:pPr>
            <w:r>
              <w:t>18</w:t>
            </w:r>
          </w:p>
        </w:tc>
        <w:tc>
          <w:tcPr>
            <w:tcW w:w="0" w:type="auto"/>
          </w:tcPr>
          <w:p w14:paraId="0FF2674A" w14:textId="77777777" w:rsidR="00533FF9" w:rsidRDefault="00533FF9" w:rsidP="00533FF9">
            <w:pPr>
              <w:pStyle w:val="Compact"/>
            </w:pPr>
            <w:r>
              <w:t>Bh</w:t>
            </w:r>
          </w:p>
        </w:tc>
        <w:tc>
          <w:tcPr>
            <w:tcW w:w="0" w:type="auto"/>
          </w:tcPr>
          <w:p w14:paraId="61713D99" w14:textId="77777777" w:rsidR="00533FF9" w:rsidRDefault="00533FF9" w:rsidP="00533FF9">
            <w:pPr>
              <w:pStyle w:val="Compact"/>
            </w:pPr>
            <w:r>
              <w:t>xb_g_s4</w:t>
            </w:r>
          </w:p>
        </w:tc>
        <w:tc>
          <w:tcPr>
            <w:tcW w:w="0" w:type="auto"/>
          </w:tcPr>
          <w:p w14:paraId="50550DDE"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6A01DE14" w14:textId="5A7AB9A6" w:rsidR="00533FF9" w:rsidRDefault="00800F12" w:rsidP="00533FF9">
            <w:pPr>
              <w:pStyle w:val="Compact"/>
            </w:pPr>
            <m:oMathPara>
              <m:oMath>
                <m:r>
                  <w:rPr>
                    <w:rFonts w:ascii="Cambria Math" w:hAnsi="Cambria Math"/>
                  </w:rPr>
                  <m:t>0.500</m:t>
                </m:r>
              </m:oMath>
            </m:oMathPara>
          </w:p>
        </w:tc>
        <w:tc>
          <w:tcPr>
            <w:tcW w:w="0" w:type="auto"/>
          </w:tcPr>
          <w:p w14:paraId="64B19CB3" w14:textId="77777777" w:rsidR="00533FF9" w:rsidRDefault="00533FF9" w:rsidP="00533FF9">
            <w:pPr>
              <w:pStyle w:val="Compact"/>
            </w:pPr>
            <w:r>
              <w:t>rate constant for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74D1B9B2" w14:textId="77777777" w:rsidTr="00533FF9">
        <w:tc>
          <w:tcPr>
            <w:tcW w:w="0" w:type="auto"/>
          </w:tcPr>
          <w:p w14:paraId="72D2AAE2" w14:textId="77777777" w:rsidR="00533FF9" w:rsidRDefault="00533FF9" w:rsidP="00533FF9">
            <w:pPr>
              <w:pStyle w:val="Compact"/>
            </w:pPr>
            <w:r>
              <w:t>19</w:t>
            </w:r>
          </w:p>
        </w:tc>
        <w:tc>
          <w:tcPr>
            <w:tcW w:w="0" w:type="auto"/>
          </w:tcPr>
          <w:p w14:paraId="16F28F39" w14:textId="77777777" w:rsidR="00533FF9" w:rsidRDefault="00533FF9" w:rsidP="00533FF9">
            <w:pPr>
              <w:pStyle w:val="Compact"/>
            </w:pPr>
            <w:r>
              <w:t>Bh</w:t>
            </w:r>
          </w:p>
        </w:tc>
        <w:tc>
          <w:tcPr>
            <w:tcW w:w="0" w:type="auto"/>
          </w:tcPr>
          <w:p w14:paraId="726D3F91" w14:textId="77777777" w:rsidR="00533FF9" w:rsidRDefault="00533FF9" w:rsidP="00533FF9">
            <w:pPr>
              <w:pStyle w:val="Compact"/>
            </w:pPr>
            <w:r>
              <w:t>xb_g_s2</w:t>
            </w:r>
          </w:p>
        </w:tc>
        <w:tc>
          <w:tcPr>
            <w:tcW w:w="0" w:type="auto"/>
          </w:tcPr>
          <w:p w14:paraId="642C90EA"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1CC048F0" w14:textId="547EA596" w:rsidR="00533FF9" w:rsidRDefault="00800F12" w:rsidP="00533FF9">
            <w:pPr>
              <w:pStyle w:val="Compact"/>
            </w:pPr>
            <m:oMathPara>
              <m:oMath>
                <m:r>
                  <w:rPr>
                    <w:rFonts w:ascii="Cambria Math" w:hAnsi="Cambria Math"/>
                  </w:rPr>
                  <m:t>10.000</m:t>
                </m:r>
              </m:oMath>
            </m:oMathPara>
          </w:p>
        </w:tc>
        <w:tc>
          <w:tcPr>
            <w:tcW w:w="0" w:type="auto"/>
          </w:tcPr>
          <w:p w14:paraId="17BAD032"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201B26B" w14:textId="77777777" w:rsidTr="00533FF9">
        <w:tc>
          <w:tcPr>
            <w:tcW w:w="0" w:type="auto"/>
          </w:tcPr>
          <w:p w14:paraId="2CCDCFF6" w14:textId="77777777" w:rsidR="00533FF9" w:rsidRDefault="00533FF9" w:rsidP="00533FF9">
            <w:pPr>
              <w:pStyle w:val="Compact"/>
            </w:pPr>
            <w:r>
              <w:t>20</w:t>
            </w:r>
          </w:p>
        </w:tc>
        <w:tc>
          <w:tcPr>
            <w:tcW w:w="0" w:type="auto"/>
          </w:tcPr>
          <w:p w14:paraId="6EAFD23A" w14:textId="77777777" w:rsidR="00533FF9" w:rsidRDefault="00533FF9" w:rsidP="00533FF9">
            <w:pPr>
              <w:pStyle w:val="Compact"/>
            </w:pPr>
            <w:r>
              <w:t>Bh</w:t>
            </w:r>
          </w:p>
        </w:tc>
        <w:tc>
          <w:tcPr>
            <w:tcW w:w="0" w:type="auto"/>
          </w:tcPr>
          <w:p w14:paraId="6A20EE4F" w14:textId="77777777" w:rsidR="00533FF9" w:rsidRDefault="00533FF9" w:rsidP="00533FF9">
            <w:pPr>
              <w:pStyle w:val="Compact"/>
            </w:pPr>
            <w:r>
              <w:t>xb_g_s6_s3_s4</w:t>
            </w:r>
          </w:p>
        </w:tc>
        <w:tc>
          <w:tcPr>
            <w:tcW w:w="0" w:type="auto"/>
          </w:tcPr>
          <w:p w14:paraId="0C6334A1"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54E6B57E" w14:textId="4373B2E0" w:rsidR="00533FF9" w:rsidRDefault="00800F12" w:rsidP="00533FF9">
            <w:pPr>
              <w:pStyle w:val="Compact"/>
            </w:pPr>
            <m:oMathPara>
              <m:oMath>
                <m:r>
                  <m:rPr>
                    <m:sty m:val="p"/>
                  </m:rPr>
                  <w:rPr>
                    <w:rFonts w:ascii="Cambria Math" w:hAnsi="Cambria Math"/>
                  </w:rPr>
                  <m:t>-2.999</m:t>
                </m:r>
              </m:oMath>
            </m:oMathPara>
          </w:p>
        </w:tc>
        <w:tc>
          <w:tcPr>
            <w:tcW w:w="0" w:type="auto"/>
          </w:tcPr>
          <w:p w14:paraId="31CD74AC"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608B5476" w14:textId="77777777" w:rsidTr="00533FF9">
        <w:tc>
          <w:tcPr>
            <w:tcW w:w="0" w:type="auto"/>
          </w:tcPr>
          <w:p w14:paraId="062674BD" w14:textId="77777777" w:rsidR="00533FF9" w:rsidRDefault="00533FF9" w:rsidP="00533FF9">
            <w:pPr>
              <w:pStyle w:val="Compact"/>
            </w:pPr>
            <w:r>
              <w:t>21</w:t>
            </w:r>
          </w:p>
        </w:tc>
        <w:tc>
          <w:tcPr>
            <w:tcW w:w="0" w:type="auto"/>
          </w:tcPr>
          <w:p w14:paraId="0C591D2D" w14:textId="77777777" w:rsidR="00533FF9" w:rsidRDefault="00533FF9" w:rsidP="00533FF9">
            <w:pPr>
              <w:pStyle w:val="Compact"/>
            </w:pPr>
            <w:r>
              <w:t>Bh</w:t>
            </w:r>
          </w:p>
        </w:tc>
        <w:tc>
          <w:tcPr>
            <w:tcW w:w="0" w:type="auto"/>
          </w:tcPr>
          <w:p w14:paraId="51C108C2" w14:textId="77777777" w:rsidR="00533FF9" w:rsidRDefault="00533FF9" w:rsidP="00533FF9">
            <w:pPr>
              <w:pStyle w:val="Compact"/>
            </w:pPr>
            <w:r>
              <w:t>xb_g_s6_s2</w:t>
            </w:r>
          </w:p>
        </w:tc>
        <w:tc>
          <w:tcPr>
            <w:tcW w:w="0" w:type="auto"/>
          </w:tcPr>
          <w:p w14:paraId="7579EA44"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11D3334" w14:textId="4FE442F1" w:rsidR="00533FF9" w:rsidRDefault="00800F12" w:rsidP="00533FF9">
            <w:pPr>
              <w:pStyle w:val="Compact"/>
            </w:pPr>
            <m:oMathPara>
              <m:oMath>
                <m:r>
                  <m:rPr>
                    <m:sty m:val="p"/>
                  </m:rPr>
                  <w:rPr>
                    <w:rFonts w:ascii="Cambria Math" w:hAnsi="Cambria Math"/>
                  </w:rPr>
                  <m:t>-4.999</m:t>
                </m:r>
              </m:oMath>
            </m:oMathPara>
          </w:p>
        </w:tc>
        <w:tc>
          <w:tcPr>
            <w:tcW w:w="0" w:type="auto"/>
          </w:tcPr>
          <w:p w14:paraId="38423F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1D5E07A9" w14:textId="77777777" w:rsidTr="00533FF9">
        <w:tc>
          <w:tcPr>
            <w:tcW w:w="0" w:type="auto"/>
          </w:tcPr>
          <w:p w14:paraId="5C3424D5" w14:textId="77777777" w:rsidR="00533FF9" w:rsidRDefault="00533FF9" w:rsidP="00533FF9">
            <w:pPr>
              <w:pStyle w:val="Compact"/>
            </w:pPr>
            <w:r>
              <w:t>22</w:t>
            </w:r>
          </w:p>
        </w:tc>
        <w:tc>
          <w:tcPr>
            <w:tcW w:w="0" w:type="auto"/>
          </w:tcPr>
          <w:p w14:paraId="5775E3C8" w14:textId="77777777" w:rsidR="00533FF9" w:rsidRDefault="00533FF9" w:rsidP="00533FF9">
            <w:pPr>
              <w:pStyle w:val="Compact"/>
            </w:pPr>
            <w:r>
              <w:t>Bh</w:t>
            </w:r>
          </w:p>
        </w:tc>
        <w:tc>
          <w:tcPr>
            <w:tcW w:w="0" w:type="auto"/>
          </w:tcPr>
          <w:p w14:paraId="60B058C7" w14:textId="77777777" w:rsidR="00533FF9" w:rsidRDefault="00533FF9" w:rsidP="00533FF9">
            <w:pPr>
              <w:pStyle w:val="Compact"/>
            </w:pPr>
            <w:r>
              <w:t>z1_r</w:t>
            </w:r>
          </w:p>
        </w:tc>
        <w:tc>
          <w:tcPr>
            <w:tcW w:w="0" w:type="auto"/>
          </w:tcPr>
          <w:p w14:paraId="684AC46D" w14:textId="77777777" w:rsidR="00533FF9" w:rsidRDefault="004F61AD"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0" w:type="auto"/>
          </w:tcPr>
          <w:p w14:paraId="175E6649" w14:textId="455D1A60" w:rsidR="00533FF9" w:rsidRDefault="00800F12" w:rsidP="00533FF9">
            <w:pPr>
              <w:pStyle w:val="Compact"/>
            </w:pPr>
            <m:oMathPara>
              <m:oMath>
                <m:r>
                  <w:rPr>
                    <w:rFonts w:ascii="Cambria Math" w:hAnsi="Cambria Math"/>
                  </w:rPr>
                  <m:t>0.025</m:t>
                </m:r>
              </m:oMath>
            </m:oMathPara>
          </w:p>
        </w:tc>
        <w:tc>
          <w:tcPr>
            <w:tcW w:w="0" w:type="auto"/>
          </w:tcPr>
          <w:p w14:paraId="1B86CC73"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EAFBC6E" w14:textId="77777777" w:rsidTr="00533FF9">
        <w:tc>
          <w:tcPr>
            <w:tcW w:w="0" w:type="auto"/>
          </w:tcPr>
          <w:p w14:paraId="3B58947E" w14:textId="77777777" w:rsidR="00533FF9" w:rsidRDefault="00533FF9" w:rsidP="00533FF9">
            <w:pPr>
              <w:pStyle w:val="Compact"/>
            </w:pPr>
            <w:r>
              <w:t>23</w:t>
            </w:r>
          </w:p>
        </w:tc>
        <w:tc>
          <w:tcPr>
            <w:tcW w:w="0" w:type="auto"/>
          </w:tcPr>
          <w:p w14:paraId="50458528" w14:textId="77777777" w:rsidR="00533FF9" w:rsidRDefault="00533FF9" w:rsidP="00533FF9">
            <w:pPr>
              <w:pStyle w:val="Compact"/>
            </w:pPr>
            <w:r>
              <w:t>Bh</w:t>
            </w:r>
          </w:p>
        </w:tc>
        <w:tc>
          <w:tcPr>
            <w:tcW w:w="0" w:type="auto"/>
          </w:tcPr>
          <w:p w14:paraId="16123224" w14:textId="77777777" w:rsidR="00533FF9" w:rsidRDefault="00533FF9" w:rsidP="00533FF9">
            <w:pPr>
              <w:pStyle w:val="Compact"/>
            </w:pPr>
            <w:r>
              <w:t>z2_r</w:t>
            </w:r>
          </w:p>
        </w:tc>
        <w:tc>
          <w:tcPr>
            <w:tcW w:w="0" w:type="auto"/>
          </w:tcPr>
          <w:p w14:paraId="531A440D" w14:textId="77777777" w:rsidR="00533FF9" w:rsidRDefault="004F61AD"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0" w:type="auto"/>
          </w:tcPr>
          <w:p w14:paraId="31B190AC" w14:textId="77777777" w:rsidR="00533FF9" w:rsidRDefault="00533FF9" w:rsidP="00533FF9">
            <w:pPr>
              <w:pStyle w:val="Compact"/>
            </w:pPr>
            <m:oMathPara>
              <m:oMath>
                <m:r>
                  <w:rPr>
                    <w:rFonts w:ascii="Cambria Math" w:hAnsi="Cambria Math"/>
                  </w:rPr>
                  <m:t>1.5</m:t>
                </m:r>
              </m:oMath>
            </m:oMathPara>
          </w:p>
        </w:tc>
        <w:tc>
          <w:tcPr>
            <w:tcW w:w="0" w:type="auto"/>
          </w:tcPr>
          <w:p w14:paraId="0407EA2F"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5FB6D7DE" w14:textId="77777777" w:rsidTr="00533FF9">
        <w:tc>
          <w:tcPr>
            <w:tcW w:w="0" w:type="auto"/>
          </w:tcPr>
          <w:p w14:paraId="76DC9A01" w14:textId="77777777" w:rsidR="00533FF9" w:rsidRDefault="00533FF9" w:rsidP="00533FF9">
            <w:pPr>
              <w:pStyle w:val="Compact"/>
            </w:pPr>
            <w:r>
              <w:t>24</w:t>
            </w:r>
          </w:p>
        </w:tc>
        <w:tc>
          <w:tcPr>
            <w:tcW w:w="0" w:type="auto"/>
          </w:tcPr>
          <w:p w14:paraId="080D1499" w14:textId="77777777" w:rsidR="00533FF9" w:rsidRDefault="00533FF9" w:rsidP="00533FF9">
            <w:pPr>
              <w:pStyle w:val="Compact"/>
            </w:pPr>
            <w:r>
              <w:t>Bh</w:t>
            </w:r>
          </w:p>
        </w:tc>
        <w:tc>
          <w:tcPr>
            <w:tcW w:w="0" w:type="auto"/>
          </w:tcPr>
          <w:p w14:paraId="78DBEB59" w14:textId="77777777" w:rsidR="00533FF9" w:rsidRDefault="00533FF9" w:rsidP="00533FF9">
            <w:pPr>
              <w:pStyle w:val="Compact"/>
            </w:pPr>
            <w:r>
              <w:t>z3_r</w:t>
            </w:r>
          </w:p>
        </w:tc>
        <w:tc>
          <w:tcPr>
            <w:tcW w:w="0" w:type="auto"/>
          </w:tcPr>
          <w:p w14:paraId="27E0B742" w14:textId="77777777" w:rsidR="00533FF9" w:rsidRDefault="004F61AD"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3</m:t>
                    </m:r>
                  </m:sub>
                </m:sSub>
              </m:oMath>
            </m:oMathPara>
          </w:p>
        </w:tc>
        <w:tc>
          <w:tcPr>
            <w:tcW w:w="0" w:type="auto"/>
          </w:tcPr>
          <w:p w14:paraId="72E3379D" w14:textId="17254CF9" w:rsidR="00533FF9" w:rsidRDefault="00533FF9" w:rsidP="00533FF9">
            <w:pPr>
              <w:pStyle w:val="Compact"/>
            </w:pPr>
            <m:oMathPara>
              <m:oMath>
                <m:r>
                  <w:rPr>
                    <w:rFonts w:ascii="Cambria Math" w:hAnsi="Cambria Math"/>
                  </w:rPr>
                  <m:t>0.00001</m:t>
                </m:r>
              </m:oMath>
            </m:oMathPara>
          </w:p>
        </w:tc>
        <w:tc>
          <w:tcPr>
            <w:tcW w:w="0" w:type="auto"/>
          </w:tcPr>
          <w:p w14:paraId="11D97DAC"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p>
        </w:tc>
      </w:tr>
      <w:tr w:rsidR="00533FF9" w14:paraId="1FF07CB6" w14:textId="77777777" w:rsidTr="00533FF9">
        <w:tc>
          <w:tcPr>
            <w:tcW w:w="0" w:type="auto"/>
          </w:tcPr>
          <w:p w14:paraId="04845C2F" w14:textId="77777777" w:rsidR="00533FF9" w:rsidRDefault="00533FF9" w:rsidP="00533FF9">
            <w:pPr>
              <w:pStyle w:val="Compact"/>
            </w:pPr>
            <w:r>
              <w:t>25</w:t>
            </w:r>
          </w:p>
        </w:tc>
        <w:tc>
          <w:tcPr>
            <w:tcW w:w="0" w:type="auto"/>
          </w:tcPr>
          <w:p w14:paraId="64D12634" w14:textId="77777777" w:rsidR="00533FF9" w:rsidRDefault="00533FF9" w:rsidP="00533FF9">
            <w:pPr>
              <w:pStyle w:val="Compact"/>
            </w:pPr>
            <w:r>
              <w:t>Bh</w:t>
            </w:r>
          </w:p>
        </w:tc>
        <w:tc>
          <w:tcPr>
            <w:tcW w:w="0" w:type="auto"/>
          </w:tcPr>
          <w:p w14:paraId="46B37C65" w14:textId="77777777" w:rsidR="00533FF9" w:rsidRDefault="00533FF9" w:rsidP="00533FF9">
            <w:pPr>
              <w:pStyle w:val="Compact"/>
            </w:pPr>
            <w:r>
              <w:t>z4_r</w:t>
            </w:r>
          </w:p>
        </w:tc>
        <w:tc>
          <w:tcPr>
            <w:tcW w:w="0" w:type="auto"/>
          </w:tcPr>
          <w:p w14:paraId="6EB810EB" w14:textId="77777777" w:rsidR="00533FF9" w:rsidRDefault="004F61AD"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4</m:t>
                    </m:r>
                  </m:sub>
                </m:sSub>
              </m:oMath>
            </m:oMathPara>
          </w:p>
        </w:tc>
        <w:tc>
          <w:tcPr>
            <w:tcW w:w="0" w:type="auto"/>
          </w:tcPr>
          <w:p w14:paraId="266E0C98" w14:textId="19967F8F" w:rsidR="00533FF9" w:rsidRDefault="00800F12" w:rsidP="00533FF9">
            <w:pPr>
              <w:pStyle w:val="Compact"/>
            </w:pPr>
            <m:oMathPara>
              <m:oMath>
                <m:r>
                  <w:rPr>
                    <w:rFonts w:ascii="Cambria Math" w:hAnsi="Cambria Math"/>
                  </w:rPr>
                  <m:t>0.296</m:t>
                </m:r>
              </m:oMath>
            </m:oMathPara>
          </w:p>
        </w:tc>
        <w:tc>
          <w:tcPr>
            <w:tcW w:w="0" w:type="auto"/>
          </w:tcPr>
          <w:p w14:paraId="66E5FB8F"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p>
        </w:tc>
      </w:tr>
      <w:tr w:rsidR="00533FF9" w14:paraId="16289EE7" w14:textId="77777777" w:rsidTr="00533FF9">
        <w:tc>
          <w:tcPr>
            <w:tcW w:w="0" w:type="auto"/>
          </w:tcPr>
          <w:p w14:paraId="67ED0AD6" w14:textId="77777777" w:rsidR="00533FF9" w:rsidRDefault="00533FF9" w:rsidP="00533FF9">
            <w:pPr>
              <w:pStyle w:val="Compact"/>
            </w:pPr>
            <w:r>
              <w:t>26</w:t>
            </w:r>
          </w:p>
        </w:tc>
        <w:tc>
          <w:tcPr>
            <w:tcW w:w="0" w:type="auto"/>
          </w:tcPr>
          <w:p w14:paraId="0BC5A0D7" w14:textId="77777777" w:rsidR="00533FF9" w:rsidRDefault="00533FF9" w:rsidP="00533FF9">
            <w:pPr>
              <w:pStyle w:val="Compact"/>
            </w:pPr>
            <w:r>
              <w:t>Bh</w:t>
            </w:r>
          </w:p>
        </w:tc>
        <w:tc>
          <w:tcPr>
            <w:tcW w:w="0" w:type="auto"/>
          </w:tcPr>
          <w:p w14:paraId="37B81D91" w14:textId="77777777" w:rsidR="00533FF9" w:rsidRDefault="00533FF9" w:rsidP="00533FF9">
            <w:pPr>
              <w:pStyle w:val="Compact"/>
            </w:pPr>
            <w:r>
              <w:t>z5_r</w:t>
            </w:r>
          </w:p>
        </w:tc>
        <w:tc>
          <w:tcPr>
            <w:tcW w:w="0" w:type="auto"/>
          </w:tcPr>
          <w:p w14:paraId="2D5305C4" w14:textId="77777777" w:rsidR="00533FF9" w:rsidRDefault="004F61AD"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5</m:t>
                    </m:r>
                  </m:sub>
                </m:sSub>
              </m:oMath>
            </m:oMathPara>
          </w:p>
        </w:tc>
        <w:tc>
          <w:tcPr>
            <w:tcW w:w="0" w:type="auto"/>
          </w:tcPr>
          <w:p w14:paraId="6510EB9F" w14:textId="55242A88" w:rsidR="00533FF9" w:rsidRDefault="00800F12" w:rsidP="00533FF9">
            <w:pPr>
              <w:pStyle w:val="Compact"/>
            </w:pPr>
            <m:oMathPara>
              <m:oMath>
                <m:r>
                  <w:rPr>
                    <w:rFonts w:ascii="Cambria Math" w:hAnsi="Cambria Math"/>
                  </w:rPr>
                  <m:t>0.035</m:t>
                </m:r>
              </m:oMath>
            </m:oMathPara>
          </w:p>
        </w:tc>
        <w:tc>
          <w:tcPr>
            <w:tcW w:w="0" w:type="auto"/>
          </w:tcPr>
          <w:p w14:paraId="552C0E2C"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d</m:t>
                  </m:r>
                </m:sub>
              </m:sSub>
            </m:oMath>
          </w:p>
        </w:tc>
      </w:tr>
      <w:tr w:rsidR="00533FF9" w14:paraId="30897B08" w14:textId="77777777" w:rsidTr="00533FF9">
        <w:tc>
          <w:tcPr>
            <w:tcW w:w="0" w:type="auto"/>
          </w:tcPr>
          <w:p w14:paraId="2F64D37E" w14:textId="77777777" w:rsidR="00533FF9" w:rsidRDefault="00533FF9" w:rsidP="00533FF9">
            <w:pPr>
              <w:pStyle w:val="Compact"/>
            </w:pPr>
            <w:r>
              <w:t>27</w:t>
            </w:r>
          </w:p>
        </w:tc>
        <w:tc>
          <w:tcPr>
            <w:tcW w:w="0" w:type="auto"/>
          </w:tcPr>
          <w:p w14:paraId="4A125EDE" w14:textId="77777777" w:rsidR="00533FF9" w:rsidRDefault="00533FF9" w:rsidP="00533FF9">
            <w:pPr>
              <w:pStyle w:val="Compact"/>
            </w:pPr>
            <w:r>
              <w:t>Bh</w:t>
            </w:r>
          </w:p>
        </w:tc>
        <w:tc>
          <w:tcPr>
            <w:tcW w:w="0" w:type="auto"/>
          </w:tcPr>
          <w:p w14:paraId="3DCE392C" w14:textId="77777777" w:rsidR="00533FF9" w:rsidRDefault="00533FF9" w:rsidP="00533FF9">
            <w:pPr>
              <w:pStyle w:val="Compact"/>
            </w:pPr>
            <w:r>
              <w:t>z1_l_s1</w:t>
            </w:r>
          </w:p>
        </w:tc>
        <w:tc>
          <w:tcPr>
            <w:tcW w:w="0" w:type="auto"/>
          </w:tcPr>
          <w:p w14:paraId="2B74349D" w14:textId="77777777" w:rsidR="00533FF9" w:rsidRDefault="004F61AD"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24132688" w14:textId="4788491A" w:rsidR="00533FF9" w:rsidRDefault="00533FF9" w:rsidP="00533FF9">
            <w:pPr>
              <w:pStyle w:val="Compact"/>
            </w:pPr>
            <m:oMathPara>
              <m:oMath>
                <m:r>
                  <w:rPr>
                    <w:rFonts w:ascii="Cambria Math" w:hAnsi="Cambria Math"/>
                  </w:rPr>
                  <m:t>1e</m:t>
                </m:r>
                <m:r>
                  <m:rPr>
                    <m:sty m:val="p"/>
                  </m:rPr>
                  <w:rPr>
                    <w:rFonts w:ascii="Cambria Math" w:hAnsi="Cambria Math"/>
                  </w:rPr>
                  <m:t>-</m:t>
                </m:r>
                <m:r>
                  <w:rPr>
                    <w:rFonts w:ascii="Cambria Math" w:hAnsi="Cambria Math"/>
                  </w:rPr>
                  <m:t>07</m:t>
                </m:r>
              </m:oMath>
            </m:oMathPara>
          </w:p>
        </w:tc>
        <w:tc>
          <w:tcPr>
            <w:tcW w:w="0" w:type="auto"/>
          </w:tcPr>
          <w:p w14:paraId="0DB9EB6D" w14:textId="77777777" w:rsidR="00533FF9" w:rsidRDefault="00533FF9" w:rsidP="00533FF9">
            <w:pPr>
              <w:pStyle w:val="Compact"/>
            </w:pPr>
            <w:r>
              <w:t>half saturation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7F517982" w14:textId="77777777" w:rsidTr="00533FF9">
        <w:tc>
          <w:tcPr>
            <w:tcW w:w="0" w:type="auto"/>
          </w:tcPr>
          <w:p w14:paraId="2541B1DB" w14:textId="77777777" w:rsidR="00533FF9" w:rsidRDefault="00533FF9" w:rsidP="00533FF9">
            <w:pPr>
              <w:pStyle w:val="Compact"/>
            </w:pPr>
            <w:r>
              <w:t>28</w:t>
            </w:r>
          </w:p>
        </w:tc>
        <w:tc>
          <w:tcPr>
            <w:tcW w:w="0" w:type="auto"/>
          </w:tcPr>
          <w:p w14:paraId="6450F121" w14:textId="77777777" w:rsidR="00533FF9" w:rsidRDefault="00533FF9" w:rsidP="00533FF9">
            <w:pPr>
              <w:pStyle w:val="Compact"/>
            </w:pPr>
            <w:r>
              <w:t>Bh</w:t>
            </w:r>
          </w:p>
        </w:tc>
        <w:tc>
          <w:tcPr>
            <w:tcW w:w="0" w:type="auto"/>
          </w:tcPr>
          <w:p w14:paraId="103F5F46" w14:textId="77777777" w:rsidR="00533FF9" w:rsidRDefault="00533FF9" w:rsidP="00533FF9">
            <w:pPr>
              <w:pStyle w:val="Compact"/>
            </w:pPr>
            <w:r>
              <w:t>z2_l_s1</w:t>
            </w:r>
          </w:p>
        </w:tc>
        <w:tc>
          <w:tcPr>
            <w:tcW w:w="0" w:type="auto"/>
          </w:tcPr>
          <w:p w14:paraId="6A36C390" w14:textId="77777777" w:rsidR="00533FF9" w:rsidRDefault="004F61AD"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2</m:t>
                    </m:r>
                    <m:r>
                      <m:rPr>
                        <m:sty m:val="p"/>
                      </m:rPr>
                      <w:rPr>
                        <w:rFonts w:ascii="Cambria Math" w:hAnsi="Cambria Math"/>
                      </w:rPr>
                      <m:t>,</m:t>
                    </m:r>
                    <m:r>
                      <w:rPr>
                        <w:rFonts w:ascii="Cambria Math" w:hAnsi="Cambria Math"/>
                      </w:rPr>
                      <m:t>s1</m:t>
                    </m:r>
                  </m:sub>
                </m:sSub>
              </m:oMath>
            </m:oMathPara>
          </w:p>
        </w:tc>
        <w:tc>
          <w:tcPr>
            <w:tcW w:w="0" w:type="auto"/>
          </w:tcPr>
          <w:p w14:paraId="51F961EC" w14:textId="77777777" w:rsidR="00533FF9" w:rsidRDefault="00533FF9" w:rsidP="00533FF9">
            <w:pPr>
              <w:pStyle w:val="Compact"/>
            </w:pPr>
            <m:oMathPara>
              <m:oMath>
                <m:r>
                  <w:rPr>
                    <w:rFonts w:ascii="Cambria Math" w:hAnsi="Cambria Math"/>
                  </w:rPr>
                  <m:t>0.1000</m:t>
                </m:r>
              </m:oMath>
            </m:oMathPara>
          </w:p>
        </w:tc>
        <w:tc>
          <w:tcPr>
            <w:tcW w:w="0" w:type="auto"/>
          </w:tcPr>
          <w:p w14:paraId="672E892D" w14:textId="77777777" w:rsidR="00533FF9" w:rsidRDefault="00533FF9" w:rsidP="00533FF9">
            <w:pPr>
              <w:pStyle w:val="Compact"/>
            </w:pPr>
            <w:r>
              <w:t>half saturation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0B24CEA6" w14:textId="77777777" w:rsidTr="00533FF9">
        <w:tc>
          <w:tcPr>
            <w:tcW w:w="0" w:type="auto"/>
          </w:tcPr>
          <w:p w14:paraId="73AF5B39" w14:textId="77777777" w:rsidR="00533FF9" w:rsidRDefault="00533FF9" w:rsidP="00533FF9">
            <w:pPr>
              <w:pStyle w:val="Compact"/>
            </w:pPr>
            <w:r>
              <w:lastRenderedPageBreak/>
              <w:t>29</w:t>
            </w:r>
          </w:p>
        </w:tc>
        <w:tc>
          <w:tcPr>
            <w:tcW w:w="0" w:type="auto"/>
          </w:tcPr>
          <w:p w14:paraId="294B823C" w14:textId="77777777" w:rsidR="00533FF9" w:rsidRDefault="00533FF9" w:rsidP="00533FF9">
            <w:pPr>
              <w:pStyle w:val="Compact"/>
            </w:pPr>
            <w:r>
              <w:t>Bh</w:t>
            </w:r>
          </w:p>
        </w:tc>
        <w:tc>
          <w:tcPr>
            <w:tcW w:w="0" w:type="auto"/>
          </w:tcPr>
          <w:p w14:paraId="50CFFA42" w14:textId="77777777" w:rsidR="00533FF9" w:rsidRDefault="00533FF9" w:rsidP="00533FF9">
            <w:pPr>
              <w:pStyle w:val="Compact"/>
            </w:pPr>
            <w:r>
              <w:t>z4_l_s3_s4</w:t>
            </w:r>
          </w:p>
        </w:tc>
        <w:tc>
          <w:tcPr>
            <w:tcW w:w="0" w:type="auto"/>
          </w:tcPr>
          <w:p w14:paraId="55C0943C" w14:textId="77777777" w:rsidR="00533FF9" w:rsidRDefault="004F61AD"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5803AEF7" w14:textId="34F1E642" w:rsidR="00533FF9" w:rsidRDefault="00800F12" w:rsidP="00533FF9">
            <w:pPr>
              <w:pStyle w:val="Compact"/>
            </w:pPr>
            <m:oMathPara>
              <m:oMath>
                <m:r>
                  <w:rPr>
                    <w:rFonts w:ascii="Cambria Math" w:hAnsi="Cambria Math"/>
                  </w:rPr>
                  <m:t>0.0001</m:t>
                </m:r>
              </m:oMath>
            </m:oMathPara>
          </w:p>
        </w:tc>
        <w:tc>
          <w:tcPr>
            <w:tcW w:w="0" w:type="auto"/>
          </w:tcPr>
          <w:p w14:paraId="205C2C86" w14:textId="77777777" w:rsidR="00533FF9" w:rsidRDefault="00533FF9" w:rsidP="00533FF9">
            <w:pPr>
              <w:pStyle w:val="Compact"/>
            </w:pPr>
            <w:r>
              <w:t>half 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2514EDAA" w14:textId="77777777" w:rsidTr="00533FF9">
        <w:tc>
          <w:tcPr>
            <w:tcW w:w="0" w:type="auto"/>
          </w:tcPr>
          <w:p w14:paraId="1E18721A" w14:textId="77777777" w:rsidR="00533FF9" w:rsidRDefault="00533FF9" w:rsidP="00533FF9">
            <w:pPr>
              <w:pStyle w:val="Compact"/>
            </w:pPr>
            <w:r>
              <w:t>30</w:t>
            </w:r>
          </w:p>
        </w:tc>
        <w:tc>
          <w:tcPr>
            <w:tcW w:w="0" w:type="auto"/>
          </w:tcPr>
          <w:p w14:paraId="2ADE00F9" w14:textId="77777777" w:rsidR="00533FF9" w:rsidRDefault="00533FF9" w:rsidP="00533FF9">
            <w:pPr>
              <w:pStyle w:val="Compact"/>
            </w:pPr>
            <w:r>
              <w:t>Bh</w:t>
            </w:r>
          </w:p>
        </w:tc>
        <w:tc>
          <w:tcPr>
            <w:tcW w:w="0" w:type="auto"/>
          </w:tcPr>
          <w:p w14:paraId="21D82CC5" w14:textId="77777777" w:rsidR="00533FF9" w:rsidRDefault="00533FF9" w:rsidP="00533FF9">
            <w:pPr>
              <w:pStyle w:val="Compact"/>
            </w:pPr>
            <w:r>
              <w:t>z1_h_s1</w:t>
            </w:r>
          </w:p>
        </w:tc>
        <w:tc>
          <w:tcPr>
            <w:tcW w:w="0" w:type="auto"/>
          </w:tcPr>
          <w:p w14:paraId="7D3A5303" w14:textId="77777777" w:rsidR="00533FF9" w:rsidRDefault="004F61AD"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418F84F0" w14:textId="18B9E152" w:rsidR="00533FF9" w:rsidRDefault="00800F12" w:rsidP="00533FF9">
            <w:pPr>
              <w:pStyle w:val="Compact"/>
            </w:pPr>
            <m:oMathPara>
              <m:oMath>
                <m:r>
                  <w:rPr>
                    <w:rFonts w:ascii="Cambria Math" w:hAnsi="Cambria Math"/>
                  </w:rPr>
                  <m:t>0.999</m:t>
                </m:r>
              </m:oMath>
            </m:oMathPara>
          </w:p>
        </w:tc>
        <w:tc>
          <w:tcPr>
            <w:tcW w:w="0" w:type="auto"/>
          </w:tcPr>
          <w:p w14:paraId="39EBC5ED" w14:textId="77777777" w:rsidR="00533FF9" w:rsidRDefault="00533FF9" w:rsidP="00533FF9">
            <w:pPr>
              <w:pStyle w:val="Compact"/>
            </w:pPr>
            <w:r>
              <w:t>Hill coefficient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46595B67" w14:textId="77777777" w:rsidTr="00533FF9">
        <w:tc>
          <w:tcPr>
            <w:tcW w:w="0" w:type="auto"/>
          </w:tcPr>
          <w:p w14:paraId="2EEE610F" w14:textId="77777777" w:rsidR="00533FF9" w:rsidRDefault="00533FF9" w:rsidP="00533FF9">
            <w:pPr>
              <w:pStyle w:val="Compact"/>
            </w:pPr>
            <w:r>
              <w:t>31</w:t>
            </w:r>
          </w:p>
        </w:tc>
        <w:tc>
          <w:tcPr>
            <w:tcW w:w="0" w:type="auto"/>
          </w:tcPr>
          <w:p w14:paraId="0A0E4F2C" w14:textId="77777777" w:rsidR="00533FF9" w:rsidRDefault="00533FF9" w:rsidP="00533FF9">
            <w:pPr>
              <w:pStyle w:val="Compact"/>
            </w:pPr>
            <w:r>
              <w:t>Bh</w:t>
            </w:r>
          </w:p>
        </w:tc>
        <w:tc>
          <w:tcPr>
            <w:tcW w:w="0" w:type="auto"/>
          </w:tcPr>
          <w:p w14:paraId="620012D7" w14:textId="77777777" w:rsidR="00533FF9" w:rsidRDefault="00533FF9" w:rsidP="00533FF9">
            <w:pPr>
              <w:pStyle w:val="Compact"/>
            </w:pPr>
            <w:r>
              <w:t>z2_h_s1</w:t>
            </w:r>
          </w:p>
        </w:tc>
        <w:tc>
          <w:tcPr>
            <w:tcW w:w="0" w:type="auto"/>
          </w:tcPr>
          <w:p w14:paraId="37DFA35D" w14:textId="77777777" w:rsidR="00533FF9" w:rsidRDefault="004F61AD"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198AF7C9" w14:textId="77777777" w:rsidR="00533FF9" w:rsidRDefault="00533FF9" w:rsidP="00533FF9">
            <w:pPr>
              <w:pStyle w:val="Compact"/>
            </w:pPr>
            <m:oMathPara>
              <m:oMath>
                <m:r>
                  <w:rPr>
                    <w:rFonts w:ascii="Cambria Math" w:hAnsi="Cambria Math"/>
                  </w:rPr>
                  <m:t>10.0000</m:t>
                </m:r>
              </m:oMath>
            </m:oMathPara>
          </w:p>
        </w:tc>
        <w:tc>
          <w:tcPr>
            <w:tcW w:w="0" w:type="auto"/>
          </w:tcPr>
          <w:p w14:paraId="03509B10" w14:textId="77777777" w:rsidR="00533FF9" w:rsidRDefault="00533FF9" w:rsidP="00533FF9">
            <w:pPr>
              <w:pStyle w:val="Compact"/>
            </w:pPr>
            <w:r>
              <w:t>Hill coefficient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19917EDA" w14:textId="77777777" w:rsidTr="00533FF9">
        <w:tc>
          <w:tcPr>
            <w:tcW w:w="0" w:type="auto"/>
          </w:tcPr>
          <w:p w14:paraId="6D1446CC" w14:textId="77777777" w:rsidR="00533FF9" w:rsidRDefault="00533FF9" w:rsidP="00533FF9">
            <w:pPr>
              <w:pStyle w:val="Compact"/>
            </w:pPr>
            <w:r>
              <w:t>32</w:t>
            </w:r>
          </w:p>
        </w:tc>
        <w:tc>
          <w:tcPr>
            <w:tcW w:w="0" w:type="auto"/>
          </w:tcPr>
          <w:p w14:paraId="3DED02C9" w14:textId="77777777" w:rsidR="00533FF9" w:rsidRDefault="00533FF9" w:rsidP="00533FF9">
            <w:pPr>
              <w:pStyle w:val="Compact"/>
            </w:pPr>
            <w:r>
              <w:t>Bh</w:t>
            </w:r>
          </w:p>
        </w:tc>
        <w:tc>
          <w:tcPr>
            <w:tcW w:w="0" w:type="auto"/>
          </w:tcPr>
          <w:p w14:paraId="4890AA77" w14:textId="77777777" w:rsidR="00533FF9" w:rsidRDefault="00533FF9" w:rsidP="00533FF9">
            <w:pPr>
              <w:pStyle w:val="Compact"/>
            </w:pPr>
            <w:r>
              <w:t>z4_h_s3_s4</w:t>
            </w:r>
          </w:p>
        </w:tc>
        <w:tc>
          <w:tcPr>
            <w:tcW w:w="0" w:type="auto"/>
          </w:tcPr>
          <w:p w14:paraId="70E88213" w14:textId="77777777" w:rsidR="00533FF9" w:rsidRDefault="004F61AD"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22D313DB" w14:textId="5EC1B27F" w:rsidR="00533FF9" w:rsidRDefault="00800F12" w:rsidP="00533FF9">
            <w:pPr>
              <w:pStyle w:val="Compact"/>
            </w:pPr>
            <m:oMathPara>
              <m:oMath>
                <m:r>
                  <w:rPr>
                    <w:rFonts w:ascii="Cambria Math" w:hAnsi="Cambria Math"/>
                  </w:rPr>
                  <m:t>2.905</m:t>
                </m:r>
              </m:oMath>
            </m:oMathPara>
          </w:p>
        </w:tc>
        <w:tc>
          <w:tcPr>
            <w:tcW w:w="0" w:type="auto"/>
          </w:tcPr>
          <w:p w14:paraId="16AD8344"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38244226" w14:textId="77777777" w:rsidTr="00533FF9">
        <w:tc>
          <w:tcPr>
            <w:tcW w:w="0" w:type="auto"/>
          </w:tcPr>
          <w:p w14:paraId="7DBC3F0B" w14:textId="77777777" w:rsidR="00533FF9" w:rsidRDefault="00533FF9" w:rsidP="00533FF9">
            <w:pPr>
              <w:pStyle w:val="Compact"/>
            </w:pPr>
            <w:r>
              <w:t>33</w:t>
            </w:r>
          </w:p>
        </w:tc>
        <w:tc>
          <w:tcPr>
            <w:tcW w:w="0" w:type="auto"/>
          </w:tcPr>
          <w:p w14:paraId="39CB7EA2" w14:textId="77777777" w:rsidR="00533FF9" w:rsidRDefault="00533FF9" w:rsidP="00533FF9">
            <w:pPr>
              <w:pStyle w:val="Compact"/>
            </w:pPr>
            <w:r>
              <w:t>Bt</w:t>
            </w:r>
          </w:p>
        </w:tc>
        <w:tc>
          <w:tcPr>
            <w:tcW w:w="0" w:type="auto"/>
          </w:tcPr>
          <w:p w14:paraId="4EC5ED95" w14:textId="77777777" w:rsidR="00533FF9" w:rsidRDefault="00533FF9" w:rsidP="00533FF9">
            <w:pPr>
              <w:pStyle w:val="Compact"/>
            </w:pPr>
            <w:r>
              <w:t>xe_mumax</w:t>
            </w:r>
          </w:p>
        </w:tc>
        <w:tc>
          <w:tcPr>
            <w:tcW w:w="0" w:type="auto"/>
          </w:tcPr>
          <w:p w14:paraId="1A385A14"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7EE468C9" w14:textId="46D15CE9" w:rsidR="00533FF9" w:rsidRDefault="00800F12" w:rsidP="00533FF9">
            <w:pPr>
              <w:pStyle w:val="Compact"/>
            </w:pPr>
            <m:oMathPara>
              <m:oMath>
                <m:r>
                  <w:rPr>
                    <w:rFonts w:ascii="Cambria Math" w:hAnsi="Cambria Math"/>
                  </w:rPr>
                  <m:t>0.921</m:t>
                </m:r>
              </m:oMath>
            </m:oMathPara>
          </w:p>
        </w:tc>
        <w:tc>
          <w:tcPr>
            <w:tcW w:w="0" w:type="auto"/>
          </w:tcPr>
          <w:p w14:paraId="1B94D7B7"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07B7720" w14:textId="77777777" w:rsidTr="00533FF9">
        <w:tc>
          <w:tcPr>
            <w:tcW w:w="0" w:type="auto"/>
          </w:tcPr>
          <w:p w14:paraId="620A8E42" w14:textId="77777777" w:rsidR="00533FF9" w:rsidRDefault="00533FF9" w:rsidP="00533FF9">
            <w:pPr>
              <w:pStyle w:val="Compact"/>
            </w:pPr>
            <w:r>
              <w:t>34</w:t>
            </w:r>
          </w:p>
        </w:tc>
        <w:tc>
          <w:tcPr>
            <w:tcW w:w="0" w:type="auto"/>
          </w:tcPr>
          <w:p w14:paraId="4A006DBE" w14:textId="77777777" w:rsidR="00533FF9" w:rsidRDefault="00533FF9" w:rsidP="00533FF9">
            <w:pPr>
              <w:pStyle w:val="Compact"/>
            </w:pPr>
            <w:r>
              <w:t>Bt</w:t>
            </w:r>
          </w:p>
        </w:tc>
        <w:tc>
          <w:tcPr>
            <w:tcW w:w="0" w:type="auto"/>
          </w:tcPr>
          <w:p w14:paraId="0D7EDDDB" w14:textId="77777777" w:rsidR="00533FF9" w:rsidRDefault="00533FF9" w:rsidP="00533FF9">
            <w:pPr>
              <w:pStyle w:val="Compact"/>
            </w:pPr>
            <w:r>
              <w:t>xf_mumax</w:t>
            </w:r>
          </w:p>
        </w:tc>
        <w:tc>
          <w:tcPr>
            <w:tcW w:w="0" w:type="auto"/>
          </w:tcPr>
          <w:p w14:paraId="5711C724"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60118CD6" w14:textId="456C1B89" w:rsidR="00533FF9" w:rsidRDefault="00800F12" w:rsidP="00533FF9">
            <w:pPr>
              <w:pStyle w:val="Compact"/>
            </w:pPr>
            <m:oMathPara>
              <m:oMath>
                <m:r>
                  <w:rPr>
                    <w:rFonts w:ascii="Cambria Math" w:hAnsi="Cambria Math"/>
                  </w:rPr>
                  <m:t>1.196</m:t>
                </m:r>
              </m:oMath>
            </m:oMathPara>
          </w:p>
        </w:tc>
        <w:tc>
          <w:tcPr>
            <w:tcW w:w="0" w:type="auto"/>
          </w:tcPr>
          <w:p w14:paraId="1C54E900"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62818613" w14:textId="77777777" w:rsidTr="00533FF9">
        <w:tc>
          <w:tcPr>
            <w:tcW w:w="0" w:type="auto"/>
          </w:tcPr>
          <w:p w14:paraId="1B95BD1A" w14:textId="77777777" w:rsidR="00533FF9" w:rsidRDefault="00533FF9" w:rsidP="00533FF9">
            <w:pPr>
              <w:pStyle w:val="Compact"/>
            </w:pPr>
            <w:r>
              <w:t>35</w:t>
            </w:r>
          </w:p>
        </w:tc>
        <w:tc>
          <w:tcPr>
            <w:tcW w:w="0" w:type="auto"/>
          </w:tcPr>
          <w:p w14:paraId="5A8443F2" w14:textId="77777777" w:rsidR="00533FF9" w:rsidRDefault="00533FF9" w:rsidP="00533FF9">
            <w:pPr>
              <w:pStyle w:val="Compact"/>
            </w:pPr>
            <w:r>
              <w:t>Bt</w:t>
            </w:r>
          </w:p>
        </w:tc>
        <w:tc>
          <w:tcPr>
            <w:tcW w:w="0" w:type="auto"/>
          </w:tcPr>
          <w:p w14:paraId="1F2F746B" w14:textId="77777777" w:rsidR="00533FF9" w:rsidRDefault="00533FF9" w:rsidP="00533FF9">
            <w:pPr>
              <w:pStyle w:val="Compact"/>
            </w:pPr>
            <w:r>
              <w:t>xe_pHopt</w:t>
            </w:r>
          </w:p>
        </w:tc>
        <w:tc>
          <w:tcPr>
            <w:tcW w:w="0" w:type="auto"/>
          </w:tcPr>
          <w:p w14:paraId="7A91F267" w14:textId="77777777" w:rsidR="00533FF9" w:rsidRDefault="004F61AD"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4C0D48D6" w14:textId="4F8662DB" w:rsidR="00533FF9" w:rsidRDefault="00800F12" w:rsidP="00533FF9">
            <w:pPr>
              <w:pStyle w:val="Compact"/>
            </w:pPr>
            <m:oMathPara>
              <m:oMath>
                <m:r>
                  <w:rPr>
                    <w:rFonts w:ascii="Cambria Math" w:hAnsi="Cambria Math"/>
                  </w:rPr>
                  <m:t>7.507</m:t>
                </m:r>
              </m:oMath>
            </m:oMathPara>
          </w:p>
        </w:tc>
        <w:tc>
          <w:tcPr>
            <w:tcW w:w="0" w:type="auto"/>
          </w:tcPr>
          <w:p w14:paraId="34B0177A" w14:textId="77777777" w:rsidR="00533FF9" w:rsidRDefault="004F61AD"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e</m:t>
                  </m:r>
                </m:sub>
              </m:sSub>
            </m:oMath>
            <w:r w:rsidR="00533FF9">
              <w:t xml:space="preserve"> optimal pH</w:t>
            </w:r>
          </w:p>
        </w:tc>
      </w:tr>
      <w:tr w:rsidR="00533FF9" w14:paraId="6DF87A9E" w14:textId="77777777" w:rsidTr="00533FF9">
        <w:tc>
          <w:tcPr>
            <w:tcW w:w="0" w:type="auto"/>
          </w:tcPr>
          <w:p w14:paraId="1E01702E" w14:textId="77777777" w:rsidR="00533FF9" w:rsidRDefault="00533FF9" w:rsidP="00533FF9">
            <w:pPr>
              <w:pStyle w:val="Compact"/>
            </w:pPr>
            <w:r>
              <w:t>36</w:t>
            </w:r>
          </w:p>
        </w:tc>
        <w:tc>
          <w:tcPr>
            <w:tcW w:w="0" w:type="auto"/>
          </w:tcPr>
          <w:p w14:paraId="3839500E" w14:textId="77777777" w:rsidR="00533FF9" w:rsidRDefault="00533FF9" w:rsidP="00533FF9">
            <w:pPr>
              <w:pStyle w:val="Compact"/>
            </w:pPr>
            <w:r>
              <w:t>Bt</w:t>
            </w:r>
          </w:p>
        </w:tc>
        <w:tc>
          <w:tcPr>
            <w:tcW w:w="0" w:type="auto"/>
          </w:tcPr>
          <w:p w14:paraId="09C0FD89" w14:textId="77777777" w:rsidR="00533FF9" w:rsidRDefault="00533FF9" w:rsidP="00533FF9">
            <w:pPr>
              <w:pStyle w:val="Compact"/>
            </w:pPr>
            <w:r>
              <w:t>xf_pHopt</w:t>
            </w:r>
          </w:p>
        </w:tc>
        <w:tc>
          <w:tcPr>
            <w:tcW w:w="0" w:type="auto"/>
          </w:tcPr>
          <w:p w14:paraId="4BCB1915" w14:textId="77777777" w:rsidR="00533FF9" w:rsidRDefault="004F61AD"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498E09D4" w14:textId="318CFA87" w:rsidR="00533FF9" w:rsidRDefault="00800F12" w:rsidP="00533FF9">
            <w:pPr>
              <w:pStyle w:val="Compact"/>
            </w:pPr>
            <m:oMathPara>
              <m:oMath>
                <m:r>
                  <w:rPr>
                    <w:rFonts w:ascii="Cambria Math" w:hAnsi="Cambria Math"/>
                  </w:rPr>
                  <m:t>6.984</m:t>
                </m:r>
              </m:oMath>
            </m:oMathPara>
          </w:p>
        </w:tc>
        <w:tc>
          <w:tcPr>
            <w:tcW w:w="0" w:type="auto"/>
          </w:tcPr>
          <w:p w14:paraId="691BE3A1" w14:textId="77777777" w:rsidR="00533FF9" w:rsidRDefault="004F61AD"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f</m:t>
                  </m:r>
                </m:sub>
              </m:sSub>
            </m:oMath>
            <w:r w:rsidR="00533FF9">
              <w:t xml:space="preserve"> optimal pH</w:t>
            </w:r>
          </w:p>
        </w:tc>
      </w:tr>
      <w:tr w:rsidR="00533FF9" w14:paraId="1B4F84F2" w14:textId="77777777" w:rsidTr="00533FF9">
        <w:tc>
          <w:tcPr>
            <w:tcW w:w="0" w:type="auto"/>
          </w:tcPr>
          <w:p w14:paraId="7084E526" w14:textId="77777777" w:rsidR="00533FF9" w:rsidRDefault="00533FF9" w:rsidP="00533FF9">
            <w:pPr>
              <w:pStyle w:val="Compact"/>
            </w:pPr>
            <w:r>
              <w:t>37</w:t>
            </w:r>
          </w:p>
        </w:tc>
        <w:tc>
          <w:tcPr>
            <w:tcW w:w="0" w:type="auto"/>
          </w:tcPr>
          <w:p w14:paraId="3557D66C" w14:textId="77777777" w:rsidR="00533FF9" w:rsidRDefault="00533FF9" w:rsidP="00533FF9">
            <w:pPr>
              <w:pStyle w:val="Compact"/>
            </w:pPr>
            <w:r>
              <w:t>Bt</w:t>
            </w:r>
          </w:p>
        </w:tc>
        <w:tc>
          <w:tcPr>
            <w:tcW w:w="0" w:type="auto"/>
          </w:tcPr>
          <w:p w14:paraId="05C9AB34" w14:textId="77777777" w:rsidR="00533FF9" w:rsidRDefault="00533FF9" w:rsidP="00533FF9">
            <w:pPr>
              <w:pStyle w:val="Compact"/>
            </w:pPr>
            <w:r>
              <w:t>xe_pHalpha</w:t>
            </w:r>
          </w:p>
        </w:tc>
        <w:tc>
          <w:tcPr>
            <w:tcW w:w="0" w:type="auto"/>
          </w:tcPr>
          <w:p w14:paraId="24B9A5AF" w14:textId="77777777" w:rsidR="00533FF9" w:rsidRDefault="004F61AD"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01160278" w14:textId="2CFB0F03" w:rsidR="00533FF9" w:rsidRDefault="00800F12" w:rsidP="00533FF9">
            <w:pPr>
              <w:pStyle w:val="Compact"/>
            </w:pPr>
            <m:oMathPara>
              <m:oMath>
                <m:r>
                  <w:rPr>
                    <w:rFonts w:ascii="Cambria Math" w:hAnsi="Cambria Math"/>
                  </w:rPr>
                  <m:t>59.823</m:t>
                </m:r>
              </m:oMath>
            </m:oMathPara>
          </w:p>
        </w:tc>
        <w:tc>
          <w:tcPr>
            <w:tcW w:w="0" w:type="auto"/>
          </w:tcPr>
          <w:p w14:paraId="44696B8B" w14:textId="77777777" w:rsidR="00533FF9" w:rsidRDefault="004F61AD"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e</m:t>
                  </m:r>
                </m:sub>
              </m:sSub>
            </m:oMath>
            <w:r w:rsidR="00533FF9">
              <w:t xml:space="preserve"> pH sensitivity</w:t>
            </w:r>
          </w:p>
        </w:tc>
      </w:tr>
      <w:tr w:rsidR="00533FF9" w14:paraId="5111F800" w14:textId="77777777" w:rsidTr="00533FF9">
        <w:tc>
          <w:tcPr>
            <w:tcW w:w="0" w:type="auto"/>
          </w:tcPr>
          <w:p w14:paraId="54AC07DD" w14:textId="77777777" w:rsidR="00533FF9" w:rsidRDefault="00533FF9" w:rsidP="00533FF9">
            <w:pPr>
              <w:pStyle w:val="Compact"/>
            </w:pPr>
            <w:r>
              <w:t>38</w:t>
            </w:r>
          </w:p>
        </w:tc>
        <w:tc>
          <w:tcPr>
            <w:tcW w:w="0" w:type="auto"/>
          </w:tcPr>
          <w:p w14:paraId="66B67BDB" w14:textId="77777777" w:rsidR="00533FF9" w:rsidRDefault="00533FF9" w:rsidP="00533FF9">
            <w:pPr>
              <w:pStyle w:val="Compact"/>
            </w:pPr>
            <w:r>
              <w:t>Bt</w:t>
            </w:r>
          </w:p>
        </w:tc>
        <w:tc>
          <w:tcPr>
            <w:tcW w:w="0" w:type="auto"/>
          </w:tcPr>
          <w:p w14:paraId="01BA60D8" w14:textId="77777777" w:rsidR="00533FF9" w:rsidRDefault="00533FF9" w:rsidP="00533FF9">
            <w:pPr>
              <w:pStyle w:val="Compact"/>
            </w:pPr>
            <w:r>
              <w:t>xf_pHalpha</w:t>
            </w:r>
          </w:p>
        </w:tc>
        <w:tc>
          <w:tcPr>
            <w:tcW w:w="0" w:type="auto"/>
          </w:tcPr>
          <w:p w14:paraId="6622019A" w14:textId="77777777" w:rsidR="00533FF9" w:rsidRDefault="004F61AD"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41A4678F" w14:textId="6FAADEEA" w:rsidR="00533FF9" w:rsidRDefault="00800F12" w:rsidP="00533FF9">
            <w:pPr>
              <w:pStyle w:val="Compact"/>
            </w:pPr>
            <m:oMathPara>
              <m:oMath>
                <m:r>
                  <w:rPr>
                    <w:rFonts w:ascii="Cambria Math" w:hAnsi="Cambria Math"/>
                  </w:rPr>
                  <m:t>71.816</m:t>
                </m:r>
              </m:oMath>
            </m:oMathPara>
          </w:p>
        </w:tc>
        <w:tc>
          <w:tcPr>
            <w:tcW w:w="0" w:type="auto"/>
          </w:tcPr>
          <w:p w14:paraId="5B25B808" w14:textId="77777777" w:rsidR="00533FF9" w:rsidRDefault="004F61AD"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f</m:t>
                  </m:r>
                </m:sub>
              </m:sSub>
            </m:oMath>
            <w:r w:rsidR="00533FF9">
              <w:t xml:space="preserve"> pH sensitivity</w:t>
            </w:r>
          </w:p>
        </w:tc>
      </w:tr>
      <w:tr w:rsidR="00533FF9" w14:paraId="573B7B4F" w14:textId="77777777" w:rsidTr="00533FF9">
        <w:tc>
          <w:tcPr>
            <w:tcW w:w="0" w:type="auto"/>
          </w:tcPr>
          <w:p w14:paraId="396403D3" w14:textId="77777777" w:rsidR="00533FF9" w:rsidRDefault="00533FF9" w:rsidP="00533FF9">
            <w:pPr>
              <w:pStyle w:val="Compact"/>
            </w:pPr>
            <w:r>
              <w:t>39</w:t>
            </w:r>
          </w:p>
        </w:tc>
        <w:tc>
          <w:tcPr>
            <w:tcW w:w="0" w:type="auto"/>
          </w:tcPr>
          <w:p w14:paraId="4CF377BD" w14:textId="77777777" w:rsidR="00533FF9" w:rsidRDefault="00533FF9" w:rsidP="00533FF9">
            <w:pPr>
              <w:pStyle w:val="Compact"/>
            </w:pPr>
            <w:r>
              <w:t>Bt</w:t>
            </w:r>
          </w:p>
        </w:tc>
        <w:tc>
          <w:tcPr>
            <w:tcW w:w="0" w:type="auto"/>
          </w:tcPr>
          <w:p w14:paraId="33456F71" w14:textId="77777777" w:rsidR="00533FF9" w:rsidRDefault="00533FF9" w:rsidP="00533FF9">
            <w:pPr>
              <w:pStyle w:val="Compact"/>
            </w:pPr>
            <w:r>
              <w:t>xe_k_s3</w:t>
            </w:r>
          </w:p>
        </w:tc>
        <w:tc>
          <w:tcPr>
            <w:tcW w:w="0" w:type="auto"/>
          </w:tcPr>
          <w:p w14:paraId="09D11D78" w14:textId="77777777" w:rsidR="00533FF9" w:rsidRDefault="004F61AD"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66428C9" w14:textId="353FEC49" w:rsidR="00533FF9" w:rsidRDefault="00800F12" w:rsidP="00533FF9">
            <w:pPr>
              <w:pStyle w:val="Compact"/>
            </w:pPr>
            <m:oMathPara>
              <m:oMath>
                <m:r>
                  <w:rPr>
                    <w:rFonts w:ascii="Cambria Math" w:hAnsi="Cambria Math"/>
                  </w:rPr>
                  <m:t>0.353</m:t>
                </m:r>
              </m:oMath>
            </m:oMathPara>
          </w:p>
        </w:tc>
        <w:tc>
          <w:tcPr>
            <w:tcW w:w="0" w:type="auto"/>
          </w:tcPr>
          <w:p w14:paraId="3B7D7698"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2377747C" w14:textId="77777777" w:rsidTr="00533FF9">
        <w:tc>
          <w:tcPr>
            <w:tcW w:w="0" w:type="auto"/>
          </w:tcPr>
          <w:p w14:paraId="1FF67A97" w14:textId="77777777" w:rsidR="00533FF9" w:rsidRDefault="00533FF9" w:rsidP="00533FF9">
            <w:pPr>
              <w:pStyle w:val="Compact"/>
            </w:pPr>
            <w:r>
              <w:t>40</w:t>
            </w:r>
          </w:p>
        </w:tc>
        <w:tc>
          <w:tcPr>
            <w:tcW w:w="0" w:type="auto"/>
          </w:tcPr>
          <w:p w14:paraId="4DC9B41E" w14:textId="77777777" w:rsidR="00533FF9" w:rsidRDefault="00533FF9" w:rsidP="00533FF9">
            <w:pPr>
              <w:pStyle w:val="Compact"/>
            </w:pPr>
            <w:r>
              <w:t>Bt</w:t>
            </w:r>
          </w:p>
        </w:tc>
        <w:tc>
          <w:tcPr>
            <w:tcW w:w="0" w:type="auto"/>
          </w:tcPr>
          <w:p w14:paraId="4E0FC4C1" w14:textId="77777777" w:rsidR="00533FF9" w:rsidRDefault="00533FF9" w:rsidP="00533FF9">
            <w:pPr>
              <w:pStyle w:val="Compact"/>
            </w:pPr>
            <w:r>
              <w:t>xe_k_s2</w:t>
            </w:r>
          </w:p>
        </w:tc>
        <w:tc>
          <w:tcPr>
            <w:tcW w:w="0" w:type="auto"/>
          </w:tcPr>
          <w:p w14:paraId="4DFC027E" w14:textId="77777777" w:rsidR="00533FF9" w:rsidRDefault="004F61AD"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7F88891" w14:textId="453224E9" w:rsidR="00533FF9" w:rsidRDefault="00800F12" w:rsidP="00533FF9">
            <w:pPr>
              <w:pStyle w:val="Compact"/>
            </w:pPr>
            <m:oMathPara>
              <m:oMath>
                <m:r>
                  <w:rPr>
                    <w:rFonts w:ascii="Cambria Math" w:hAnsi="Cambria Math"/>
                  </w:rPr>
                  <m:t>9.999</m:t>
                </m:r>
              </m:oMath>
            </m:oMathPara>
          </w:p>
        </w:tc>
        <w:tc>
          <w:tcPr>
            <w:tcW w:w="0" w:type="auto"/>
          </w:tcPr>
          <w:p w14:paraId="749C18FC"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4726A600" w14:textId="77777777" w:rsidTr="00533FF9">
        <w:tc>
          <w:tcPr>
            <w:tcW w:w="0" w:type="auto"/>
          </w:tcPr>
          <w:p w14:paraId="38BC731E" w14:textId="77777777" w:rsidR="00533FF9" w:rsidRDefault="00533FF9" w:rsidP="00533FF9">
            <w:pPr>
              <w:pStyle w:val="Compact"/>
            </w:pPr>
            <w:r>
              <w:t>41</w:t>
            </w:r>
          </w:p>
        </w:tc>
        <w:tc>
          <w:tcPr>
            <w:tcW w:w="0" w:type="auto"/>
          </w:tcPr>
          <w:p w14:paraId="309916F9" w14:textId="77777777" w:rsidR="00533FF9" w:rsidRDefault="00533FF9" w:rsidP="00533FF9">
            <w:pPr>
              <w:pStyle w:val="Compact"/>
            </w:pPr>
            <w:r>
              <w:t>Bt</w:t>
            </w:r>
          </w:p>
        </w:tc>
        <w:tc>
          <w:tcPr>
            <w:tcW w:w="0" w:type="auto"/>
          </w:tcPr>
          <w:p w14:paraId="7C131676" w14:textId="77777777" w:rsidR="00533FF9" w:rsidRDefault="00533FF9" w:rsidP="00533FF9">
            <w:pPr>
              <w:pStyle w:val="Compact"/>
            </w:pPr>
            <w:r>
              <w:t>xf_k_s7</w:t>
            </w:r>
          </w:p>
        </w:tc>
        <w:tc>
          <w:tcPr>
            <w:tcW w:w="0" w:type="auto"/>
          </w:tcPr>
          <w:p w14:paraId="03519C11" w14:textId="77777777" w:rsidR="00533FF9" w:rsidRDefault="004F61AD"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6CDCDA91" w14:textId="3E00D334" w:rsidR="00533FF9" w:rsidRDefault="00800F12" w:rsidP="00533FF9">
            <w:pPr>
              <w:pStyle w:val="Compact"/>
            </w:pPr>
            <m:oMathPara>
              <m:oMath>
                <m:r>
                  <w:rPr>
                    <w:rFonts w:ascii="Cambria Math" w:hAnsi="Cambria Math"/>
                  </w:rPr>
                  <m:t>0.105</m:t>
                </m:r>
              </m:oMath>
            </m:oMathPara>
          </w:p>
        </w:tc>
        <w:tc>
          <w:tcPr>
            <w:tcW w:w="0" w:type="auto"/>
          </w:tcPr>
          <w:p w14:paraId="6FB9D4D3" w14:textId="77777777" w:rsidR="00533FF9" w:rsidRDefault="00533FF9" w:rsidP="00533FF9">
            <w:pPr>
              <w:pStyle w:val="Compact"/>
            </w:pPr>
            <w:r>
              <w:t>Monod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68843D4B" w14:textId="77777777" w:rsidTr="00533FF9">
        <w:tc>
          <w:tcPr>
            <w:tcW w:w="0" w:type="auto"/>
          </w:tcPr>
          <w:p w14:paraId="30BB37E0" w14:textId="77777777" w:rsidR="00533FF9" w:rsidRDefault="00533FF9" w:rsidP="00533FF9">
            <w:pPr>
              <w:pStyle w:val="Compact"/>
            </w:pPr>
            <w:r>
              <w:t>42</w:t>
            </w:r>
          </w:p>
        </w:tc>
        <w:tc>
          <w:tcPr>
            <w:tcW w:w="0" w:type="auto"/>
          </w:tcPr>
          <w:p w14:paraId="195B591B" w14:textId="77777777" w:rsidR="00533FF9" w:rsidRDefault="00533FF9" w:rsidP="00533FF9">
            <w:pPr>
              <w:pStyle w:val="Compact"/>
            </w:pPr>
            <w:r>
              <w:t>Bt</w:t>
            </w:r>
          </w:p>
        </w:tc>
        <w:tc>
          <w:tcPr>
            <w:tcW w:w="0" w:type="auto"/>
          </w:tcPr>
          <w:p w14:paraId="60761448" w14:textId="77777777" w:rsidR="00533FF9" w:rsidRDefault="00533FF9" w:rsidP="00533FF9">
            <w:pPr>
              <w:pStyle w:val="Compact"/>
            </w:pPr>
            <w:r>
              <w:t>xe_g_s2</w:t>
            </w:r>
          </w:p>
        </w:tc>
        <w:tc>
          <w:tcPr>
            <w:tcW w:w="0" w:type="auto"/>
          </w:tcPr>
          <w:p w14:paraId="2CF50631"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EFB5F31" w14:textId="0DF6B3B8" w:rsidR="00533FF9" w:rsidRDefault="00800F12" w:rsidP="00533FF9">
            <w:pPr>
              <w:pStyle w:val="Compact"/>
            </w:pPr>
            <m:oMathPara>
              <m:oMath>
                <m:r>
                  <w:rPr>
                    <w:rFonts w:ascii="Cambria Math" w:hAnsi="Cambria Math"/>
                  </w:rPr>
                  <m:t>2.901</m:t>
                </m:r>
              </m:oMath>
            </m:oMathPara>
          </w:p>
        </w:tc>
        <w:tc>
          <w:tcPr>
            <w:tcW w:w="0" w:type="auto"/>
          </w:tcPr>
          <w:p w14:paraId="1C7FA907"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38A9CE8" w14:textId="77777777" w:rsidTr="00533FF9">
        <w:tc>
          <w:tcPr>
            <w:tcW w:w="0" w:type="auto"/>
          </w:tcPr>
          <w:p w14:paraId="34305896" w14:textId="77777777" w:rsidR="00533FF9" w:rsidRDefault="00533FF9" w:rsidP="00533FF9">
            <w:pPr>
              <w:pStyle w:val="Compact"/>
            </w:pPr>
            <w:r>
              <w:t>43</w:t>
            </w:r>
          </w:p>
        </w:tc>
        <w:tc>
          <w:tcPr>
            <w:tcW w:w="0" w:type="auto"/>
          </w:tcPr>
          <w:p w14:paraId="3DC35360" w14:textId="77777777" w:rsidR="00533FF9" w:rsidRDefault="00533FF9" w:rsidP="00533FF9">
            <w:pPr>
              <w:pStyle w:val="Compact"/>
            </w:pPr>
            <w:r>
              <w:t>Bt</w:t>
            </w:r>
          </w:p>
        </w:tc>
        <w:tc>
          <w:tcPr>
            <w:tcW w:w="0" w:type="auto"/>
          </w:tcPr>
          <w:p w14:paraId="09625E66" w14:textId="77777777" w:rsidR="00533FF9" w:rsidRDefault="00533FF9" w:rsidP="00533FF9">
            <w:pPr>
              <w:pStyle w:val="Compact"/>
            </w:pPr>
            <w:r>
              <w:t>xe_g_s3</w:t>
            </w:r>
          </w:p>
        </w:tc>
        <w:tc>
          <w:tcPr>
            <w:tcW w:w="0" w:type="auto"/>
          </w:tcPr>
          <w:p w14:paraId="1DCC1E56"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AB49452" w14:textId="67FFACD0" w:rsidR="00533FF9" w:rsidRDefault="00800F12" w:rsidP="00533FF9">
            <w:pPr>
              <w:pStyle w:val="Compact"/>
            </w:pPr>
            <m:oMathPara>
              <m:oMath>
                <m:r>
                  <w:rPr>
                    <w:rFonts w:ascii="Cambria Math" w:hAnsi="Cambria Math"/>
                  </w:rPr>
                  <m:t>1.026</m:t>
                </m:r>
              </m:oMath>
            </m:oMathPara>
          </w:p>
        </w:tc>
        <w:tc>
          <w:tcPr>
            <w:tcW w:w="0" w:type="auto"/>
          </w:tcPr>
          <w:p w14:paraId="3CAAE7C7"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CEDA2E3" w14:textId="77777777" w:rsidTr="00533FF9">
        <w:tc>
          <w:tcPr>
            <w:tcW w:w="0" w:type="auto"/>
          </w:tcPr>
          <w:p w14:paraId="77B21B10" w14:textId="77777777" w:rsidR="00533FF9" w:rsidRDefault="00533FF9" w:rsidP="00533FF9">
            <w:pPr>
              <w:pStyle w:val="Compact"/>
            </w:pPr>
            <w:r>
              <w:t>44</w:t>
            </w:r>
          </w:p>
        </w:tc>
        <w:tc>
          <w:tcPr>
            <w:tcW w:w="0" w:type="auto"/>
          </w:tcPr>
          <w:p w14:paraId="06C52A27" w14:textId="77777777" w:rsidR="00533FF9" w:rsidRDefault="00533FF9" w:rsidP="00533FF9">
            <w:pPr>
              <w:pStyle w:val="Compact"/>
            </w:pPr>
            <w:r>
              <w:t>Bt</w:t>
            </w:r>
          </w:p>
        </w:tc>
        <w:tc>
          <w:tcPr>
            <w:tcW w:w="0" w:type="auto"/>
          </w:tcPr>
          <w:p w14:paraId="54EEDF07" w14:textId="77777777" w:rsidR="00533FF9" w:rsidRDefault="00533FF9" w:rsidP="00533FF9">
            <w:pPr>
              <w:pStyle w:val="Compact"/>
            </w:pPr>
            <w:r>
              <w:t>xe_g_s5_s2</w:t>
            </w:r>
          </w:p>
        </w:tc>
        <w:tc>
          <w:tcPr>
            <w:tcW w:w="0" w:type="auto"/>
          </w:tcPr>
          <w:p w14:paraId="6AEEE69B"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A11CB0E" w14:textId="38C855B9" w:rsidR="00533FF9" w:rsidRDefault="00800F12" w:rsidP="00533FF9">
            <w:pPr>
              <w:pStyle w:val="Compact"/>
            </w:pPr>
            <m:oMathPara>
              <m:oMath>
                <m:r>
                  <m:rPr>
                    <m:sty m:val="p"/>
                  </m:rPr>
                  <w:rPr>
                    <w:rFonts w:ascii="Cambria Math" w:hAnsi="Cambria Math"/>
                  </w:rPr>
                  <m:t>-1.718</m:t>
                </m:r>
              </m:oMath>
            </m:oMathPara>
          </w:p>
        </w:tc>
        <w:tc>
          <w:tcPr>
            <w:tcW w:w="0" w:type="auto"/>
          </w:tcPr>
          <w:p w14:paraId="47A7D6F0"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E4A129B" w14:textId="77777777" w:rsidTr="00533FF9">
        <w:tc>
          <w:tcPr>
            <w:tcW w:w="0" w:type="auto"/>
          </w:tcPr>
          <w:p w14:paraId="138E8EF2" w14:textId="77777777" w:rsidR="00533FF9" w:rsidRDefault="00533FF9" w:rsidP="00533FF9">
            <w:pPr>
              <w:pStyle w:val="Compact"/>
            </w:pPr>
            <w:r>
              <w:t>45</w:t>
            </w:r>
          </w:p>
        </w:tc>
        <w:tc>
          <w:tcPr>
            <w:tcW w:w="0" w:type="auto"/>
          </w:tcPr>
          <w:p w14:paraId="5F0EA165" w14:textId="77777777" w:rsidR="00533FF9" w:rsidRDefault="00533FF9" w:rsidP="00533FF9">
            <w:pPr>
              <w:pStyle w:val="Compact"/>
            </w:pPr>
            <w:r>
              <w:t>Bt</w:t>
            </w:r>
          </w:p>
        </w:tc>
        <w:tc>
          <w:tcPr>
            <w:tcW w:w="0" w:type="auto"/>
          </w:tcPr>
          <w:p w14:paraId="4F528478" w14:textId="77777777" w:rsidR="00533FF9" w:rsidRDefault="00533FF9" w:rsidP="00533FF9">
            <w:pPr>
              <w:pStyle w:val="Compact"/>
            </w:pPr>
            <w:r>
              <w:t>xe_g_s6_s2</w:t>
            </w:r>
          </w:p>
        </w:tc>
        <w:tc>
          <w:tcPr>
            <w:tcW w:w="0" w:type="auto"/>
          </w:tcPr>
          <w:p w14:paraId="2BB0D533"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9EFC4B1" w14:textId="1BF87C79" w:rsidR="00533FF9" w:rsidRDefault="00800F12" w:rsidP="00533FF9">
            <w:pPr>
              <w:pStyle w:val="Compact"/>
            </w:pPr>
            <m:oMathPara>
              <m:oMath>
                <m:r>
                  <m:rPr>
                    <m:sty m:val="p"/>
                  </m:rPr>
                  <w:rPr>
                    <w:rFonts w:ascii="Cambria Math" w:hAnsi="Cambria Math"/>
                  </w:rPr>
                  <m:t>-0.260</m:t>
                </m:r>
              </m:oMath>
            </m:oMathPara>
          </w:p>
        </w:tc>
        <w:tc>
          <w:tcPr>
            <w:tcW w:w="0" w:type="auto"/>
          </w:tcPr>
          <w:p w14:paraId="3E5998DC"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14BFDC68" w14:textId="77777777" w:rsidTr="00533FF9">
        <w:tc>
          <w:tcPr>
            <w:tcW w:w="0" w:type="auto"/>
          </w:tcPr>
          <w:p w14:paraId="4AB88040" w14:textId="77777777" w:rsidR="00533FF9" w:rsidRDefault="00533FF9" w:rsidP="00533FF9">
            <w:pPr>
              <w:pStyle w:val="Compact"/>
            </w:pPr>
            <w:r>
              <w:t>46</w:t>
            </w:r>
          </w:p>
        </w:tc>
        <w:tc>
          <w:tcPr>
            <w:tcW w:w="0" w:type="auto"/>
          </w:tcPr>
          <w:p w14:paraId="231CFD14" w14:textId="77777777" w:rsidR="00533FF9" w:rsidRDefault="00533FF9" w:rsidP="00533FF9">
            <w:pPr>
              <w:pStyle w:val="Compact"/>
            </w:pPr>
            <w:r>
              <w:t>Bt</w:t>
            </w:r>
          </w:p>
        </w:tc>
        <w:tc>
          <w:tcPr>
            <w:tcW w:w="0" w:type="auto"/>
          </w:tcPr>
          <w:p w14:paraId="2A25BC56" w14:textId="77777777" w:rsidR="00533FF9" w:rsidRDefault="00533FF9" w:rsidP="00533FF9">
            <w:pPr>
              <w:pStyle w:val="Compact"/>
            </w:pPr>
            <w:r>
              <w:t>xe_g_s6_s3</w:t>
            </w:r>
          </w:p>
        </w:tc>
        <w:tc>
          <w:tcPr>
            <w:tcW w:w="0" w:type="auto"/>
          </w:tcPr>
          <w:p w14:paraId="04B70171"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BBF097D" w14:textId="6359729D" w:rsidR="00533FF9" w:rsidRDefault="00800F12" w:rsidP="00533FF9">
            <w:pPr>
              <w:pStyle w:val="Compact"/>
            </w:pPr>
            <m:oMathPara>
              <m:oMath>
                <m:r>
                  <m:rPr>
                    <m:sty m:val="p"/>
                  </m:rPr>
                  <w:rPr>
                    <w:rFonts w:ascii="Cambria Math" w:hAnsi="Cambria Math"/>
                  </w:rPr>
                  <m:t>-0.996</m:t>
                </m:r>
              </m:oMath>
            </m:oMathPara>
          </w:p>
        </w:tc>
        <w:tc>
          <w:tcPr>
            <w:tcW w:w="0" w:type="auto"/>
          </w:tcPr>
          <w:p w14:paraId="6ADBFE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187BE9E7" w14:textId="77777777" w:rsidTr="00533FF9">
        <w:tc>
          <w:tcPr>
            <w:tcW w:w="0" w:type="auto"/>
          </w:tcPr>
          <w:p w14:paraId="1F773C27" w14:textId="77777777" w:rsidR="00533FF9" w:rsidRDefault="00533FF9" w:rsidP="00533FF9">
            <w:pPr>
              <w:pStyle w:val="Compact"/>
            </w:pPr>
            <w:r>
              <w:t>47</w:t>
            </w:r>
          </w:p>
        </w:tc>
        <w:tc>
          <w:tcPr>
            <w:tcW w:w="0" w:type="auto"/>
          </w:tcPr>
          <w:p w14:paraId="3C4B6AC0" w14:textId="77777777" w:rsidR="00533FF9" w:rsidRDefault="00533FF9" w:rsidP="00533FF9">
            <w:pPr>
              <w:pStyle w:val="Compact"/>
            </w:pPr>
            <w:r>
              <w:t>Bt</w:t>
            </w:r>
          </w:p>
        </w:tc>
        <w:tc>
          <w:tcPr>
            <w:tcW w:w="0" w:type="auto"/>
          </w:tcPr>
          <w:p w14:paraId="344B25A3" w14:textId="77777777" w:rsidR="00533FF9" w:rsidRDefault="00533FF9" w:rsidP="00533FF9">
            <w:pPr>
              <w:pStyle w:val="Compact"/>
            </w:pPr>
            <w:r>
              <w:t>xe_g_s8_s3</w:t>
            </w:r>
          </w:p>
        </w:tc>
        <w:tc>
          <w:tcPr>
            <w:tcW w:w="0" w:type="auto"/>
          </w:tcPr>
          <w:p w14:paraId="41EFA88B"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2221BD88" w14:textId="44234913" w:rsidR="00533FF9" w:rsidRDefault="00800F12" w:rsidP="00533FF9">
            <w:pPr>
              <w:pStyle w:val="Compact"/>
            </w:pPr>
            <m:oMathPara>
              <m:oMath>
                <m:r>
                  <m:rPr>
                    <m:sty m:val="p"/>
                  </m:rPr>
                  <w:rPr>
                    <w:rFonts w:ascii="Cambria Math" w:hAnsi="Cambria Math"/>
                  </w:rPr>
                  <m:t>-0.625</m:t>
                </m:r>
              </m:oMath>
            </m:oMathPara>
          </w:p>
        </w:tc>
        <w:tc>
          <w:tcPr>
            <w:tcW w:w="0" w:type="auto"/>
          </w:tcPr>
          <w:p w14:paraId="0370C681" w14:textId="77777777" w:rsidR="00533FF9" w:rsidRDefault="00533FF9" w:rsidP="00533FF9">
            <w:pPr>
              <w:pStyle w:val="Compact"/>
            </w:pPr>
            <w:r>
              <w:t>rate constant for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0B761A50" w14:textId="77777777" w:rsidTr="00533FF9">
        <w:tc>
          <w:tcPr>
            <w:tcW w:w="0" w:type="auto"/>
          </w:tcPr>
          <w:p w14:paraId="64C90EBE" w14:textId="77777777" w:rsidR="00533FF9" w:rsidRDefault="00533FF9" w:rsidP="00533FF9">
            <w:pPr>
              <w:pStyle w:val="Compact"/>
            </w:pPr>
            <w:r>
              <w:t>48</w:t>
            </w:r>
          </w:p>
        </w:tc>
        <w:tc>
          <w:tcPr>
            <w:tcW w:w="0" w:type="auto"/>
          </w:tcPr>
          <w:p w14:paraId="10478856" w14:textId="77777777" w:rsidR="00533FF9" w:rsidRDefault="00533FF9" w:rsidP="00533FF9">
            <w:pPr>
              <w:pStyle w:val="Compact"/>
            </w:pPr>
            <w:r>
              <w:t>Bt</w:t>
            </w:r>
          </w:p>
        </w:tc>
        <w:tc>
          <w:tcPr>
            <w:tcW w:w="0" w:type="auto"/>
          </w:tcPr>
          <w:p w14:paraId="234601A4" w14:textId="77777777" w:rsidR="00533FF9" w:rsidRDefault="00533FF9" w:rsidP="00533FF9">
            <w:pPr>
              <w:pStyle w:val="Compact"/>
            </w:pPr>
            <w:r>
              <w:t>xe_g_s9_s2</w:t>
            </w:r>
          </w:p>
        </w:tc>
        <w:tc>
          <w:tcPr>
            <w:tcW w:w="0" w:type="auto"/>
          </w:tcPr>
          <w:p w14:paraId="4FB9C579"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24D98515" w14:textId="5625260F" w:rsidR="00533FF9" w:rsidRDefault="00800F12" w:rsidP="00533FF9">
            <w:pPr>
              <w:pStyle w:val="Compact"/>
            </w:pPr>
            <m:oMathPara>
              <m:oMath>
                <m:r>
                  <m:rPr>
                    <m:sty m:val="p"/>
                  </m:rPr>
                  <w:rPr>
                    <w:rFonts w:ascii="Cambria Math" w:hAnsi="Cambria Math"/>
                  </w:rPr>
                  <m:t>-0.615</m:t>
                </m:r>
              </m:oMath>
            </m:oMathPara>
          </w:p>
        </w:tc>
        <w:tc>
          <w:tcPr>
            <w:tcW w:w="0" w:type="auto"/>
          </w:tcPr>
          <w:p w14:paraId="47D32D1A" w14:textId="77777777" w:rsidR="00533FF9" w:rsidRDefault="00533FF9" w:rsidP="00533FF9">
            <w:pPr>
              <w:pStyle w:val="Compact"/>
            </w:pPr>
            <w:r>
              <w:t>rate constant for formte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7C45EF51" w14:textId="77777777" w:rsidTr="00533FF9">
        <w:tc>
          <w:tcPr>
            <w:tcW w:w="0" w:type="auto"/>
          </w:tcPr>
          <w:p w14:paraId="4CDC16B3" w14:textId="77777777" w:rsidR="00533FF9" w:rsidRDefault="00533FF9" w:rsidP="00533FF9">
            <w:pPr>
              <w:pStyle w:val="Compact"/>
            </w:pPr>
            <w:r>
              <w:lastRenderedPageBreak/>
              <w:t>49</w:t>
            </w:r>
          </w:p>
        </w:tc>
        <w:tc>
          <w:tcPr>
            <w:tcW w:w="0" w:type="auto"/>
          </w:tcPr>
          <w:p w14:paraId="325FAE3D" w14:textId="77777777" w:rsidR="00533FF9" w:rsidRDefault="00533FF9" w:rsidP="00533FF9">
            <w:pPr>
              <w:pStyle w:val="Compact"/>
            </w:pPr>
            <w:r>
              <w:t>Bt</w:t>
            </w:r>
          </w:p>
        </w:tc>
        <w:tc>
          <w:tcPr>
            <w:tcW w:w="0" w:type="auto"/>
          </w:tcPr>
          <w:p w14:paraId="1BAC3281" w14:textId="77777777" w:rsidR="00533FF9" w:rsidRDefault="00533FF9" w:rsidP="00533FF9">
            <w:pPr>
              <w:pStyle w:val="Compact"/>
            </w:pPr>
            <w:r>
              <w:t>xf_g_s7</w:t>
            </w:r>
          </w:p>
        </w:tc>
        <w:tc>
          <w:tcPr>
            <w:tcW w:w="0" w:type="auto"/>
          </w:tcPr>
          <w:p w14:paraId="381A3842"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60ED1B0F" w14:textId="0FFB1A70" w:rsidR="00533FF9" w:rsidRDefault="00800F12" w:rsidP="00533FF9">
            <w:pPr>
              <w:pStyle w:val="Compact"/>
            </w:pPr>
            <m:oMathPara>
              <m:oMath>
                <m:r>
                  <w:rPr>
                    <w:rFonts w:ascii="Cambria Math" w:hAnsi="Cambria Math"/>
                  </w:rPr>
                  <m:t>0.404</m:t>
                </m:r>
              </m:oMath>
            </m:oMathPara>
          </w:p>
        </w:tc>
        <w:tc>
          <w:tcPr>
            <w:tcW w:w="0" w:type="auto"/>
          </w:tcPr>
          <w:p w14:paraId="0333FB8D" w14:textId="77777777" w:rsidR="00533FF9" w:rsidRDefault="00533FF9" w:rsidP="00533FF9">
            <w:pPr>
              <w:pStyle w:val="Compact"/>
            </w:pPr>
            <w:r>
              <w:t>rate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05B93BEF" w14:textId="77777777" w:rsidTr="00533FF9">
        <w:tc>
          <w:tcPr>
            <w:tcW w:w="0" w:type="auto"/>
          </w:tcPr>
          <w:p w14:paraId="21FADEE1" w14:textId="77777777" w:rsidR="00533FF9" w:rsidRDefault="00533FF9" w:rsidP="00533FF9">
            <w:pPr>
              <w:pStyle w:val="Compact"/>
            </w:pPr>
            <w:r>
              <w:t>50</w:t>
            </w:r>
          </w:p>
        </w:tc>
        <w:tc>
          <w:tcPr>
            <w:tcW w:w="0" w:type="auto"/>
          </w:tcPr>
          <w:p w14:paraId="3045303C" w14:textId="77777777" w:rsidR="00533FF9" w:rsidRDefault="00533FF9" w:rsidP="00533FF9">
            <w:pPr>
              <w:pStyle w:val="Compact"/>
            </w:pPr>
            <w:r>
              <w:t>Bt</w:t>
            </w:r>
          </w:p>
        </w:tc>
        <w:tc>
          <w:tcPr>
            <w:tcW w:w="0" w:type="auto"/>
          </w:tcPr>
          <w:p w14:paraId="6958471C" w14:textId="77777777" w:rsidR="00533FF9" w:rsidRDefault="00533FF9" w:rsidP="00533FF9">
            <w:pPr>
              <w:pStyle w:val="Compact"/>
            </w:pPr>
            <w:r>
              <w:t>xf_g_s6_s7</w:t>
            </w:r>
          </w:p>
        </w:tc>
        <w:tc>
          <w:tcPr>
            <w:tcW w:w="0" w:type="auto"/>
          </w:tcPr>
          <w:p w14:paraId="7AACEACA"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56B83D9E" w14:textId="518E3919" w:rsidR="00533FF9" w:rsidRDefault="00800F12" w:rsidP="00533FF9">
            <w:pPr>
              <w:pStyle w:val="Compact"/>
            </w:pPr>
            <m:oMathPara>
              <m:oMath>
                <m:r>
                  <m:rPr>
                    <m:sty m:val="p"/>
                  </m:rPr>
                  <w:rPr>
                    <w:rFonts w:ascii="Cambria Math" w:hAnsi="Cambria Math"/>
                  </w:rPr>
                  <m:t>-0.853</m:t>
                </m:r>
              </m:oMath>
            </m:oMathPara>
          </w:p>
        </w:tc>
        <w:tc>
          <w:tcPr>
            <w:tcW w:w="0" w:type="auto"/>
          </w:tcPr>
          <w:p w14:paraId="7520C8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prouduction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consuming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238AB9CC" w14:textId="77777777" w:rsidTr="00533FF9">
        <w:tc>
          <w:tcPr>
            <w:tcW w:w="0" w:type="auto"/>
          </w:tcPr>
          <w:p w14:paraId="2E3CFA7F" w14:textId="77777777" w:rsidR="00533FF9" w:rsidRDefault="00533FF9" w:rsidP="00533FF9">
            <w:pPr>
              <w:pStyle w:val="Compact"/>
            </w:pPr>
            <w:r>
              <w:t>51</w:t>
            </w:r>
          </w:p>
        </w:tc>
        <w:tc>
          <w:tcPr>
            <w:tcW w:w="0" w:type="auto"/>
          </w:tcPr>
          <w:p w14:paraId="7462963A" w14:textId="77777777" w:rsidR="00533FF9" w:rsidRDefault="00533FF9" w:rsidP="00533FF9">
            <w:pPr>
              <w:pStyle w:val="Compact"/>
            </w:pPr>
            <w:r>
              <w:t>Bt</w:t>
            </w:r>
          </w:p>
        </w:tc>
        <w:tc>
          <w:tcPr>
            <w:tcW w:w="0" w:type="auto"/>
          </w:tcPr>
          <w:p w14:paraId="052A22D7" w14:textId="77777777" w:rsidR="00533FF9" w:rsidRDefault="00533FF9" w:rsidP="00533FF9">
            <w:pPr>
              <w:pStyle w:val="Compact"/>
            </w:pPr>
            <w:r>
              <w:t>xf_g_s8_s7</w:t>
            </w:r>
          </w:p>
        </w:tc>
        <w:tc>
          <w:tcPr>
            <w:tcW w:w="0" w:type="auto"/>
          </w:tcPr>
          <w:p w14:paraId="3C8737A5"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2A6E8EDB" w14:textId="7FF8403D" w:rsidR="00533FF9" w:rsidRDefault="00800F12" w:rsidP="00533FF9">
            <w:pPr>
              <w:pStyle w:val="Compact"/>
            </w:pPr>
            <m:oMathPara>
              <m:oMath>
                <m:r>
                  <m:rPr>
                    <m:sty m:val="p"/>
                  </m:rPr>
                  <w:rPr>
                    <w:rFonts w:ascii="Cambria Math" w:hAnsi="Cambria Math"/>
                  </w:rPr>
                  <m:t>-2.025</m:t>
                </m:r>
              </m:oMath>
            </m:oMathPara>
          </w:p>
        </w:tc>
        <w:tc>
          <w:tcPr>
            <w:tcW w:w="0" w:type="auto"/>
          </w:tcPr>
          <w:p w14:paraId="6E6B4032" w14:textId="77777777" w:rsidR="00533FF9" w:rsidRDefault="00533FF9" w:rsidP="00533FF9">
            <w:pPr>
              <w:pStyle w:val="Compact"/>
            </w:pPr>
            <w:r>
              <w:t>rate constant for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consuming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57E191D" w14:textId="77777777" w:rsidTr="00533FF9">
        <w:tc>
          <w:tcPr>
            <w:tcW w:w="0" w:type="auto"/>
          </w:tcPr>
          <w:p w14:paraId="1C0695DD" w14:textId="77777777" w:rsidR="00533FF9" w:rsidRDefault="00533FF9" w:rsidP="00533FF9">
            <w:pPr>
              <w:pStyle w:val="Compact"/>
            </w:pPr>
            <w:r>
              <w:t>52</w:t>
            </w:r>
          </w:p>
        </w:tc>
        <w:tc>
          <w:tcPr>
            <w:tcW w:w="0" w:type="auto"/>
          </w:tcPr>
          <w:p w14:paraId="43AFEF17" w14:textId="77777777" w:rsidR="00533FF9" w:rsidRDefault="00533FF9" w:rsidP="00533FF9">
            <w:pPr>
              <w:pStyle w:val="Compact"/>
            </w:pPr>
            <w:r>
              <w:t>Bt</w:t>
            </w:r>
          </w:p>
        </w:tc>
        <w:tc>
          <w:tcPr>
            <w:tcW w:w="0" w:type="auto"/>
          </w:tcPr>
          <w:p w14:paraId="4F741AD9" w14:textId="77777777" w:rsidR="00533FF9" w:rsidRDefault="00533FF9" w:rsidP="00533FF9">
            <w:pPr>
              <w:pStyle w:val="Compact"/>
            </w:pPr>
            <w:r>
              <w:t>z6_r</w:t>
            </w:r>
          </w:p>
        </w:tc>
        <w:tc>
          <w:tcPr>
            <w:tcW w:w="0" w:type="auto"/>
          </w:tcPr>
          <w:p w14:paraId="3436DA56" w14:textId="77777777" w:rsidR="00533FF9" w:rsidRDefault="004F61AD"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6</m:t>
                    </m:r>
                  </m:sub>
                </m:sSub>
              </m:oMath>
            </m:oMathPara>
          </w:p>
        </w:tc>
        <w:tc>
          <w:tcPr>
            <w:tcW w:w="0" w:type="auto"/>
          </w:tcPr>
          <w:p w14:paraId="3762F779" w14:textId="0A999EAB" w:rsidR="00533FF9" w:rsidRDefault="00800F12" w:rsidP="00533FF9">
            <w:pPr>
              <w:pStyle w:val="Compact"/>
            </w:pPr>
            <m:oMathPara>
              <m:oMath>
                <m:r>
                  <w:rPr>
                    <w:rFonts w:ascii="Cambria Math" w:hAnsi="Cambria Math"/>
                  </w:rPr>
                  <m:t>1.495</m:t>
                </m:r>
              </m:oMath>
            </m:oMathPara>
          </w:p>
        </w:tc>
        <w:tc>
          <w:tcPr>
            <w:tcW w:w="0" w:type="auto"/>
          </w:tcPr>
          <w:p w14:paraId="6ABCBBD0"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70CA9F94" w14:textId="77777777" w:rsidTr="00533FF9">
        <w:tc>
          <w:tcPr>
            <w:tcW w:w="0" w:type="auto"/>
          </w:tcPr>
          <w:p w14:paraId="319665B9" w14:textId="77777777" w:rsidR="00533FF9" w:rsidRDefault="00533FF9" w:rsidP="00533FF9">
            <w:pPr>
              <w:pStyle w:val="Compact"/>
            </w:pPr>
            <w:r>
              <w:t>53</w:t>
            </w:r>
          </w:p>
        </w:tc>
        <w:tc>
          <w:tcPr>
            <w:tcW w:w="0" w:type="auto"/>
          </w:tcPr>
          <w:p w14:paraId="71C92B2B" w14:textId="77777777" w:rsidR="00533FF9" w:rsidRDefault="00533FF9" w:rsidP="00533FF9">
            <w:pPr>
              <w:pStyle w:val="Compact"/>
            </w:pPr>
            <w:r>
              <w:t>Bt</w:t>
            </w:r>
          </w:p>
        </w:tc>
        <w:tc>
          <w:tcPr>
            <w:tcW w:w="0" w:type="auto"/>
          </w:tcPr>
          <w:p w14:paraId="4D89FCF8" w14:textId="77777777" w:rsidR="00533FF9" w:rsidRDefault="00533FF9" w:rsidP="00533FF9">
            <w:pPr>
              <w:pStyle w:val="Compact"/>
            </w:pPr>
            <w:r>
              <w:t>z7_r</w:t>
            </w:r>
          </w:p>
        </w:tc>
        <w:tc>
          <w:tcPr>
            <w:tcW w:w="0" w:type="auto"/>
          </w:tcPr>
          <w:p w14:paraId="41BA82BF" w14:textId="77777777" w:rsidR="00533FF9" w:rsidRDefault="004F61AD"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7</m:t>
                    </m:r>
                  </m:sub>
                </m:sSub>
              </m:oMath>
            </m:oMathPara>
          </w:p>
        </w:tc>
        <w:tc>
          <w:tcPr>
            <w:tcW w:w="0" w:type="auto"/>
          </w:tcPr>
          <w:p w14:paraId="2B36AC42" w14:textId="6A3F25CC" w:rsidR="00533FF9" w:rsidRDefault="00800F12" w:rsidP="00533FF9">
            <w:pPr>
              <w:pStyle w:val="Compact"/>
            </w:pPr>
            <m:oMathPara>
              <m:oMath>
                <m:r>
                  <w:rPr>
                    <w:rFonts w:ascii="Cambria Math" w:hAnsi="Cambria Math"/>
                  </w:rPr>
                  <m:t>0.957</m:t>
                </m:r>
              </m:oMath>
            </m:oMathPara>
          </w:p>
        </w:tc>
        <w:tc>
          <w:tcPr>
            <w:tcW w:w="0" w:type="auto"/>
          </w:tcPr>
          <w:p w14:paraId="6B7B35C4"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p>
        </w:tc>
      </w:tr>
      <w:tr w:rsidR="00533FF9" w14:paraId="1361E32C" w14:textId="77777777" w:rsidTr="00533FF9">
        <w:tc>
          <w:tcPr>
            <w:tcW w:w="0" w:type="auto"/>
          </w:tcPr>
          <w:p w14:paraId="2858E8E1" w14:textId="77777777" w:rsidR="00533FF9" w:rsidRDefault="00533FF9" w:rsidP="00533FF9">
            <w:pPr>
              <w:pStyle w:val="Compact"/>
            </w:pPr>
            <w:r>
              <w:t>54</w:t>
            </w:r>
          </w:p>
        </w:tc>
        <w:tc>
          <w:tcPr>
            <w:tcW w:w="0" w:type="auto"/>
          </w:tcPr>
          <w:p w14:paraId="75EAB9CE" w14:textId="77777777" w:rsidR="00533FF9" w:rsidRDefault="00533FF9" w:rsidP="00533FF9">
            <w:pPr>
              <w:pStyle w:val="Compact"/>
            </w:pPr>
            <w:r>
              <w:t>Bt</w:t>
            </w:r>
          </w:p>
        </w:tc>
        <w:tc>
          <w:tcPr>
            <w:tcW w:w="0" w:type="auto"/>
          </w:tcPr>
          <w:p w14:paraId="48E70B45" w14:textId="77777777" w:rsidR="00533FF9" w:rsidRDefault="00533FF9" w:rsidP="00533FF9">
            <w:pPr>
              <w:pStyle w:val="Compact"/>
            </w:pPr>
            <w:r>
              <w:t>z8_r</w:t>
            </w:r>
          </w:p>
        </w:tc>
        <w:tc>
          <w:tcPr>
            <w:tcW w:w="0" w:type="auto"/>
          </w:tcPr>
          <w:p w14:paraId="62A84495" w14:textId="77777777" w:rsidR="00533FF9" w:rsidRDefault="004F61AD"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8</m:t>
                    </m:r>
                  </m:sub>
                </m:sSub>
              </m:oMath>
            </m:oMathPara>
          </w:p>
        </w:tc>
        <w:tc>
          <w:tcPr>
            <w:tcW w:w="0" w:type="auto"/>
          </w:tcPr>
          <w:p w14:paraId="6C5C0542" w14:textId="71953B63" w:rsidR="00533FF9" w:rsidRDefault="00800F12" w:rsidP="00533FF9">
            <w:pPr>
              <w:pStyle w:val="Compact"/>
            </w:pPr>
            <m:oMathPara>
              <m:oMath>
                <m:r>
                  <w:rPr>
                    <w:rFonts w:ascii="Cambria Math" w:hAnsi="Cambria Math"/>
                  </w:rPr>
                  <m:t>0.076</m:t>
                </m:r>
              </m:oMath>
            </m:oMathPara>
          </w:p>
        </w:tc>
        <w:tc>
          <w:tcPr>
            <w:tcW w:w="0" w:type="auto"/>
          </w:tcPr>
          <w:p w14:paraId="21429BDB"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p>
        </w:tc>
      </w:tr>
      <w:tr w:rsidR="00533FF9" w14:paraId="3F8A3581" w14:textId="77777777" w:rsidTr="00533FF9">
        <w:tc>
          <w:tcPr>
            <w:tcW w:w="0" w:type="auto"/>
          </w:tcPr>
          <w:p w14:paraId="2D54D4D2" w14:textId="77777777" w:rsidR="00533FF9" w:rsidRDefault="00533FF9" w:rsidP="00533FF9">
            <w:pPr>
              <w:pStyle w:val="Compact"/>
            </w:pPr>
            <w:r>
              <w:t>55</w:t>
            </w:r>
          </w:p>
        </w:tc>
        <w:tc>
          <w:tcPr>
            <w:tcW w:w="0" w:type="auto"/>
          </w:tcPr>
          <w:p w14:paraId="2A753ADB" w14:textId="77777777" w:rsidR="00533FF9" w:rsidRDefault="00533FF9" w:rsidP="00533FF9">
            <w:pPr>
              <w:pStyle w:val="Compact"/>
            </w:pPr>
            <w:r>
              <w:t>Bt</w:t>
            </w:r>
          </w:p>
        </w:tc>
        <w:tc>
          <w:tcPr>
            <w:tcW w:w="0" w:type="auto"/>
          </w:tcPr>
          <w:p w14:paraId="6E5FB0BB" w14:textId="77777777" w:rsidR="00533FF9" w:rsidRDefault="00533FF9" w:rsidP="00533FF9">
            <w:pPr>
              <w:pStyle w:val="Compact"/>
            </w:pPr>
            <w:r>
              <w:t>z9_r</w:t>
            </w:r>
          </w:p>
        </w:tc>
        <w:tc>
          <w:tcPr>
            <w:tcW w:w="0" w:type="auto"/>
          </w:tcPr>
          <w:p w14:paraId="680BF995" w14:textId="77777777" w:rsidR="00533FF9" w:rsidRDefault="004F61AD"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9</m:t>
                    </m:r>
                  </m:sub>
                </m:sSub>
              </m:oMath>
            </m:oMathPara>
          </w:p>
        </w:tc>
        <w:tc>
          <w:tcPr>
            <w:tcW w:w="0" w:type="auto"/>
          </w:tcPr>
          <w:p w14:paraId="2E72A884" w14:textId="66EF2875" w:rsidR="00533FF9" w:rsidRDefault="00800F12" w:rsidP="00533FF9">
            <w:pPr>
              <w:pStyle w:val="Compact"/>
            </w:pPr>
            <m:oMathPara>
              <m:oMath>
                <m:r>
                  <w:rPr>
                    <w:rFonts w:ascii="Cambria Math" w:hAnsi="Cambria Math"/>
                  </w:rPr>
                  <m:t>0.004</m:t>
                </m:r>
              </m:oMath>
            </m:oMathPara>
          </w:p>
        </w:tc>
        <w:tc>
          <w:tcPr>
            <w:tcW w:w="0" w:type="auto"/>
          </w:tcPr>
          <w:p w14:paraId="7FB78C31"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g</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h</m:t>
                  </m:r>
                </m:sub>
              </m:sSub>
            </m:oMath>
          </w:p>
        </w:tc>
      </w:tr>
      <w:tr w:rsidR="00533FF9" w14:paraId="38210341" w14:textId="77777777" w:rsidTr="00533FF9">
        <w:tc>
          <w:tcPr>
            <w:tcW w:w="0" w:type="auto"/>
          </w:tcPr>
          <w:p w14:paraId="34335986" w14:textId="77777777" w:rsidR="00533FF9" w:rsidRDefault="00533FF9" w:rsidP="00533FF9">
            <w:pPr>
              <w:pStyle w:val="Compact"/>
            </w:pPr>
            <w:r>
              <w:t>56</w:t>
            </w:r>
          </w:p>
        </w:tc>
        <w:tc>
          <w:tcPr>
            <w:tcW w:w="0" w:type="auto"/>
          </w:tcPr>
          <w:p w14:paraId="30FE4458" w14:textId="77777777" w:rsidR="00533FF9" w:rsidRDefault="00533FF9" w:rsidP="00533FF9">
            <w:pPr>
              <w:pStyle w:val="Compact"/>
            </w:pPr>
            <w:r>
              <w:t>Bt</w:t>
            </w:r>
          </w:p>
        </w:tc>
        <w:tc>
          <w:tcPr>
            <w:tcW w:w="0" w:type="auto"/>
          </w:tcPr>
          <w:p w14:paraId="2590B591" w14:textId="77777777" w:rsidR="00533FF9" w:rsidRDefault="00533FF9" w:rsidP="00533FF9">
            <w:pPr>
              <w:pStyle w:val="Compact"/>
            </w:pPr>
            <w:r>
              <w:t>z10_r</w:t>
            </w:r>
          </w:p>
        </w:tc>
        <w:tc>
          <w:tcPr>
            <w:tcW w:w="0" w:type="auto"/>
          </w:tcPr>
          <w:p w14:paraId="3B924E19" w14:textId="77777777" w:rsidR="00533FF9" w:rsidRDefault="004F61AD"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10</m:t>
                    </m:r>
                  </m:sub>
                </m:sSub>
              </m:oMath>
            </m:oMathPara>
          </w:p>
        </w:tc>
        <w:tc>
          <w:tcPr>
            <w:tcW w:w="0" w:type="auto"/>
          </w:tcPr>
          <w:p w14:paraId="76CAE76D" w14:textId="77777777" w:rsidR="00533FF9" w:rsidRDefault="00533FF9" w:rsidP="00533FF9">
            <w:pPr>
              <w:pStyle w:val="Compact"/>
            </w:pPr>
            <m:oMathPara>
              <m:oMath>
                <m:r>
                  <w:rPr>
                    <w:rFonts w:ascii="Cambria Math" w:hAnsi="Cambria Math"/>
                  </w:rPr>
                  <m:t>0.0001</m:t>
                </m:r>
              </m:oMath>
            </m:oMathPara>
          </w:p>
        </w:tc>
        <w:tc>
          <w:tcPr>
            <w:tcW w:w="0" w:type="auto"/>
          </w:tcPr>
          <w:p w14:paraId="611D3256"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30BF021B" w14:textId="77777777" w:rsidTr="00533FF9">
        <w:tc>
          <w:tcPr>
            <w:tcW w:w="0" w:type="auto"/>
          </w:tcPr>
          <w:p w14:paraId="6586B1AC" w14:textId="77777777" w:rsidR="00533FF9" w:rsidRDefault="00533FF9" w:rsidP="00533FF9">
            <w:pPr>
              <w:pStyle w:val="Compact"/>
            </w:pPr>
            <w:r>
              <w:t>57</w:t>
            </w:r>
          </w:p>
        </w:tc>
        <w:tc>
          <w:tcPr>
            <w:tcW w:w="0" w:type="auto"/>
          </w:tcPr>
          <w:p w14:paraId="7B5B0440" w14:textId="77777777" w:rsidR="00533FF9" w:rsidRDefault="00533FF9" w:rsidP="00533FF9">
            <w:pPr>
              <w:pStyle w:val="Compact"/>
            </w:pPr>
            <w:r>
              <w:t>Bt</w:t>
            </w:r>
          </w:p>
        </w:tc>
        <w:tc>
          <w:tcPr>
            <w:tcW w:w="0" w:type="auto"/>
          </w:tcPr>
          <w:p w14:paraId="6DBEF33F" w14:textId="77777777" w:rsidR="00533FF9" w:rsidRDefault="00533FF9" w:rsidP="00533FF9">
            <w:pPr>
              <w:pStyle w:val="Compact"/>
            </w:pPr>
            <w:r>
              <w:t>z6_l_s3</w:t>
            </w:r>
          </w:p>
        </w:tc>
        <w:tc>
          <w:tcPr>
            <w:tcW w:w="0" w:type="auto"/>
          </w:tcPr>
          <w:p w14:paraId="5186BC95" w14:textId="77777777" w:rsidR="00533FF9" w:rsidRDefault="004F61AD"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8FD9458" w14:textId="70C8BC6A" w:rsidR="00533FF9" w:rsidRDefault="00800F12" w:rsidP="00533FF9">
            <w:pPr>
              <w:pStyle w:val="Compact"/>
            </w:pPr>
            <m:oMathPara>
              <m:oMath>
                <m:r>
                  <w:rPr>
                    <w:rFonts w:ascii="Cambria Math" w:hAnsi="Cambria Math"/>
                  </w:rPr>
                  <m:t>0.009</m:t>
                </m:r>
              </m:oMath>
            </m:oMathPara>
          </w:p>
        </w:tc>
        <w:tc>
          <w:tcPr>
            <w:tcW w:w="0" w:type="auto"/>
          </w:tcPr>
          <w:p w14:paraId="7330C33D"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3B46EA24" w14:textId="77777777" w:rsidTr="00533FF9">
        <w:tc>
          <w:tcPr>
            <w:tcW w:w="0" w:type="auto"/>
          </w:tcPr>
          <w:p w14:paraId="2AC0A4E5" w14:textId="77777777" w:rsidR="00533FF9" w:rsidRDefault="00533FF9" w:rsidP="00533FF9">
            <w:pPr>
              <w:pStyle w:val="Compact"/>
            </w:pPr>
            <w:r>
              <w:t>58</w:t>
            </w:r>
          </w:p>
        </w:tc>
        <w:tc>
          <w:tcPr>
            <w:tcW w:w="0" w:type="auto"/>
          </w:tcPr>
          <w:p w14:paraId="3B82ABED" w14:textId="77777777" w:rsidR="00533FF9" w:rsidRDefault="00533FF9" w:rsidP="00533FF9">
            <w:pPr>
              <w:pStyle w:val="Compact"/>
            </w:pPr>
            <w:r>
              <w:t>Bt</w:t>
            </w:r>
          </w:p>
        </w:tc>
        <w:tc>
          <w:tcPr>
            <w:tcW w:w="0" w:type="auto"/>
          </w:tcPr>
          <w:p w14:paraId="1F0A688F" w14:textId="77777777" w:rsidR="00533FF9" w:rsidRDefault="00533FF9" w:rsidP="00533FF9">
            <w:pPr>
              <w:pStyle w:val="Compact"/>
            </w:pPr>
            <w:r>
              <w:t>z6_l_s7</w:t>
            </w:r>
          </w:p>
        </w:tc>
        <w:tc>
          <w:tcPr>
            <w:tcW w:w="0" w:type="auto"/>
          </w:tcPr>
          <w:p w14:paraId="6D59F809" w14:textId="77777777" w:rsidR="00533FF9" w:rsidRDefault="004F61AD"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2F8D530D" w14:textId="5DD713B5" w:rsidR="00533FF9" w:rsidRDefault="00800F12" w:rsidP="00533FF9">
            <w:pPr>
              <w:pStyle w:val="Compact"/>
            </w:pPr>
            <m:oMathPara>
              <m:oMath>
                <m:r>
                  <w:rPr>
                    <w:rFonts w:ascii="Cambria Math" w:hAnsi="Cambria Math"/>
                  </w:rPr>
                  <m:t>0.509</m:t>
                </m:r>
              </m:oMath>
            </m:oMathPara>
          </w:p>
        </w:tc>
        <w:tc>
          <w:tcPr>
            <w:tcW w:w="0" w:type="auto"/>
          </w:tcPr>
          <w:p w14:paraId="5BB7F535" w14:textId="77777777" w:rsidR="00533FF9" w:rsidRDefault="00533FF9" w:rsidP="00533FF9">
            <w:pPr>
              <w:pStyle w:val="Compact"/>
            </w:pPr>
            <w:r>
              <w:t>half-saturation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074831B1" w14:textId="77777777" w:rsidTr="00533FF9">
        <w:tc>
          <w:tcPr>
            <w:tcW w:w="0" w:type="auto"/>
          </w:tcPr>
          <w:p w14:paraId="2A913288" w14:textId="77777777" w:rsidR="00533FF9" w:rsidRDefault="00533FF9" w:rsidP="00533FF9">
            <w:pPr>
              <w:pStyle w:val="Compact"/>
            </w:pPr>
            <w:r>
              <w:t>59</w:t>
            </w:r>
          </w:p>
        </w:tc>
        <w:tc>
          <w:tcPr>
            <w:tcW w:w="0" w:type="auto"/>
          </w:tcPr>
          <w:p w14:paraId="1F4C61E0" w14:textId="77777777" w:rsidR="00533FF9" w:rsidRDefault="00533FF9" w:rsidP="00533FF9">
            <w:pPr>
              <w:pStyle w:val="Compact"/>
            </w:pPr>
            <w:r>
              <w:t>Bt</w:t>
            </w:r>
          </w:p>
        </w:tc>
        <w:tc>
          <w:tcPr>
            <w:tcW w:w="0" w:type="auto"/>
          </w:tcPr>
          <w:p w14:paraId="50539961" w14:textId="77777777" w:rsidR="00533FF9" w:rsidRDefault="00533FF9" w:rsidP="00533FF9">
            <w:pPr>
              <w:pStyle w:val="Compact"/>
            </w:pPr>
            <w:r>
              <w:t>z7_l_s3</w:t>
            </w:r>
          </w:p>
        </w:tc>
        <w:tc>
          <w:tcPr>
            <w:tcW w:w="0" w:type="auto"/>
          </w:tcPr>
          <w:p w14:paraId="322FF143" w14:textId="77777777" w:rsidR="00533FF9" w:rsidRDefault="004F61AD"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7</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44754B4" w14:textId="682E3206" w:rsidR="00533FF9" w:rsidRDefault="00800F12" w:rsidP="00533FF9">
            <w:pPr>
              <w:pStyle w:val="Compact"/>
            </w:pPr>
            <m:oMathPara>
              <m:oMath>
                <m:r>
                  <w:rPr>
                    <w:rFonts w:ascii="Cambria Math" w:hAnsi="Cambria Math"/>
                  </w:rPr>
                  <m:t>0.006</m:t>
                </m:r>
              </m:oMath>
            </m:oMathPara>
          </w:p>
        </w:tc>
        <w:tc>
          <w:tcPr>
            <w:tcW w:w="0" w:type="auto"/>
          </w:tcPr>
          <w:p w14:paraId="6F897486"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E02C38" w14:textId="77777777" w:rsidTr="00533FF9">
        <w:tc>
          <w:tcPr>
            <w:tcW w:w="0" w:type="auto"/>
          </w:tcPr>
          <w:p w14:paraId="77A71443" w14:textId="77777777" w:rsidR="00533FF9" w:rsidRDefault="00533FF9" w:rsidP="00533FF9">
            <w:pPr>
              <w:pStyle w:val="Compact"/>
            </w:pPr>
            <w:r>
              <w:t>60</w:t>
            </w:r>
          </w:p>
        </w:tc>
        <w:tc>
          <w:tcPr>
            <w:tcW w:w="0" w:type="auto"/>
          </w:tcPr>
          <w:p w14:paraId="5FC13AAF" w14:textId="77777777" w:rsidR="00533FF9" w:rsidRDefault="00533FF9" w:rsidP="00533FF9">
            <w:pPr>
              <w:pStyle w:val="Compact"/>
            </w:pPr>
            <w:r>
              <w:t>Bt</w:t>
            </w:r>
          </w:p>
        </w:tc>
        <w:tc>
          <w:tcPr>
            <w:tcW w:w="0" w:type="auto"/>
          </w:tcPr>
          <w:p w14:paraId="12F53E98" w14:textId="77777777" w:rsidR="00533FF9" w:rsidRDefault="00533FF9" w:rsidP="00533FF9">
            <w:pPr>
              <w:pStyle w:val="Compact"/>
            </w:pPr>
            <w:r>
              <w:t>z7_l_pH</w:t>
            </w:r>
          </w:p>
        </w:tc>
        <w:tc>
          <w:tcPr>
            <w:tcW w:w="0" w:type="auto"/>
          </w:tcPr>
          <w:p w14:paraId="656EF9B9" w14:textId="77777777" w:rsidR="00533FF9" w:rsidRDefault="004F61AD"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7</m:t>
                    </m:r>
                    <m:r>
                      <m:rPr>
                        <m:sty m:val="p"/>
                      </m:rPr>
                      <w:rPr>
                        <w:rFonts w:ascii="Cambria Math" w:hAnsi="Cambria Math"/>
                      </w:rPr>
                      <m:t>,</m:t>
                    </m:r>
                    <m:r>
                      <m:rPr>
                        <m:nor/>
                      </m:rPr>
                      <m:t>pH</m:t>
                    </m:r>
                  </m:sub>
                </m:sSub>
              </m:oMath>
            </m:oMathPara>
          </w:p>
        </w:tc>
        <w:tc>
          <w:tcPr>
            <w:tcW w:w="0" w:type="auto"/>
          </w:tcPr>
          <w:p w14:paraId="6D6F2A5C" w14:textId="5851FE54" w:rsidR="00533FF9" w:rsidRDefault="00800F12" w:rsidP="00533FF9">
            <w:pPr>
              <w:pStyle w:val="Compact"/>
            </w:pPr>
            <m:oMathPara>
              <m:oMath>
                <m:r>
                  <w:rPr>
                    <w:rFonts w:ascii="Cambria Math" w:hAnsi="Cambria Math"/>
                  </w:rPr>
                  <m:t>7.162</m:t>
                </m:r>
              </m:oMath>
            </m:oMathPara>
          </w:p>
        </w:tc>
        <w:tc>
          <w:tcPr>
            <w:tcW w:w="0" w:type="auto"/>
          </w:tcPr>
          <w:p w14:paraId="5CB90ACC" w14:textId="77777777" w:rsidR="00533FF9" w:rsidRDefault="00533FF9" w:rsidP="00533FF9">
            <w:pPr>
              <w:pStyle w:val="Compact"/>
            </w:pPr>
            <w:r>
              <w:t>half-saturation constant for the pH</w:t>
            </w:r>
          </w:p>
        </w:tc>
      </w:tr>
      <w:tr w:rsidR="00533FF9" w14:paraId="3EDC3446" w14:textId="77777777" w:rsidTr="00533FF9">
        <w:tc>
          <w:tcPr>
            <w:tcW w:w="0" w:type="auto"/>
          </w:tcPr>
          <w:p w14:paraId="500D40B3" w14:textId="77777777" w:rsidR="00533FF9" w:rsidRDefault="00533FF9" w:rsidP="00533FF9">
            <w:pPr>
              <w:pStyle w:val="Compact"/>
            </w:pPr>
            <w:r>
              <w:t>61</w:t>
            </w:r>
          </w:p>
        </w:tc>
        <w:tc>
          <w:tcPr>
            <w:tcW w:w="0" w:type="auto"/>
          </w:tcPr>
          <w:p w14:paraId="2778037F" w14:textId="77777777" w:rsidR="00533FF9" w:rsidRDefault="00533FF9" w:rsidP="00533FF9">
            <w:pPr>
              <w:pStyle w:val="Compact"/>
            </w:pPr>
            <w:r>
              <w:t>Bt</w:t>
            </w:r>
          </w:p>
        </w:tc>
        <w:tc>
          <w:tcPr>
            <w:tcW w:w="0" w:type="auto"/>
          </w:tcPr>
          <w:p w14:paraId="422AEB44" w14:textId="77777777" w:rsidR="00533FF9" w:rsidRDefault="00533FF9" w:rsidP="00533FF9">
            <w:pPr>
              <w:pStyle w:val="Compact"/>
            </w:pPr>
            <w:r>
              <w:t>z8_l_s7</w:t>
            </w:r>
          </w:p>
        </w:tc>
        <w:tc>
          <w:tcPr>
            <w:tcW w:w="0" w:type="auto"/>
          </w:tcPr>
          <w:p w14:paraId="0390582A" w14:textId="77777777" w:rsidR="00533FF9" w:rsidRDefault="004F61AD"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8</m:t>
                    </m:r>
                    <m:r>
                      <m:rPr>
                        <m:sty m:val="p"/>
                      </m:rPr>
                      <w:rPr>
                        <w:rFonts w:ascii="Cambria Math" w:hAnsi="Cambria Math"/>
                      </w:rPr>
                      <m:t>,</m:t>
                    </m:r>
                    <m:r>
                      <w:rPr>
                        <w:rFonts w:ascii="Cambria Math" w:hAnsi="Cambria Math"/>
                      </w:rPr>
                      <m:t>s7</m:t>
                    </m:r>
                  </m:sub>
                </m:sSub>
              </m:oMath>
            </m:oMathPara>
          </w:p>
        </w:tc>
        <w:tc>
          <w:tcPr>
            <w:tcW w:w="0" w:type="auto"/>
          </w:tcPr>
          <w:p w14:paraId="5392E92C" w14:textId="2709EE6D" w:rsidR="00533FF9" w:rsidRDefault="00800F12" w:rsidP="00533FF9">
            <w:pPr>
              <w:pStyle w:val="Compact"/>
            </w:pPr>
            <m:oMathPara>
              <m:oMath>
                <m:r>
                  <w:rPr>
                    <w:rFonts w:ascii="Cambria Math" w:hAnsi="Cambria Math"/>
                  </w:rPr>
                  <m:t>1.000</m:t>
                </m:r>
              </m:oMath>
            </m:oMathPara>
          </w:p>
        </w:tc>
        <w:tc>
          <w:tcPr>
            <w:tcW w:w="0" w:type="auto"/>
          </w:tcPr>
          <w:p w14:paraId="46081360" w14:textId="77777777" w:rsidR="00533FF9" w:rsidRDefault="00533FF9" w:rsidP="00533FF9">
            <w:pPr>
              <w:pStyle w:val="Compact"/>
            </w:pPr>
            <w:r>
              <w:t>half-saturation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80CDC92" w14:textId="77777777" w:rsidTr="00533FF9">
        <w:tc>
          <w:tcPr>
            <w:tcW w:w="0" w:type="auto"/>
          </w:tcPr>
          <w:p w14:paraId="20CE3893" w14:textId="77777777" w:rsidR="00533FF9" w:rsidRDefault="00533FF9" w:rsidP="00533FF9">
            <w:pPr>
              <w:pStyle w:val="Compact"/>
            </w:pPr>
            <w:r>
              <w:t>62</w:t>
            </w:r>
          </w:p>
        </w:tc>
        <w:tc>
          <w:tcPr>
            <w:tcW w:w="0" w:type="auto"/>
          </w:tcPr>
          <w:p w14:paraId="225D1C65" w14:textId="77777777" w:rsidR="00533FF9" w:rsidRDefault="00533FF9" w:rsidP="00533FF9">
            <w:pPr>
              <w:pStyle w:val="Compact"/>
            </w:pPr>
            <w:r>
              <w:t>Bt</w:t>
            </w:r>
          </w:p>
        </w:tc>
        <w:tc>
          <w:tcPr>
            <w:tcW w:w="0" w:type="auto"/>
          </w:tcPr>
          <w:p w14:paraId="691722FC" w14:textId="77777777" w:rsidR="00533FF9" w:rsidRDefault="00533FF9" w:rsidP="00533FF9">
            <w:pPr>
              <w:pStyle w:val="Compact"/>
            </w:pPr>
            <w:r>
              <w:t>z8_l_pH</w:t>
            </w:r>
          </w:p>
        </w:tc>
        <w:tc>
          <w:tcPr>
            <w:tcW w:w="0" w:type="auto"/>
          </w:tcPr>
          <w:p w14:paraId="37A604A6" w14:textId="77777777" w:rsidR="00533FF9" w:rsidRDefault="004F61AD"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8</m:t>
                    </m:r>
                    <m:r>
                      <m:rPr>
                        <m:sty m:val="p"/>
                      </m:rPr>
                      <w:rPr>
                        <w:rFonts w:ascii="Cambria Math" w:hAnsi="Cambria Math"/>
                      </w:rPr>
                      <m:t>,</m:t>
                    </m:r>
                    <m:r>
                      <m:rPr>
                        <m:nor/>
                      </m:rPr>
                      <m:t>pH</m:t>
                    </m:r>
                  </m:sub>
                </m:sSub>
              </m:oMath>
            </m:oMathPara>
          </w:p>
        </w:tc>
        <w:tc>
          <w:tcPr>
            <w:tcW w:w="0" w:type="auto"/>
          </w:tcPr>
          <w:p w14:paraId="770D2BBE" w14:textId="430C80E9" w:rsidR="00533FF9" w:rsidRDefault="00533FF9" w:rsidP="00533FF9">
            <w:pPr>
              <w:pStyle w:val="Compact"/>
            </w:pPr>
            <m:oMathPara>
              <m:oMath>
                <m:r>
                  <w:rPr>
                    <w:rFonts w:ascii="Cambria Math" w:hAnsi="Cambria Math"/>
                  </w:rPr>
                  <m:t>6.000</m:t>
                </m:r>
              </m:oMath>
            </m:oMathPara>
          </w:p>
        </w:tc>
        <w:tc>
          <w:tcPr>
            <w:tcW w:w="0" w:type="auto"/>
          </w:tcPr>
          <w:p w14:paraId="4F541740" w14:textId="77777777" w:rsidR="00533FF9" w:rsidRDefault="00533FF9" w:rsidP="00533FF9">
            <w:pPr>
              <w:pStyle w:val="Compact"/>
            </w:pPr>
            <w:r>
              <w:t>half-saturation constant for the pH</w:t>
            </w:r>
          </w:p>
        </w:tc>
      </w:tr>
      <w:tr w:rsidR="00533FF9" w14:paraId="00370945" w14:textId="77777777" w:rsidTr="00533FF9">
        <w:tc>
          <w:tcPr>
            <w:tcW w:w="0" w:type="auto"/>
          </w:tcPr>
          <w:p w14:paraId="5076C393" w14:textId="77777777" w:rsidR="00533FF9" w:rsidRDefault="00533FF9" w:rsidP="00533FF9">
            <w:pPr>
              <w:pStyle w:val="Compact"/>
            </w:pPr>
            <w:r>
              <w:t>63</w:t>
            </w:r>
          </w:p>
        </w:tc>
        <w:tc>
          <w:tcPr>
            <w:tcW w:w="0" w:type="auto"/>
          </w:tcPr>
          <w:p w14:paraId="7739C5E0" w14:textId="77777777" w:rsidR="00533FF9" w:rsidRDefault="00533FF9" w:rsidP="00533FF9">
            <w:pPr>
              <w:pStyle w:val="Compact"/>
            </w:pPr>
            <w:r>
              <w:t>Bt</w:t>
            </w:r>
          </w:p>
        </w:tc>
        <w:tc>
          <w:tcPr>
            <w:tcW w:w="0" w:type="auto"/>
          </w:tcPr>
          <w:p w14:paraId="7E691CA8" w14:textId="77777777" w:rsidR="00533FF9" w:rsidRDefault="00533FF9" w:rsidP="00533FF9">
            <w:pPr>
              <w:pStyle w:val="Compact"/>
            </w:pPr>
            <w:r>
              <w:t>z10_l_s3</w:t>
            </w:r>
          </w:p>
        </w:tc>
        <w:tc>
          <w:tcPr>
            <w:tcW w:w="0" w:type="auto"/>
          </w:tcPr>
          <w:p w14:paraId="217D43A8" w14:textId="77777777" w:rsidR="00533FF9" w:rsidRDefault="004F61AD"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5D9949CA" w14:textId="51BA3A68" w:rsidR="00533FF9" w:rsidRDefault="00533FF9" w:rsidP="00533FF9">
            <w:pPr>
              <w:pStyle w:val="Compact"/>
            </w:pPr>
            <m:oMathPara>
              <m:oMath>
                <m:r>
                  <w:rPr>
                    <w:rFonts w:ascii="Cambria Math" w:hAnsi="Cambria Math"/>
                  </w:rPr>
                  <m:t>0.500</m:t>
                </m:r>
              </m:oMath>
            </m:oMathPara>
          </w:p>
        </w:tc>
        <w:tc>
          <w:tcPr>
            <w:tcW w:w="0" w:type="auto"/>
          </w:tcPr>
          <w:p w14:paraId="5CB0A857"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771A09FF" w14:textId="77777777" w:rsidTr="00533FF9">
        <w:tc>
          <w:tcPr>
            <w:tcW w:w="0" w:type="auto"/>
          </w:tcPr>
          <w:p w14:paraId="5A6B529D" w14:textId="77777777" w:rsidR="00533FF9" w:rsidRDefault="00533FF9" w:rsidP="00533FF9">
            <w:pPr>
              <w:pStyle w:val="Compact"/>
            </w:pPr>
            <w:r>
              <w:t>64</w:t>
            </w:r>
          </w:p>
        </w:tc>
        <w:tc>
          <w:tcPr>
            <w:tcW w:w="0" w:type="auto"/>
          </w:tcPr>
          <w:p w14:paraId="624D33DE" w14:textId="77777777" w:rsidR="00533FF9" w:rsidRDefault="00533FF9" w:rsidP="00533FF9">
            <w:pPr>
              <w:pStyle w:val="Compact"/>
            </w:pPr>
            <w:r>
              <w:t>Bt</w:t>
            </w:r>
          </w:p>
        </w:tc>
        <w:tc>
          <w:tcPr>
            <w:tcW w:w="0" w:type="auto"/>
          </w:tcPr>
          <w:p w14:paraId="46CBA3EA" w14:textId="77777777" w:rsidR="00533FF9" w:rsidRDefault="00533FF9" w:rsidP="00533FF9">
            <w:pPr>
              <w:pStyle w:val="Compact"/>
            </w:pPr>
            <w:r>
              <w:t>z6_h_s3</w:t>
            </w:r>
          </w:p>
        </w:tc>
        <w:tc>
          <w:tcPr>
            <w:tcW w:w="0" w:type="auto"/>
          </w:tcPr>
          <w:p w14:paraId="0D5C20CD" w14:textId="77777777" w:rsidR="00533FF9" w:rsidRDefault="004F61AD"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22631551" w14:textId="602CF54F" w:rsidR="00533FF9" w:rsidRDefault="00800F12" w:rsidP="00533FF9">
            <w:pPr>
              <w:pStyle w:val="Compact"/>
            </w:pPr>
            <m:oMathPara>
              <m:oMath>
                <m:r>
                  <w:rPr>
                    <w:rFonts w:ascii="Cambria Math" w:hAnsi="Cambria Math"/>
                  </w:rPr>
                  <m:t>1.002</m:t>
                </m:r>
              </m:oMath>
            </m:oMathPara>
          </w:p>
        </w:tc>
        <w:tc>
          <w:tcPr>
            <w:tcW w:w="0" w:type="auto"/>
          </w:tcPr>
          <w:p w14:paraId="4E358AC8"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26FD8CAA" w14:textId="77777777" w:rsidTr="00533FF9">
        <w:tc>
          <w:tcPr>
            <w:tcW w:w="0" w:type="auto"/>
          </w:tcPr>
          <w:p w14:paraId="3CFE78B1" w14:textId="77777777" w:rsidR="00533FF9" w:rsidRDefault="00533FF9" w:rsidP="00533FF9">
            <w:pPr>
              <w:pStyle w:val="Compact"/>
            </w:pPr>
            <w:r>
              <w:t>65</w:t>
            </w:r>
          </w:p>
        </w:tc>
        <w:tc>
          <w:tcPr>
            <w:tcW w:w="0" w:type="auto"/>
          </w:tcPr>
          <w:p w14:paraId="0968FE4A" w14:textId="77777777" w:rsidR="00533FF9" w:rsidRDefault="00533FF9" w:rsidP="00533FF9">
            <w:pPr>
              <w:pStyle w:val="Compact"/>
            </w:pPr>
            <w:r>
              <w:t>Bt</w:t>
            </w:r>
          </w:p>
        </w:tc>
        <w:tc>
          <w:tcPr>
            <w:tcW w:w="0" w:type="auto"/>
          </w:tcPr>
          <w:p w14:paraId="1BF00426" w14:textId="77777777" w:rsidR="00533FF9" w:rsidRDefault="00533FF9" w:rsidP="00533FF9">
            <w:pPr>
              <w:pStyle w:val="Compact"/>
            </w:pPr>
            <w:r>
              <w:t>z6_h_s7</w:t>
            </w:r>
          </w:p>
        </w:tc>
        <w:tc>
          <w:tcPr>
            <w:tcW w:w="0" w:type="auto"/>
          </w:tcPr>
          <w:p w14:paraId="61DBE02C" w14:textId="77777777" w:rsidR="00533FF9" w:rsidRDefault="004F61AD"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4B33E4EE" w14:textId="5E2842BD" w:rsidR="00533FF9" w:rsidRDefault="00800F12" w:rsidP="00533FF9">
            <w:pPr>
              <w:pStyle w:val="Compact"/>
            </w:pPr>
            <m:oMathPara>
              <m:oMath>
                <m:r>
                  <w:rPr>
                    <w:rFonts w:ascii="Cambria Math" w:hAnsi="Cambria Math"/>
                  </w:rPr>
                  <m:t>1.002</m:t>
                </m:r>
              </m:oMath>
            </m:oMathPara>
          </w:p>
        </w:tc>
        <w:tc>
          <w:tcPr>
            <w:tcW w:w="0" w:type="auto"/>
          </w:tcPr>
          <w:p w14:paraId="20E25C59" w14:textId="77777777" w:rsidR="00533FF9" w:rsidRDefault="00533FF9" w:rsidP="00533FF9">
            <w:pPr>
              <w:pStyle w:val="Compact"/>
            </w:pPr>
            <w:r>
              <w:t>Hill coeffiecient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4042BE15" w14:textId="77777777" w:rsidTr="00533FF9">
        <w:tc>
          <w:tcPr>
            <w:tcW w:w="0" w:type="auto"/>
          </w:tcPr>
          <w:p w14:paraId="680A106D" w14:textId="77777777" w:rsidR="00533FF9" w:rsidRDefault="00533FF9" w:rsidP="00533FF9">
            <w:pPr>
              <w:pStyle w:val="Compact"/>
            </w:pPr>
            <w:r>
              <w:t>66</w:t>
            </w:r>
          </w:p>
        </w:tc>
        <w:tc>
          <w:tcPr>
            <w:tcW w:w="0" w:type="auto"/>
          </w:tcPr>
          <w:p w14:paraId="6525080D" w14:textId="77777777" w:rsidR="00533FF9" w:rsidRDefault="00533FF9" w:rsidP="00533FF9">
            <w:pPr>
              <w:pStyle w:val="Compact"/>
            </w:pPr>
            <w:r>
              <w:t>Bt</w:t>
            </w:r>
          </w:p>
        </w:tc>
        <w:tc>
          <w:tcPr>
            <w:tcW w:w="0" w:type="auto"/>
          </w:tcPr>
          <w:p w14:paraId="58B2CE7C" w14:textId="77777777" w:rsidR="00533FF9" w:rsidRDefault="00533FF9" w:rsidP="00533FF9">
            <w:pPr>
              <w:pStyle w:val="Compact"/>
            </w:pPr>
            <w:r>
              <w:t>z7_h_s3</w:t>
            </w:r>
          </w:p>
        </w:tc>
        <w:tc>
          <w:tcPr>
            <w:tcW w:w="0" w:type="auto"/>
          </w:tcPr>
          <w:p w14:paraId="5EA85D3C" w14:textId="77777777" w:rsidR="00533FF9" w:rsidRDefault="004F61AD"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C0DC01A" w14:textId="0627011C" w:rsidR="00533FF9" w:rsidRDefault="00800F12" w:rsidP="00533FF9">
            <w:pPr>
              <w:pStyle w:val="Compact"/>
            </w:pPr>
            <m:oMathPara>
              <m:oMath>
                <m:r>
                  <w:rPr>
                    <w:rFonts w:ascii="Cambria Math" w:hAnsi="Cambria Math"/>
                  </w:rPr>
                  <m:t>1.459</m:t>
                </m:r>
              </m:oMath>
            </m:oMathPara>
          </w:p>
        </w:tc>
        <w:tc>
          <w:tcPr>
            <w:tcW w:w="0" w:type="auto"/>
          </w:tcPr>
          <w:p w14:paraId="368FA892"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6F225DC8" w14:textId="77777777" w:rsidTr="00533FF9">
        <w:tc>
          <w:tcPr>
            <w:tcW w:w="0" w:type="auto"/>
          </w:tcPr>
          <w:p w14:paraId="5B830BB0" w14:textId="77777777" w:rsidR="00533FF9" w:rsidRDefault="00533FF9" w:rsidP="00533FF9">
            <w:pPr>
              <w:pStyle w:val="Compact"/>
            </w:pPr>
            <w:r>
              <w:t>67</w:t>
            </w:r>
          </w:p>
        </w:tc>
        <w:tc>
          <w:tcPr>
            <w:tcW w:w="0" w:type="auto"/>
          </w:tcPr>
          <w:p w14:paraId="4D643388" w14:textId="77777777" w:rsidR="00533FF9" w:rsidRDefault="00533FF9" w:rsidP="00533FF9">
            <w:pPr>
              <w:pStyle w:val="Compact"/>
            </w:pPr>
            <w:r>
              <w:t>Bt</w:t>
            </w:r>
          </w:p>
        </w:tc>
        <w:tc>
          <w:tcPr>
            <w:tcW w:w="0" w:type="auto"/>
          </w:tcPr>
          <w:p w14:paraId="1819C505" w14:textId="77777777" w:rsidR="00533FF9" w:rsidRDefault="00533FF9" w:rsidP="00533FF9">
            <w:pPr>
              <w:pStyle w:val="Compact"/>
            </w:pPr>
            <w:r>
              <w:t>z7_h_pH</w:t>
            </w:r>
          </w:p>
        </w:tc>
        <w:tc>
          <w:tcPr>
            <w:tcW w:w="0" w:type="auto"/>
          </w:tcPr>
          <w:p w14:paraId="2FA817C6" w14:textId="77777777" w:rsidR="00533FF9" w:rsidRDefault="004F61AD"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oMath>
            </m:oMathPara>
          </w:p>
        </w:tc>
        <w:tc>
          <w:tcPr>
            <w:tcW w:w="0" w:type="auto"/>
          </w:tcPr>
          <w:p w14:paraId="5EA4E14B" w14:textId="3CB28205" w:rsidR="00533FF9" w:rsidRDefault="00533FF9" w:rsidP="00533FF9">
            <w:pPr>
              <w:pStyle w:val="Compact"/>
            </w:pPr>
            <m:oMathPara>
              <m:oMath>
                <m:r>
                  <w:rPr>
                    <w:rFonts w:ascii="Cambria Math" w:hAnsi="Cambria Math"/>
                  </w:rPr>
                  <m:t>10.00</m:t>
                </m:r>
              </m:oMath>
            </m:oMathPara>
          </w:p>
        </w:tc>
        <w:tc>
          <w:tcPr>
            <w:tcW w:w="0" w:type="auto"/>
          </w:tcPr>
          <w:p w14:paraId="7663D654" w14:textId="77777777" w:rsidR="00533FF9" w:rsidRDefault="00533FF9" w:rsidP="00533FF9">
            <w:pPr>
              <w:pStyle w:val="Compact"/>
            </w:pPr>
            <w:r>
              <w:t>Hill coefficient for the pH</w:t>
            </w:r>
          </w:p>
        </w:tc>
      </w:tr>
      <w:tr w:rsidR="00533FF9" w14:paraId="26B4E72E" w14:textId="77777777" w:rsidTr="00533FF9">
        <w:tc>
          <w:tcPr>
            <w:tcW w:w="0" w:type="auto"/>
          </w:tcPr>
          <w:p w14:paraId="1474B8DF" w14:textId="77777777" w:rsidR="00533FF9" w:rsidRDefault="00533FF9" w:rsidP="00533FF9">
            <w:pPr>
              <w:pStyle w:val="Compact"/>
            </w:pPr>
            <w:r>
              <w:t>68</w:t>
            </w:r>
          </w:p>
        </w:tc>
        <w:tc>
          <w:tcPr>
            <w:tcW w:w="0" w:type="auto"/>
          </w:tcPr>
          <w:p w14:paraId="5CE4F630" w14:textId="77777777" w:rsidR="00533FF9" w:rsidRDefault="00533FF9" w:rsidP="00533FF9">
            <w:pPr>
              <w:pStyle w:val="Compact"/>
            </w:pPr>
            <w:r>
              <w:t>Bt</w:t>
            </w:r>
          </w:p>
        </w:tc>
        <w:tc>
          <w:tcPr>
            <w:tcW w:w="0" w:type="auto"/>
          </w:tcPr>
          <w:p w14:paraId="56C56B99" w14:textId="77777777" w:rsidR="00533FF9" w:rsidRDefault="00533FF9" w:rsidP="00533FF9">
            <w:pPr>
              <w:pStyle w:val="Compact"/>
            </w:pPr>
            <w:r>
              <w:t>z8_h_s7</w:t>
            </w:r>
          </w:p>
        </w:tc>
        <w:tc>
          <w:tcPr>
            <w:tcW w:w="0" w:type="auto"/>
          </w:tcPr>
          <w:p w14:paraId="6EBDB674" w14:textId="77777777" w:rsidR="00533FF9" w:rsidRDefault="004F61AD"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w:rPr>
                        <w:rFonts w:ascii="Cambria Math" w:hAnsi="Cambria Math"/>
                      </w:rPr>
                      <m:t>s7</m:t>
                    </m:r>
                  </m:sub>
                </m:sSub>
              </m:oMath>
            </m:oMathPara>
          </w:p>
        </w:tc>
        <w:tc>
          <w:tcPr>
            <w:tcW w:w="0" w:type="auto"/>
          </w:tcPr>
          <w:p w14:paraId="7F0D733A" w14:textId="7BED5F53" w:rsidR="00533FF9" w:rsidRDefault="00C24E68" w:rsidP="00533FF9">
            <w:pPr>
              <w:pStyle w:val="Compact"/>
            </w:pPr>
            <m:oMathPara>
              <m:oMath>
                <m:r>
                  <w:rPr>
                    <w:rFonts w:ascii="Cambria Math" w:hAnsi="Cambria Math"/>
                  </w:rPr>
                  <m:t>29.999</m:t>
                </m:r>
              </m:oMath>
            </m:oMathPara>
          </w:p>
        </w:tc>
        <w:tc>
          <w:tcPr>
            <w:tcW w:w="0" w:type="auto"/>
          </w:tcPr>
          <w:p w14:paraId="420A7846" w14:textId="77777777" w:rsidR="00533FF9" w:rsidRDefault="00533FF9" w:rsidP="00533FF9">
            <w:pPr>
              <w:pStyle w:val="Compact"/>
            </w:pPr>
            <w:r>
              <w:t>Hill coefficient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3A90C8A" w14:textId="77777777" w:rsidTr="00533FF9">
        <w:tc>
          <w:tcPr>
            <w:tcW w:w="0" w:type="auto"/>
          </w:tcPr>
          <w:p w14:paraId="051589B6" w14:textId="77777777" w:rsidR="00533FF9" w:rsidRDefault="00533FF9" w:rsidP="00533FF9">
            <w:pPr>
              <w:pStyle w:val="Compact"/>
            </w:pPr>
            <w:r>
              <w:t>69</w:t>
            </w:r>
          </w:p>
        </w:tc>
        <w:tc>
          <w:tcPr>
            <w:tcW w:w="0" w:type="auto"/>
          </w:tcPr>
          <w:p w14:paraId="2650AEDC" w14:textId="77777777" w:rsidR="00533FF9" w:rsidRDefault="00533FF9" w:rsidP="00533FF9">
            <w:pPr>
              <w:pStyle w:val="Compact"/>
            </w:pPr>
            <w:r>
              <w:t>Bt</w:t>
            </w:r>
          </w:p>
        </w:tc>
        <w:tc>
          <w:tcPr>
            <w:tcW w:w="0" w:type="auto"/>
          </w:tcPr>
          <w:p w14:paraId="0050FA0E" w14:textId="77777777" w:rsidR="00533FF9" w:rsidRDefault="00533FF9" w:rsidP="00533FF9">
            <w:pPr>
              <w:pStyle w:val="Compact"/>
            </w:pPr>
            <w:r>
              <w:t>z8_h_pH</w:t>
            </w:r>
          </w:p>
        </w:tc>
        <w:tc>
          <w:tcPr>
            <w:tcW w:w="0" w:type="auto"/>
          </w:tcPr>
          <w:p w14:paraId="3D958D2E" w14:textId="77777777" w:rsidR="00533FF9" w:rsidRDefault="004F61AD"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w:rPr>
                        <w:rFonts w:ascii="Cambria Math" w:hAnsi="Cambria Math"/>
                      </w:rPr>
                      <m:t>pH</m:t>
                    </m:r>
                  </m:sub>
                </m:sSub>
              </m:oMath>
            </m:oMathPara>
          </w:p>
        </w:tc>
        <w:tc>
          <w:tcPr>
            <w:tcW w:w="0" w:type="auto"/>
          </w:tcPr>
          <w:p w14:paraId="2D55E9FE" w14:textId="28695126" w:rsidR="00533FF9" w:rsidRDefault="00533FF9" w:rsidP="00533FF9">
            <w:pPr>
              <w:pStyle w:val="Compact"/>
            </w:pPr>
            <m:oMathPara>
              <m:oMath>
                <m:r>
                  <w:rPr>
                    <w:rFonts w:ascii="Cambria Math" w:hAnsi="Cambria Math"/>
                  </w:rPr>
                  <m:t>10.000</m:t>
                </m:r>
              </m:oMath>
            </m:oMathPara>
          </w:p>
        </w:tc>
        <w:tc>
          <w:tcPr>
            <w:tcW w:w="0" w:type="auto"/>
          </w:tcPr>
          <w:p w14:paraId="53FE73B0" w14:textId="77777777" w:rsidR="00533FF9" w:rsidRDefault="00533FF9" w:rsidP="00533FF9">
            <w:pPr>
              <w:pStyle w:val="Compact"/>
            </w:pPr>
            <w:r>
              <w:t>Hill coefficient for the pH</w:t>
            </w:r>
          </w:p>
        </w:tc>
      </w:tr>
      <w:tr w:rsidR="00533FF9" w14:paraId="7C7403DB" w14:textId="77777777" w:rsidTr="00533FF9">
        <w:tc>
          <w:tcPr>
            <w:tcW w:w="0" w:type="auto"/>
          </w:tcPr>
          <w:p w14:paraId="6752EFA9" w14:textId="77777777" w:rsidR="00533FF9" w:rsidRDefault="00533FF9" w:rsidP="00533FF9">
            <w:pPr>
              <w:pStyle w:val="Compact"/>
            </w:pPr>
            <w:r>
              <w:t>70</w:t>
            </w:r>
          </w:p>
        </w:tc>
        <w:tc>
          <w:tcPr>
            <w:tcW w:w="0" w:type="auto"/>
          </w:tcPr>
          <w:p w14:paraId="73C104F4" w14:textId="77777777" w:rsidR="00533FF9" w:rsidRDefault="00533FF9" w:rsidP="00533FF9">
            <w:pPr>
              <w:pStyle w:val="Compact"/>
            </w:pPr>
            <w:r>
              <w:t>Bt</w:t>
            </w:r>
          </w:p>
        </w:tc>
        <w:tc>
          <w:tcPr>
            <w:tcW w:w="0" w:type="auto"/>
          </w:tcPr>
          <w:p w14:paraId="4EE7E752" w14:textId="77777777" w:rsidR="00533FF9" w:rsidRDefault="00533FF9" w:rsidP="00533FF9">
            <w:pPr>
              <w:pStyle w:val="Compact"/>
            </w:pPr>
            <w:r>
              <w:t>z10_h_s7</w:t>
            </w:r>
          </w:p>
        </w:tc>
        <w:tc>
          <w:tcPr>
            <w:tcW w:w="0" w:type="auto"/>
          </w:tcPr>
          <w:p w14:paraId="31A2172C" w14:textId="77777777" w:rsidR="00533FF9" w:rsidRDefault="004F61AD"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325FB96B" w14:textId="77777777" w:rsidR="00533FF9" w:rsidRDefault="00533FF9" w:rsidP="00533FF9">
            <w:pPr>
              <w:pStyle w:val="Compact"/>
            </w:pPr>
            <m:oMathPara>
              <m:oMath>
                <m:r>
                  <w:rPr>
                    <w:rFonts w:ascii="Cambria Math" w:hAnsi="Cambria Math"/>
                  </w:rPr>
                  <m:t>10.0000</m:t>
                </m:r>
              </m:oMath>
            </m:oMathPara>
          </w:p>
        </w:tc>
        <w:tc>
          <w:tcPr>
            <w:tcW w:w="0" w:type="auto"/>
          </w:tcPr>
          <w:p w14:paraId="1D590DD2" w14:textId="77777777" w:rsidR="00533FF9" w:rsidRDefault="00533FF9" w:rsidP="00533FF9">
            <w:pPr>
              <w:pStyle w:val="Compact"/>
            </w:pPr>
            <w:r>
              <w:t>Hill coefficient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0FDA037B" w14:textId="77777777" w:rsidTr="00533FF9">
        <w:tc>
          <w:tcPr>
            <w:tcW w:w="0" w:type="auto"/>
          </w:tcPr>
          <w:p w14:paraId="09C4EF35" w14:textId="77777777" w:rsidR="00533FF9" w:rsidRDefault="00533FF9" w:rsidP="00533FF9">
            <w:pPr>
              <w:pStyle w:val="Compact"/>
            </w:pPr>
            <w:r>
              <w:t>71</w:t>
            </w:r>
          </w:p>
        </w:tc>
        <w:tc>
          <w:tcPr>
            <w:tcW w:w="0" w:type="auto"/>
          </w:tcPr>
          <w:p w14:paraId="63198776" w14:textId="77777777" w:rsidR="00533FF9" w:rsidRDefault="00533FF9" w:rsidP="00533FF9">
            <w:pPr>
              <w:pStyle w:val="Compact"/>
            </w:pPr>
            <w:r>
              <w:t>Ri</w:t>
            </w:r>
          </w:p>
        </w:tc>
        <w:tc>
          <w:tcPr>
            <w:tcW w:w="0" w:type="auto"/>
          </w:tcPr>
          <w:p w14:paraId="656EB772" w14:textId="77777777" w:rsidR="00533FF9" w:rsidRDefault="00533FF9" w:rsidP="00533FF9">
            <w:pPr>
              <w:pStyle w:val="Compact"/>
            </w:pPr>
            <w:r>
              <w:t>xi_mumax</w:t>
            </w:r>
          </w:p>
        </w:tc>
        <w:tc>
          <w:tcPr>
            <w:tcW w:w="0" w:type="auto"/>
          </w:tcPr>
          <w:p w14:paraId="63807ABC"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i</m:t>
                        </m:r>
                      </m:sub>
                    </m:sSub>
                  </m:sub>
                </m:sSub>
              </m:oMath>
            </m:oMathPara>
          </w:p>
        </w:tc>
        <w:tc>
          <w:tcPr>
            <w:tcW w:w="0" w:type="auto"/>
          </w:tcPr>
          <w:p w14:paraId="52F174D5" w14:textId="3C2E1A13" w:rsidR="00533FF9" w:rsidRDefault="00C24E68" w:rsidP="00533FF9">
            <w:pPr>
              <w:pStyle w:val="Compact"/>
            </w:pPr>
            <m:oMathPara>
              <m:oMath>
                <m:r>
                  <w:rPr>
                    <w:rFonts w:ascii="Cambria Math" w:hAnsi="Cambria Math"/>
                  </w:rPr>
                  <m:t>0.705</m:t>
                </m:r>
              </m:oMath>
            </m:oMathPara>
          </w:p>
        </w:tc>
        <w:tc>
          <w:tcPr>
            <w:tcW w:w="0" w:type="auto"/>
          </w:tcPr>
          <w:p w14:paraId="141BF6DC"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4EE30FD9" w14:textId="77777777" w:rsidTr="00533FF9">
        <w:tc>
          <w:tcPr>
            <w:tcW w:w="0" w:type="auto"/>
          </w:tcPr>
          <w:p w14:paraId="39C449F2" w14:textId="77777777" w:rsidR="00533FF9" w:rsidRDefault="00533FF9" w:rsidP="00533FF9">
            <w:pPr>
              <w:pStyle w:val="Compact"/>
            </w:pPr>
            <w:r>
              <w:t>72</w:t>
            </w:r>
          </w:p>
        </w:tc>
        <w:tc>
          <w:tcPr>
            <w:tcW w:w="0" w:type="auto"/>
          </w:tcPr>
          <w:p w14:paraId="3A558E99" w14:textId="77777777" w:rsidR="00533FF9" w:rsidRDefault="00533FF9" w:rsidP="00533FF9">
            <w:pPr>
              <w:pStyle w:val="Compact"/>
            </w:pPr>
            <w:r>
              <w:t>Ri</w:t>
            </w:r>
          </w:p>
        </w:tc>
        <w:tc>
          <w:tcPr>
            <w:tcW w:w="0" w:type="auto"/>
          </w:tcPr>
          <w:p w14:paraId="7F4C5A92" w14:textId="77777777" w:rsidR="00533FF9" w:rsidRDefault="00533FF9" w:rsidP="00533FF9">
            <w:pPr>
              <w:pStyle w:val="Compact"/>
            </w:pPr>
            <w:r>
              <w:t>xj_mumax</w:t>
            </w:r>
          </w:p>
        </w:tc>
        <w:tc>
          <w:tcPr>
            <w:tcW w:w="0" w:type="auto"/>
          </w:tcPr>
          <w:p w14:paraId="2F3B8ED2"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1AE2EAD4" w14:textId="7E143222" w:rsidR="00533FF9" w:rsidRDefault="00C24E68" w:rsidP="00533FF9">
            <w:pPr>
              <w:pStyle w:val="Compact"/>
            </w:pPr>
            <m:oMathPara>
              <m:oMath>
                <m:r>
                  <w:rPr>
                    <w:rFonts w:ascii="Cambria Math" w:hAnsi="Cambria Math"/>
                  </w:rPr>
                  <m:t>0.015</m:t>
                </m:r>
              </m:oMath>
            </m:oMathPara>
          </w:p>
        </w:tc>
        <w:tc>
          <w:tcPr>
            <w:tcW w:w="0" w:type="auto"/>
          </w:tcPr>
          <w:p w14:paraId="0E578702"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08BE2D7B" w14:textId="77777777" w:rsidTr="00533FF9">
        <w:tc>
          <w:tcPr>
            <w:tcW w:w="0" w:type="auto"/>
          </w:tcPr>
          <w:p w14:paraId="77E3D38B" w14:textId="77777777" w:rsidR="00533FF9" w:rsidRDefault="00533FF9" w:rsidP="00533FF9">
            <w:pPr>
              <w:pStyle w:val="Compact"/>
            </w:pPr>
            <w:r>
              <w:t>73</w:t>
            </w:r>
          </w:p>
        </w:tc>
        <w:tc>
          <w:tcPr>
            <w:tcW w:w="0" w:type="auto"/>
          </w:tcPr>
          <w:p w14:paraId="7A3761EB" w14:textId="77777777" w:rsidR="00533FF9" w:rsidRDefault="00533FF9" w:rsidP="00533FF9">
            <w:pPr>
              <w:pStyle w:val="Compact"/>
            </w:pPr>
            <w:r>
              <w:t>Ri</w:t>
            </w:r>
          </w:p>
        </w:tc>
        <w:tc>
          <w:tcPr>
            <w:tcW w:w="0" w:type="auto"/>
          </w:tcPr>
          <w:p w14:paraId="39B48043" w14:textId="77777777" w:rsidR="00533FF9" w:rsidRDefault="00533FF9" w:rsidP="00533FF9">
            <w:pPr>
              <w:pStyle w:val="Compact"/>
            </w:pPr>
            <w:r>
              <w:t>xi_pHopt</w:t>
            </w:r>
          </w:p>
        </w:tc>
        <w:tc>
          <w:tcPr>
            <w:tcW w:w="0" w:type="auto"/>
          </w:tcPr>
          <w:p w14:paraId="5CA968F9" w14:textId="77777777" w:rsidR="00533FF9" w:rsidRDefault="004F61AD" w:rsidP="00533FF9">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xi</m:t>
                    </m:r>
                  </m:sub>
                </m:sSub>
              </m:oMath>
            </m:oMathPara>
          </w:p>
        </w:tc>
        <w:tc>
          <w:tcPr>
            <w:tcW w:w="0" w:type="auto"/>
          </w:tcPr>
          <w:p w14:paraId="6A2D021B" w14:textId="2F9E946C" w:rsidR="00533FF9" w:rsidRDefault="00C24E68" w:rsidP="00533FF9">
            <w:pPr>
              <w:pStyle w:val="Compact"/>
            </w:pPr>
            <m:oMathPara>
              <m:oMath>
                <m:r>
                  <w:rPr>
                    <w:rFonts w:ascii="Cambria Math" w:hAnsi="Cambria Math"/>
                  </w:rPr>
                  <m:t>7.768</m:t>
                </m:r>
              </m:oMath>
            </m:oMathPara>
          </w:p>
        </w:tc>
        <w:tc>
          <w:tcPr>
            <w:tcW w:w="0" w:type="auto"/>
          </w:tcPr>
          <w:p w14:paraId="5BB6A3FE" w14:textId="77777777" w:rsidR="00533FF9" w:rsidRDefault="004F61AD"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33FF9">
              <w:t xml:space="preserve"> optimal pH</w:t>
            </w:r>
          </w:p>
        </w:tc>
      </w:tr>
      <w:tr w:rsidR="00533FF9" w14:paraId="46E53A16" w14:textId="77777777" w:rsidTr="00533FF9">
        <w:tc>
          <w:tcPr>
            <w:tcW w:w="0" w:type="auto"/>
          </w:tcPr>
          <w:p w14:paraId="02E371DF" w14:textId="77777777" w:rsidR="00533FF9" w:rsidRDefault="00533FF9" w:rsidP="00533FF9">
            <w:pPr>
              <w:pStyle w:val="Compact"/>
            </w:pPr>
            <w:r>
              <w:lastRenderedPageBreak/>
              <w:t>74</w:t>
            </w:r>
          </w:p>
        </w:tc>
        <w:tc>
          <w:tcPr>
            <w:tcW w:w="0" w:type="auto"/>
          </w:tcPr>
          <w:p w14:paraId="6A94359A" w14:textId="77777777" w:rsidR="00533FF9" w:rsidRDefault="00533FF9" w:rsidP="00533FF9">
            <w:pPr>
              <w:pStyle w:val="Compact"/>
            </w:pPr>
            <w:r>
              <w:t>Ri</w:t>
            </w:r>
          </w:p>
        </w:tc>
        <w:tc>
          <w:tcPr>
            <w:tcW w:w="0" w:type="auto"/>
          </w:tcPr>
          <w:p w14:paraId="52D93AA0" w14:textId="77777777" w:rsidR="00533FF9" w:rsidRDefault="00533FF9" w:rsidP="00533FF9">
            <w:pPr>
              <w:pStyle w:val="Compact"/>
            </w:pPr>
            <w:r>
              <w:t>xj_pHopt</w:t>
            </w:r>
          </w:p>
        </w:tc>
        <w:tc>
          <w:tcPr>
            <w:tcW w:w="0" w:type="auto"/>
          </w:tcPr>
          <w:p w14:paraId="72AAE942" w14:textId="77777777" w:rsidR="00533FF9" w:rsidRDefault="004F61AD"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21C380B7" w14:textId="44C305DD" w:rsidR="00533FF9" w:rsidRDefault="00C24E68" w:rsidP="00533FF9">
            <w:pPr>
              <w:pStyle w:val="Compact"/>
            </w:pPr>
            <m:oMathPara>
              <m:oMath>
                <m:r>
                  <w:rPr>
                    <w:rFonts w:ascii="Cambria Math" w:hAnsi="Cambria Math"/>
                  </w:rPr>
                  <m:t>7.624</m:t>
                </m:r>
              </m:oMath>
            </m:oMathPara>
          </w:p>
        </w:tc>
        <w:tc>
          <w:tcPr>
            <w:tcW w:w="0" w:type="auto"/>
          </w:tcPr>
          <w:p w14:paraId="642DAA25" w14:textId="77777777" w:rsidR="00533FF9" w:rsidRDefault="004F61AD"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j</m:t>
                  </m:r>
                </m:sub>
              </m:sSub>
            </m:oMath>
            <w:r w:rsidR="00533FF9">
              <w:t xml:space="preserve"> optimal pH</w:t>
            </w:r>
          </w:p>
        </w:tc>
      </w:tr>
      <w:tr w:rsidR="00533FF9" w14:paraId="263A357A" w14:textId="77777777" w:rsidTr="00533FF9">
        <w:tc>
          <w:tcPr>
            <w:tcW w:w="0" w:type="auto"/>
          </w:tcPr>
          <w:p w14:paraId="62F2465E" w14:textId="77777777" w:rsidR="00533FF9" w:rsidRDefault="00533FF9" w:rsidP="00533FF9">
            <w:pPr>
              <w:pStyle w:val="Compact"/>
            </w:pPr>
            <w:r>
              <w:t>75</w:t>
            </w:r>
          </w:p>
        </w:tc>
        <w:tc>
          <w:tcPr>
            <w:tcW w:w="0" w:type="auto"/>
          </w:tcPr>
          <w:p w14:paraId="03825EF7" w14:textId="77777777" w:rsidR="00533FF9" w:rsidRDefault="00533FF9" w:rsidP="00533FF9">
            <w:pPr>
              <w:pStyle w:val="Compact"/>
            </w:pPr>
            <w:r>
              <w:t>Ri</w:t>
            </w:r>
          </w:p>
        </w:tc>
        <w:tc>
          <w:tcPr>
            <w:tcW w:w="0" w:type="auto"/>
          </w:tcPr>
          <w:p w14:paraId="3B81E2E7" w14:textId="77777777" w:rsidR="00533FF9" w:rsidRDefault="00533FF9" w:rsidP="00533FF9">
            <w:pPr>
              <w:pStyle w:val="Compact"/>
            </w:pPr>
            <w:r>
              <w:t>xi_pHalpha</w:t>
            </w:r>
          </w:p>
        </w:tc>
        <w:tc>
          <w:tcPr>
            <w:tcW w:w="0" w:type="auto"/>
          </w:tcPr>
          <w:p w14:paraId="00EA821A" w14:textId="77777777" w:rsidR="00533FF9" w:rsidRDefault="004F61AD"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i</m:t>
                        </m:r>
                      </m:sub>
                    </m:sSub>
                  </m:sub>
                </m:sSub>
              </m:oMath>
            </m:oMathPara>
          </w:p>
        </w:tc>
        <w:tc>
          <w:tcPr>
            <w:tcW w:w="0" w:type="auto"/>
          </w:tcPr>
          <w:p w14:paraId="3F8DCC2E" w14:textId="2856799F" w:rsidR="00533FF9" w:rsidRDefault="00C24E68" w:rsidP="00533FF9">
            <w:pPr>
              <w:pStyle w:val="Compact"/>
            </w:pPr>
            <m:oMathPara>
              <m:oMath>
                <m:r>
                  <w:rPr>
                    <w:rFonts w:ascii="Cambria Math" w:hAnsi="Cambria Math"/>
                  </w:rPr>
                  <m:t>39.525</m:t>
                </m:r>
              </m:oMath>
            </m:oMathPara>
          </w:p>
        </w:tc>
        <w:tc>
          <w:tcPr>
            <w:tcW w:w="0" w:type="auto"/>
          </w:tcPr>
          <w:p w14:paraId="3DDEC50C" w14:textId="77777777" w:rsidR="00533FF9" w:rsidRDefault="004F61AD"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33FF9">
              <w:t xml:space="preserve"> pH sensitivity</w:t>
            </w:r>
          </w:p>
        </w:tc>
      </w:tr>
      <w:tr w:rsidR="00533FF9" w14:paraId="79D9C84D" w14:textId="77777777" w:rsidTr="00533FF9">
        <w:tc>
          <w:tcPr>
            <w:tcW w:w="0" w:type="auto"/>
          </w:tcPr>
          <w:p w14:paraId="2222542D" w14:textId="77777777" w:rsidR="00533FF9" w:rsidRDefault="00533FF9" w:rsidP="00533FF9">
            <w:pPr>
              <w:pStyle w:val="Compact"/>
            </w:pPr>
            <w:r>
              <w:t>76</w:t>
            </w:r>
          </w:p>
        </w:tc>
        <w:tc>
          <w:tcPr>
            <w:tcW w:w="0" w:type="auto"/>
          </w:tcPr>
          <w:p w14:paraId="1A04076F" w14:textId="77777777" w:rsidR="00533FF9" w:rsidRDefault="00533FF9" w:rsidP="00533FF9">
            <w:pPr>
              <w:pStyle w:val="Compact"/>
            </w:pPr>
            <w:r>
              <w:t>Ri</w:t>
            </w:r>
          </w:p>
        </w:tc>
        <w:tc>
          <w:tcPr>
            <w:tcW w:w="0" w:type="auto"/>
          </w:tcPr>
          <w:p w14:paraId="279DF2EF" w14:textId="77777777" w:rsidR="00533FF9" w:rsidRDefault="00533FF9" w:rsidP="00533FF9">
            <w:pPr>
              <w:pStyle w:val="Compact"/>
            </w:pPr>
            <w:r>
              <w:t>xj_pHalpha</w:t>
            </w:r>
          </w:p>
        </w:tc>
        <w:tc>
          <w:tcPr>
            <w:tcW w:w="0" w:type="auto"/>
          </w:tcPr>
          <w:p w14:paraId="717D8AD8" w14:textId="77777777" w:rsidR="00533FF9" w:rsidRDefault="004F61AD"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7844805E" w14:textId="5B3E2DE0" w:rsidR="00533FF9" w:rsidRDefault="00C24E68" w:rsidP="00533FF9">
            <w:pPr>
              <w:pStyle w:val="Compact"/>
            </w:pPr>
            <m:oMathPara>
              <m:oMath>
                <m:r>
                  <w:rPr>
                    <w:rFonts w:ascii="Cambria Math" w:hAnsi="Cambria Math"/>
                  </w:rPr>
                  <m:t>19.999</m:t>
                </m:r>
              </m:oMath>
            </m:oMathPara>
          </w:p>
        </w:tc>
        <w:tc>
          <w:tcPr>
            <w:tcW w:w="0" w:type="auto"/>
          </w:tcPr>
          <w:p w14:paraId="76FD98BF" w14:textId="77777777" w:rsidR="00533FF9" w:rsidRDefault="004F61AD"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j</m:t>
                  </m:r>
                </m:sub>
              </m:sSub>
            </m:oMath>
            <w:r w:rsidR="00533FF9">
              <w:t xml:space="preserve"> pH sensitivity</w:t>
            </w:r>
          </w:p>
        </w:tc>
      </w:tr>
      <w:tr w:rsidR="00533FF9" w14:paraId="6E1A166E" w14:textId="77777777" w:rsidTr="00533FF9">
        <w:tc>
          <w:tcPr>
            <w:tcW w:w="0" w:type="auto"/>
          </w:tcPr>
          <w:p w14:paraId="32E627FC" w14:textId="77777777" w:rsidR="00533FF9" w:rsidRDefault="00533FF9" w:rsidP="00533FF9">
            <w:pPr>
              <w:pStyle w:val="Compact"/>
            </w:pPr>
            <w:r>
              <w:t>77</w:t>
            </w:r>
          </w:p>
        </w:tc>
        <w:tc>
          <w:tcPr>
            <w:tcW w:w="0" w:type="auto"/>
          </w:tcPr>
          <w:p w14:paraId="4298CBAF" w14:textId="77777777" w:rsidR="00533FF9" w:rsidRDefault="00533FF9" w:rsidP="00533FF9">
            <w:pPr>
              <w:pStyle w:val="Compact"/>
            </w:pPr>
            <w:r>
              <w:t>Ri</w:t>
            </w:r>
          </w:p>
        </w:tc>
        <w:tc>
          <w:tcPr>
            <w:tcW w:w="0" w:type="auto"/>
          </w:tcPr>
          <w:p w14:paraId="7ACAC9F1" w14:textId="77777777" w:rsidR="00533FF9" w:rsidRDefault="00533FF9" w:rsidP="00533FF9">
            <w:pPr>
              <w:pStyle w:val="Compact"/>
            </w:pPr>
            <w:r>
              <w:t>xi_k_s2</w:t>
            </w:r>
          </w:p>
        </w:tc>
        <w:tc>
          <w:tcPr>
            <w:tcW w:w="0" w:type="auto"/>
          </w:tcPr>
          <w:p w14:paraId="50B22CCB" w14:textId="77777777" w:rsidR="00533FF9" w:rsidRDefault="004F61AD"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E6D4687" w14:textId="32184C66" w:rsidR="00533FF9" w:rsidRDefault="00C24E68" w:rsidP="00533FF9">
            <w:pPr>
              <w:pStyle w:val="Compact"/>
            </w:pPr>
            <m:oMathPara>
              <m:oMath>
                <m:r>
                  <w:rPr>
                    <w:rFonts w:ascii="Cambria Math" w:hAnsi="Cambria Math"/>
                  </w:rPr>
                  <m:t>0.547</m:t>
                </m:r>
              </m:oMath>
            </m:oMathPara>
          </w:p>
        </w:tc>
        <w:tc>
          <w:tcPr>
            <w:tcW w:w="0" w:type="auto"/>
          </w:tcPr>
          <w:p w14:paraId="2137A0A1"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69BECFC1" w14:textId="77777777" w:rsidTr="00533FF9">
        <w:tc>
          <w:tcPr>
            <w:tcW w:w="0" w:type="auto"/>
          </w:tcPr>
          <w:p w14:paraId="79DB60E9" w14:textId="77777777" w:rsidR="00533FF9" w:rsidRDefault="00533FF9" w:rsidP="00533FF9">
            <w:pPr>
              <w:pStyle w:val="Compact"/>
            </w:pPr>
            <w:r>
              <w:t>78</w:t>
            </w:r>
          </w:p>
        </w:tc>
        <w:tc>
          <w:tcPr>
            <w:tcW w:w="0" w:type="auto"/>
          </w:tcPr>
          <w:p w14:paraId="7021BAA9" w14:textId="77777777" w:rsidR="00533FF9" w:rsidRDefault="00533FF9" w:rsidP="00533FF9">
            <w:pPr>
              <w:pStyle w:val="Compact"/>
            </w:pPr>
            <w:r>
              <w:t>Ri</w:t>
            </w:r>
          </w:p>
        </w:tc>
        <w:tc>
          <w:tcPr>
            <w:tcW w:w="0" w:type="auto"/>
          </w:tcPr>
          <w:p w14:paraId="5902D483" w14:textId="77777777" w:rsidR="00533FF9" w:rsidRDefault="00533FF9" w:rsidP="00533FF9">
            <w:pPr>
              <w:pStyle w:val="Compact"/>
            </w:pPr>
            <w:r>
              <w:t>xi_k_s3</w:t>
            </w:r>
          </w:p>
        </w:tc>
        <w:tc>
          <w:tcPr>
            <w:tcW w:w="0" w:type="auto"/>
          </w:tcPr>
          <w:p w14:paraId="5C9F8DD0" w14:textId="77777777" w:rsidR="00533FF9" w:rsidRDefault="004F61AD"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01057CD" w14:textId="618FFACE" w:rsidR="00533FF9" w:rsidRDefault="00C24E68" w:rsidP="00533FF9">
            <w:pPr>
              <w:pStyle w:val="Compact"/>
            </w:pPr>
            <m:oMathPara>
              <m:oMath>
                <m:r>
                  <w:rPr>
                    <w:rFonts w:ascii="Cambria Math" w:hAnsi="Cambria Math"/>
                  </w:rPr>
                  <m:t>6.865</m:t>
                </m:r>
              </m:oMath>
            </m:oMathPara>
          </w:p>
        </w:tc>
        <w:tc>
          <w:tcPr>
            <w:tcW w:w="0" w:type="auto"/>
          </w:tcPr>
          <w:p w14:paraId="3E053B40"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2B2CD0F3" w14:textId="77777777" w:rsidTr="00533FF9">
        <w:tc>
          <w:tcPr>
            <w:tcW w:w="0" w:type="auto"/>
          </w:tcPr>
          <w:p w14:paraId="58350038" w14:textId="77777777" w:rsidR="00533FF9" w:rsidRDefault="00533FF9" w:rsidP="00533FF9">
            <w:pPr>
              <w:pStyle w:val="Compact"/>
            </w:pPr>
            <w:r>
              <w:t>79</w:t>
            </w:r>
          </w:p>
        </w:tc>
        <w:tc>
          <w:tcPr>
            <w:tcW w:w="0" w:type="auto"/>
          </w:tcPr>
          <w:p w14:paraId="04564DC6" w14:textId="77777777" w:rsidR="00533FF9" w:rsidRDefault="00533FF9" w:rsidP="00533FF9">
            <w:pPr>
              <w:pStyle w:val="Compact"/>
            </w:pPr>
            <w:r>
              <w:t>Ri</w:t>
            </w:r>
          </w:p>
        </w:tc>
        <w:tc>
          <w:tcPr>
            <w:tcW w:w="0" w:type="auto"/>
          </w:tcPr>
          <w:p w14:paraId="7DF247D8" w14:textId="77777777" w:rsidR="00533FF9" w:rsidRDefault="00533FF9" w:rsidP="00533FF9">
            <w:pPr>
              <w:pStyle w:val="Compact"/>
            </w:pPr>
            <w:r>
              <w:t>xj_k_s5</w:t>
            </w:r>
          </w:p>
        </w:tc>
        <w:tc>
          <w:tcPr>
            <w:tcW w:w="0" w:type="auto"/>
          </w:tcPr>
          <w:p w14:paraId="52BB1C09" w14:textId="77777777" w:rsidR="00533FF9" w:rsidRDefault="004F61AD"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6F2F54C4" w14:textId="16470B28" w:rsidR="00533FF9" w:rsidRDefault="00C24E68" w:rsidP="00533FF9">
            <w:pPr>
              <w:pStyle w:val="Compact"/>
            </w:pPr>
            <m:oMathPara>
              <m:oMath>
                <m:r>
                  <w:rPr>
                    <w:rFonts w:ascii="Cambria Math" w:hAnsi="Cambria Math"/>
                  </w:rPr>
                  <m:t>9.999</m:t>
                </m:r>
              </m:oMath>
            </m:oMathPara>
          </w:p>
        </w:tc>
        <w:tc>
          <w:tcPr>
            <w:tcW w:w="0" w:type="auto"/>
          </w:tcPr>
          <w:p w14:paraId="05D3D8B2" w14:textId="77777777" w:rsidR="00533FF9" w:rsidRDefault="00533FF9" w:rsidP="00533FF9">
            <w:pPr>
              <w:pStyle w:val="Compact"/>
            </w:pPr>
            <w:r>
              <w:t>Monod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755D534F" w14:textId="77777777" w:rsidTr="00533FF9">
        <w:tc>
          <w:tcPr>
            <w:tcW w:w="0" w:type="auto"/>
          </w:tcPr>
          <w:p w14:paraId="7158BB2A" w14:textId="77777777" w:rsidR="00533FF9" w:rsidRDefault="00533FF9" w:rsidP="00533FF9">
            <w:pPr>
              <w:pStyle w:val="Compact"/>
            </w:pPr>
            <w:r>
              <w:t>80</w:t>
            </w:r>
          </w:p>
        </w:tc>
        <w:tc>
          <w:tcPr>
            <w:tcW w:w="0" w:type="auto"/>
          </w:tcPr>
          <w:p w14:paraId="74111FA2" w14:textId="77777777" w:rsidR="00533FF9" w:rsidRDefault="00533FF9" w:rsidP="00533FF9">
            <w:pPr>
              <w:pStyle w:val="Compact"/>
            </w:pPr>
            <w:r>
              <w:t>Ri</w:t>
            </w:r>
          </w:p>
        </w:tc>
        <w:tc>
          <w:tcPr>
            <w:tcW w:w="0" w:type="auto"/>
          </w:tcPr>
          <w:p w14:paraId="4FF780E9" w14:textId="77777777" w:rsidR="00533FF9" w:rsidRDefault="00533FF9" w:rsidP="00533FF9">
            <w:pPr>
              <w:pStyle w:val="Compact"/>
            </w:pPr>
            <w:r>
              <w:t>xj_k_s6</w:t>
            </w:r>
          </w:p>
        </w:tc>
        <w:tc>
          <w:tcPr>
            <w:tcW w:w="0" w:type="auto"/>
          </w:tcPr>
          <w:p w14:paraId="65195C9C" w14:textId="77777777" w:rsidR="00533FF9" w:rsidRDefault="004F61AD"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1902B114" w14:textId="7F9DB3A0" w:rsidR="00533FF9" w:rsidRDefault="00C24E68" w:rsidP="00533FF9">
            <w:pPr>
              <w:pStyle w:val="Compact"/>
            </w:pPr>
            <m:oMathPara>
              <m:oMath>
                <m:r>
                  <w:rPr>
                    <w:rFonts w:ascii="Cambria Math" w:hAnsi="Cambria Math"/>
                  </w:rPr>
                  <m:t>0.275</m:t>
                </m:r>
              </m:oMath>
            </m:oMathPara>
          </w:p>
        </w:tc>
        <w:tc>
          <w:tcPr>
            <w:tcW w:w="0" w:type="auto"/>
          </w:tcPr>
          <w:p w14:paraId="17500F08" w14:textId="77777777" w:rsidR="00533FF9" w:rsidRDefault="00533FF9" w:rsidP="00533FF9">
            <w:pPr>
              <w:pStyle w:val="Compact"/>
            </w:pPr>
            <w:r>
              <w:t>Monod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349E4C95" w14:textId="77777777" w:rsidTr="00533FF9">
        <w:tc>
          <w:tcPr>
            <w:tcW w:w="0" w:type="auto"/>
          </w:tcPr>
          <w:p w14:paraId="185200C0" w14:textId="77777777" w:rsidR="00533FF9" w:rsidRDefault="00533FF9" w:rsidP="00533FF9">
            <w:pPr>
              <w:pStyle w:val="Compact"/>
            </w:pPr>
            <w:r>
              <w:t>81</w:t>
            </w:r>
          </w:p>
        </w:tc>
        <w:tc>
          <w:tcPr>
            <w:tcW w:w="0" w:type="auto"/>
          </w:tcPr>
          <w:p w14:paraId="1CF393C1" w14:textId="77777777" w:rsidR="00533FF9" w:rsidRDefault="00533FF9" w:rsidP="00533FF9">
            <w:pPr>
              <w:pStyle w:val="Compact"/>
            </w:pPr>
            <w:r>
              <w:t>Ri</w:t>
            </w:r>
          </w:p>
        </w:tc>
        <w:tc>
          <w:tcPr>
            <w:tcW w:w="0" w:type="auto"/>
          </w:tcPr>
          <w:p w14:paraId="477809F6" w14:textId="77777777" w:rsidR="00533FF9" w:rsidRDefault="00533FF9" w:rsidP="00533FF9">
            <w:pPr>
              <w:pStyle w:val="Compact"/>
            </w:pPr>
            <w:r>
              <w:t>xi_g_s2</w:t>
            </w:r>
          </w:p>
        </w:tc>
        <w:tc>
          <w:tcPr>
            <w:tcW w:w="0" w:type="auto"/>
          </w:tcPr>
          <w:p w14:paraId="6322FAB5"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r>
                      <w:rPr>
                        <w:rFonts w:ascii="Cambria Math" w:hAnsi="Cambria Math"/>
                      </w:rPr>
                      <m:t>xi</m:t>
                    </m:r>
                    <m:r>
                      <m:rPr>
                        <m:sty m:val="p"/>
                      </m:rPr>
                      <w:rPr>
                        <w:rFonts w:ascii="Cambria Math" w:hAnsi="Cambria Math"/>
                      </w:rPr>
                      <m:t>,</m:t>
                    </m:r>
                    <m:r>
                      <w:rPr>
                        <w:rFonts w:ascii="Cambria Math" w:hAnsi="Cambria Math"/>
                      </w:rPr>
                      <m:t>s2</m:t>
                    </m:r>
                  </m:sub>
                </m:sSub>
              </m:oMath>
            </m:oMathPara>
          </w:p>
        </w:tc>
        <w:tc>
          <w:tcPr>
            <w:tcW w:w="0" w:type="auto"/>
          </w:tcPr>
          <w:p w14:paraId="4FF8D183" w14:textId="27628B8C" w:rsidR="00533FF9" w:rsidRDefault="00C24E68" w:rsidP="00533FF9">
            <w:pPr>
              <w:pStyle w:val="Compact"/>
            </w:pPr>
            <m:oMathPara>
              <m:oMath>
                <m:r>
                  <w:rPr>
                    <w:rFonts w:ascii="Cambria Math" w:hAnsi="Cambria Math"/>
                  </w:rPr>
                  <m:t>2.783</m:t>
                </m:r>
              </m:oMath>
            </m:oMathPara>
          </w:p>
        </w:tc>
        <w:tc>
          <w:tcPr>
            <w:tcW w:w="0" w:type="auto"/>
          </w:tcPr>
          <w:p w14:paraId="178A6DAD"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4DD82E88" w14:textId="77777777" w:rsidTr="00533FF9">
        <w:tc>
          <w:tcPr>
            <w:tcW w:w="0" w:type="auto"/>
          </w:tcPr>
          <w:p w14:paraId="37ECB597" w14:textId="77777777" w:rsidR="00533FF9" w:rsidRDefault="00533FF9" w:rsidP="00533FF9">
            <w:pPr>
              <w:pStyle w:val="Compact"/>
            </w:pPr>
            <w:r>
              <w:t>82</w:t>
            </w:r>
          </w:p>
        </w:tc>
        <w:tc>
          <w:tcPr>
            <w:tcW w:w="0" w:type="auto"/>
          </w:tcPr>
          <w:p w14:paraId="0EFF23F2" w14:textId="77777777" w:rsidR="00533FF9" w:rsidRDefault="00533FF9" w:rsidP="00533FF9">
            <w:pPr>
              <w:pStyle w:val="Compact"/>
            </w:pPr>
            <w:r>
              <w:t>Ri</w:t>
            </w:r>
          </w:p>
        </w:tc>
        <w:tc>
          <w:tcPr>
            <w:tcW w:w="0" w:type="auto"/>
          </w:tcPr>
          <w:p w14:paraId="6D12B654" w14:textId="77777777" w:rsidR="00533FF9" w:rsidRDefault="00533FF9" w:rsidP="00533FF9">
            <w:pPr>
              <w:pStyle w:val="Compact"/>
            </w:pPr>
            <w:r>
              <w:t>xi_g_s3</w:t>
            </w:r>
          </w:p>
        </w:tc>
        <w:tc>
          <w:tcPr>
            <w:tcW w:w="0" w:type="auto"/>
          </w:tcPr>
          <w:p w14:paraId="01E9B64C"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E0325CC" w14:textId="1E7057D5" w:rsidR="00533FF9" w:rsidRDefault="00C24E68" w:rsidP="00533FF9">
            <w:pPr>
              <w:pStyle w:val="Compact"/>
            </w:pPr>
            <m:oMathPara>
              <m:oMath>
                <m:r>
                  <w:rPr>
                    <w:rFonts w:ascii="Cambria Math" w:hAnsi="Cambria Math"/>
                  </w:rPr>
                  <m:t>1.759</m:t>
                </m:r>
              </m:oMath>
            </m:oMathPara>
          </w:p>
        </w:tc>
        <w:tc>
          <w:tcPr>
            <w:tcW w:w="0" w:type="auto"/>
          </w:tcPr>
          <w:p w14:paraId="59CDF90C"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61489365" w14:textId="77777777" w:rsidTr="00533FF9">
        <w:tc>
          <w:tcPr>
            <w:tcW w:w="0" w:type="auto"/>
          </w:tcPr>
          <w:p w14:paraId="797DE3D4" w14:textId="77777777" w:rsidR="00533FF9" w:rsidRDefault="00533FF9" w:rsidP="00533FF9">
            <w:pPr>
              <w:pStyle w:val="Compact"/>
            </w:pPr>
            <w:r>
              <w:t>83</w:t>
            </w:r>
          </w:p>
        </w:tc>
        <w:tc>
          <w:tcPr>
            <w:tcW w:w="0" w:type="auto"/>
          </w:tcPr>
          <w:p w14:paraId="6D9A46B5" w14:textId="77777777" w:rsidR="00533FF9" w:rsidRDefault="00533FF9" w:rsidP="00533FF9">
            <w:pPr>
              <w:pStyle w:val="Compact"/>
            </w:pPr>
            <w:r>
              <w:t>Ri</w:t>
            </w:r>
          </w:p>
        </w:tc>
        <w:tc>
          <w:tcPr>
            <w:tcW w:w="0" w:type="auto"/>
          </w:tcPr>
          <w:p w14:paraId="52976FFC" w14:textId="77777777" w:rsidR="00533FF9" w:rsidRDefault="00533FF9" w:rsidP="00533FF9">
            <w:pPr>
              <w:pStyle w:val="Compact"/>
            </w:pPr>
            <w:r>
              <w:t>xj_g_s5</w:t>
            </w:r>
          </w:p>
        </w:tc>
        <w:tc>
          <w:tcPr>
            <w:tcW w:w="0" w:type="auto"/>
          </w:tcPr>
          <w:p w14:paraId="16AFF57C"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77694ED7" w14:textId="2200CFDC" w:rsidR="00533FF9" w:rsidRDefault="00C24E68" w:rsidP="00533FF9">
            <w:pPr>
              <w:pStyle w:val="Compact"/>
            </w:pPr>
            <m:oMathPara>
              <m:oMath>
                <m:r>
                  <w:rPr>
                    <w:rFonts w:ascii="Cambria Math" w:hAnsi="Cambria Math"/>
                  </w:rPr>
                  <m:t>1.960</m:t>
                </m:r>
              </m:oMath>
            </m:oMathPara>
          </w:p>
        </w:tc>
        <w:tc>
          <w:tcPr>
            <w:tcW w:w="0" w:type="auto"/>
          </w:tcPr>
          <w:p w14:paraId="1E02822C"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60762DDB" w14:textId="77777777" w:rsidTr="00533FF9">
        <w:tc>
          <w:tcPr>
            <w:tcW w:w="0" w:type="auto"/>
          </w:tcPr>
          <w:p w14:paraId="384B797C" w14:textId="77777777" w:rsidR="00533FF9" w:rsidRDefault="00533FF9" w:rsidP="00533FF9">
            <w:pPr>
              <w:pStyle w:val="Compact"/>
            </w:pPr>
            <w:r>
              <w:t>84</w:t>
            </w:r>
          </w:p>
        </w:tc>
        <w:tc>
          <w:tcPr>
            <w:tcW w:w="0" w:type="auto"/>
          </w:tcPr>
          <w:p w14:paraId="42806430" w14:textId="77777777" w:rsidR="00533FF9" w:rsidRDefault="00533FF9" w:rsidP="00533FF9">
            <w:pPr>
              <w:pStyle w:val="Compact"/>
            </w:pPr>
            <w:r>
              <w:t>Ri</w:t>
            </w:r>
          </w:p>
        </w:tc>
        <w:tc>
          <w:tcPr>
            <w:tcW w:w="0" w:type="auto"/>
          </w:tcPr>
          <w:p w14:paraId="52904C9E" w14:textId="77777777" w:rsidR="00533FF9" w:rsidRDefault="00533FF9" w:rsidP="00533FF9">
            <w:pPr>
              <w:pStyle w:val="Compact"/>
            </w:pPr>
            <w:r>
              <w:t>xj_g_s6</w:t>
            </w:r>
          </w:p>
        </w:tc>
        <w:tc>
          <w:tcPr>
            <w:tcW w:w="0" w:type="auto"/>
          </w:tcPr>
          <w:p w14:paraId="04D838AC"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7602C7D8" w14:textId="1A498C54" w:rsidR="00533FF9" w:rsidRDefault="00C24E68" w:rsidP="00533FF9">
            <w:pPr>
              <w:pStyle w:val="Compact"/>
            </w:pPr>
            <m:oMathPara>
              <m:oMath>
                <m:r>
                  <w:rPr>
                    <w:rFonts w:ascii="Cambria Math" w:hAnsi="Cambria Math"/>
                  </w:rPr>
                  <m:t>0.853</m:t>
                </m:r>
              </m:oMath>
            </m:oMathPara>
          </w:p>
        </w:tc>
        <w:tc>
          <w:tcPr>
            <w:tcW w:w="0" w:type="auto"/>
          </w:tcPr>
          <w:p w14:paraId="63B98D7F"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2061C29D" w14:textId="77777777" w:rsidTr="00533FF9">
        <w:tc>
          <w:tcPr>
            <w:tcW w:w="0" w:type="auto"/>
          </w:tcPr>
          <w:p w14:paraId="30CA19E7" w14:textId="77777777" w:rsidR="00533FF9" w:rsidRDefault="00533FF9" w:rsidP="00533FF9">
            <w:pPr>
              <w:pStyle w:val="Compact"/>
            </w:pPr>
            <w:r>
              <w:t>85</w:t>
            </w:r>
          </w:p>
        </w:tc>
        <w:tc>
          <w:tcPr>
            <w:tcW w:w="0" w:type="auto"/>
          </w:tcPr>
          <w:p w14:paraId="5450899C" w14:textId="77777777" w:rsidR="00533FF9" w:rsidRDefault="00533FF9" w:rsidP="00533FF9">
            <w:pPr>
              <w:pStyle w:val="Compact"/>
            </w:pPr>
            <w:r>
              <w:t>Ri</w:t>
            </w:r>
          </w:p>
        </w:tc>
        <w:tc>
          <w:tcPr>
            <w:tcW w:w="0" w:type="auto"/>
          </w:tcPr>
          <w:p w14:paraId="30BC0595" w14:textId="77777777" w:rsidR="00533FF9" w:rsidRDefault="00533FF9" w:rsidP="00533FF9">
            <w:pPr>
              <w:pStyle w:val="Compact"/>
            </w:pPr>
            <w:r>
              <w:t>xi_g_s5_s3</w:t>
            </w:r>
          </w:p>
        </w:tc>
        <w:tc>
          <w:tcPr>
            <w:tcW w:w="0" w:type="auto"/>
          </w:tcPr>
          <w:p w14:paraId="382EEBC9"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sub>
                </m:sSub>
              </m:oMath>
            </m:oMathPara>
          </w:p>
        </w:tc>
        <w:tc>
          <w:tcPr>
            <w:tcW w:w="0" w:type="auto"/>
          </w:tcPr>
          <w:p w14:paraId="7B1862DF" w14:textId="31AD4638" w:rsidR="00533FF9" w:rsidRDefault="00C24E68" w:rsidP="00533FF9">
            <w:pPr>
              <w:pStyle w:val="Compact"/>
            </w:pPr>
            <m:oMathPara>
              <m:oMath>
                <m:r>
                  <m:rPr>
                    <m:sty m:val="p"/>
                  </m:rPr>
                  <w:rPr>
                    <w:rFonts w:ascii="Cambria Math" w:hAnsi="Cambria Math"/>
                  </w:rPr>
                  <m:t>-0.377</m:t>
                </m:r>
              </m:oMath>
            </m:oMathPara>
          </w:p>
        </w:tc>
        <w:tc>
          <w:tcPr>
            <w:tcW w:w="0" w:type="auto"/>
          </w:tcPr>
          <w:p w14:paraId="7195F195"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FAB210" w14:textId="77777777" w:rsidTr="00533FF9">
        <w:tc>
          <w:tcPr>
            <w:tcW w:w="0" w:type="auto"/>
          </w:tcPr>
          <w:p w14:paraId="6173C0A6" w14:textId="77777777" w:rsidR="00533FF9" w:rsidRDefault="00533FF9" w:rsidP="00533FF9">
            <w:pPr>
              <w:pStyle w:val="Compact"/>
            </w:pPr>
            <w:r>
              <w:t>86</w:t>
            </w:r>
          </w:p>
        </w:tc>
        <w:tc>
          <w:tcPr>
            <w:tcW w:w="0" w:type="auto"/>
          </w:tcPr>
          <w:p w14:paraId="30B28250" w14:textId="77777777" w:rsidR="00533FF9" w:rsidRDefault="00533FF9" w:rsidP="00533FF9">
            <w:pPr>
              <w:pStyle w:val="Compact"/>
            </w:pPr>
            <w:r>
              <w:t>Ri</w:t>
            </w:r>
          </w:p>
        </w:tc>
        <w:tc>
          <w:tcPr>
            <w:tcW w:w="0" w:type="auto"/>
          </w:tcPr>
          <w:p w14:paraId="4B3E0104" w14:textId="77777777" w:rsidR="00533FF9" w:rsidRDefault="00533FF9" w:rsidP="00533FF9">
            <w:pPr>
              <w:pStyle w:val="Compact"/>
            </w:pPr>
            <w:r>
              <w:t>xi_g_s6_s2</w:t>
            </w:r>
          </w:p>
        </w:tc>
        <w:tc>
          <w:tcPr>
            <w:tcW w:w="0" w:type="auto"/>
          </w:tcPr>
          <w:p w14:paraId="24B9DB02"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0913AC6E" w14:textId="3A52F83C" w:rsidR="00533FF9" w:rsidRDefault="00C24E68" w:rsidP="00533FF9">
            <w:pPr>
              <w:pStyle w:val="Compact"/>
            </w:pPr>
            <m:oMathPara>
              <m:oMath>
                <m:r>
                  <m:rPr>
                    <m:sty m:val="p"/>
                  </m:rPr>
                  <w:rPr>
                    <w:rFonts w:ascii="Cambria Math" w:hAnsi="Cambria Math"/>
                  </w:rPr>
                  <m:t>-0.305</m:t>
                </m:r>
              </m:oMath>
            </m:oMathPara>
          </w:p>
        </w:tc>
        <w:tc>
          <w:tcPr>
            <w:tcW w:w="0" w:type="auto"/>
          </w:tcPr>
          <w:p w14:paraId="52CA9D20"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6B0E0C5D" w14:textId="77777777" w:rsidTr="00533FF9">
        <w:tc>
          <w:tcPr>
            <w:tcW w:w="0" w:type="auto"/>
          </w:tcPr>
          <w:p w14:paraId="498DD6B2" w14:textId="77777777" w:rsidR="00533FF9" w:rsidRDefault="00533FF9" w:rsidP="00533FF9">
            <w:pPr>
              <w:pStyle w:val="Compact"/>
            </w:pPr>
            <w:r>
              <w:t>87</w:t>
            </w:r>
          </w:p>
        </w:tc>
        <w:tc>
          <w:tcPr>
            <w:tcW w:w="0" w:type="auto"/>
          </w:tcPr>
          <w:p w14:paraId="61723E0F" w14:textId="77777777" w:rsidR="00533FF9" w:rsidRDefault="00533FF9" w:rsidP="00533FF9">
            <w:pPr>
              <w:pStyle w:val="Compact"/>
            </w:pPr>
            <w:r>
              <w:t>Ri</w:t>
            </w:r>
          </w:p>
        </w:tc>
        <w:tc>
          <w:tcPr>
            <w:tcW w:w="0" w:type="auto"/>
          </w:tcPr>
          <w:p w14:paraId="76C3A5A7" w14:textId="77777777" w:rsidR="00533FF9" w:rsidRDefault="00533FF9" w:rsidP="00533FF9">
            <w:pPr>
              <w:pStyle w:val="Compact"/>
            </w:pPr>
            <w:r>
              <w:t>xi_g_s6_s3</w:t>
            </w:r>
          </w:p>
        </w:tc>
        <w:tc>
          <w:tcPr>
            <w:tcW w:w="0" w:type="auto"/>
          </w:tcPr>
          <w:p w14:paraId="4AB70090"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699D68C1" w14:textId="0E55E5D9" w:rsidR="00533FF9" w:rsidRDefault="00C24E68" w:rsidP="00533FF9">
            <w:pPr>
              <w:pStyle w:val="Compact"/>
            </w:pPr>
            <m:oMathPara>
              <m:oMath>
                <m:r>
                  <m:rPr>
                    <m:sty m:val="p"/>
                  </m:rPr>
                  <w:rPr>
                    <w:rFonts w:ascii="Cambria Math" w:hAnsi="Cambria Math"/>
                  </w:rPr>
                  <m:t>-0.727</m:t>
                </m:r>
              </m:oMath>
            </m:oMathPara>
          </w:p>
        </w:tc>
        <w:tc>
          <w:tcPr>
            <w:tcW w:w="0" w:type="auto"/>
          </w:tcPr>
          <w:p w14:paraId="56C8A926"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2B7FC37E" w14:textId="77777777" w:rsidTr="00533FF9">
        <w:tc>
          <w:tcPr>
            <w:tcW w:w="0" w:type="auto"/>
          </w:tcPr>
          <w:p w14:paraId="14FD4BC4" w14:textId="77777777" w:rsidR="00533FF9" w:rsidRDefault="00533FF9" w:rsidP="00533FF9">
            <w:pPr>
              <w:pStyle w:val="Compact"/>
            </w:pPr>
            <w:r>
              <w:t>88</w:t>
            </w:r>
          </w:p>
        </w:tc>
        <w:tc>
          <w:tcPr>
            <w:tcW w:w="0" w:type="auto"/>
          </w:tcPr>
          <w:p w14:paraId="54505AF8" w14:textId="77777777" w:rsidR="00533FF9" w:rsidRDefault="00533FF9" w:rsidP="00533FF9">
            <w:pPr>
              <w:pStyle w:val="Compact"/>
            </w:pPr>
            <w:r>
              <w:t>Ri</w:t>
            </w:r>
          </w:p>
        </w:tc>
        <w:tc>
          <w:tcPr>
            <w:tcW w:w="0" w:type="auto"/>
          </w:tcPr>
          <w:p w14:paraId="29BEC1D9" w14:textId="77777777" w:rsidR="00533FF9" w:rsidRDefault="00533FF9" w:rsidP="00533FF9">
            <w:pPr>
              <w:pStyle w:val="Compact"/>
            </w:pPr>
            <w:r>
              <w:t>xi_g_s10_s2</w:t>
            </w:r>
          </w:p>
        </w:tc>
        <w:tc>
          <w:tcPr>
            <w:tcW w:w="0" w:type="auto"/>
          </w:tcPr>
          <w:p w14:paraId="161F6EF0"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EEF9D24" w14:textId="1B67B1BD" w:rsidR="00533FF9" w:rsidRDefault="00C24E68" w:rsidP="00533FF9">
            <w:pPr>
              <w:pStyle w:val="Compact"/>
            </w:pPr>
            <m:oMathPara>
              <m:oMath>
                <m:r>
                  <m:rPr>
                    <m:sty m:val="p"/>
                  </m:rPr>
                  <w:rPr>
                    <w:rFonts w:ascii="Cambria Math" w:hAnsi="Cambria Math"/>
                  </w:rPr>
                  <m:t>-1.994</m:t>
                </m:r>
              </m:oMath>
            </m:oMathPara>
          </w:p>
        </w:tc>
        <w:tc>
          <w:tcPr>
            <w:tcW w:w="0" w:type="auto"/>
          </w:tcPr>
          <w:p w14:paraId="596C5182"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887E0FF" w14:textId="77777777" w:rsidTr="00533FF9">
        <w:tc>
          <w:tcPr>
            <w:tcW w:w="0" w:type="auto"/>
          </w:tcPr>
          <w:p w14:paraId="5F7B7564" w14:textId="77777777" w:rsidR="00533FF9" w:rsidRDefault="00533FF9" w:rsidP="00533FF9">
            <w:pPr>
              <w:pStyle w:val="Compact"/>
            </w:pPr>
            <w:r>
              <w:t>89</w:t>
            </w:r>
          </w:p>
        </w:tc>
        <w:tc>
          <w:tcPr>
            <w:tcW w:w="0" w:type="auto"/>
          </w:tcPr>
          <w:p w14:paraId="1E535525" w14:textId="77777777" w:rsidR="00533FF9" w:rsidRDefault="00533FF9" w:rsidP="00533FF9">
            <w:pPr>
              <w:pStyle w:val="Compact"/>
            </w:pPr>
            <w:r>
              <w:t>Ri</w:t>
            </w:r>
          </w:p>
        </w:tc>
        <w:tc>
          <w:tcPr>
            <w:tcW w:w="0" w:type="auto"/>
          </w:tcPr>
          <w:p w14:paraId="7DF641C8" w14:textId="77777777" w:rsidR="00533FF9" w:rsidRDefault="00533FF9" w:rsidP="00533FF9">
            <w:pPr>
              <w:pStyle w:val="Compact"/>
            </w:pPr>
            <w:r>
              <w:t>xi_g_s10_s3</w:t>
            </w:r>
          </w:p>
        </w:tc>
        <w:tc>
          <w:tcPr>
            <w:tcW w:w="0" w:type="auto"/>
          </w:tcPr>
          <w:p w14:paraId="6B469196"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D4C121E" w14:textId="176A6B47" w:rsidR="00533FF9" w:rsidRDefault="00C24E68" w:rsidP="00533FF9">
            <w:pPr>
              <w:pStyle w:val="Compact"/>
            </w:pPr>
            <m:oMathPara>
              <m:oMath>
                <m:r>
                  <m:rPr>
                    <m:sty m:val="p"/>
                  </m:rPr>
                  <w:rPr>
                    <w:rFonts w:ascii="Cambria Math" w:hAnsi="Cambria Math"/>
                  </w:rPr>
                  <m:t>-6.865</m:t>
                </m:r>
              </m:oMath>
            </m:oMathPara>
          </w:p>
        </w:tc>
        <w:tc>
          <w:tcPr>
            <w:tcW w:w="0" w:type="auto"/>
          </w:tcPr>
          <w:p w14:paraId="3A5FCEA8"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1C4378" w14:textId="77777777" w:rsidTr="00533FF9">
        <w:tc>
          <w:tcPr>
            <w:tcW w:w="0" w:type="auto"/>
          </w:tcPr>
          <w:p w14:paraId="5FCF4192" w14:textId="77777777" w:rsidR="00533FF9" w:rsidRDefault="00533FF9" w:rsidP="00533FF9">
            <w:pPr>
              <w:pStyle w:val="Compact"/>
            </w:pPr>
            <w:r>
              <w:t>90</w:t>
            </w:r>
          </w:p>
        </w:tc>
        <w:tc>
          <w:tcPr>
            <w:tcW w:w="0" w:type="auto"/>
          </w:tcPr>
          <w:p w14:paraId="2D135AF4" w14:textId="77777777" w:rsidR="00533FF9" w:rsidRDefault="00533FF9" w:rsidP="00533FF9">
            <w:pPr>
              <w:pStyle w:val="Compact"/>
            </w:pPr>
            <w:r>
              <w:t>Ri</w:t>
            </w:r>
          </w:p>
        </w:tc>
        <w:tc>
          <w:tcPr>
            <w:tcW w:w="0" w:type="auto"/>
          </w:tcPr>
          <w:p w14:paraId="5A94FF1B" w14:textId="77777777" w:rsidR="00533FF9" w:rsidRDefault="00533FF9" w:rsidP="00533FF9">
            <w:pPr>
              <w:pStyle w:val="Compact"/>
            </w:pPr>
            <w:r>
              <w:t>xj_g_s10_s5</w:t>
            </w:r>
          </w:p>
        </w:tc>
        <w:tc>
          <w:tcPr>
            <w:tcW w:w="0" w:type="auto"/>
          </w:tcPr>
          <w:p w14:paraId="210B9F0E"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55E1934F" w14:textId="0996DE6C" w:rsidR="00533FF9" w:rsidRDefault="00C24E68" w:rsidP="00533FF9">
            <w:pPr>
              <w:pStyle w:val="Compact"/>
            </w:pPr>
            <m:oMathPara>
              <m:oMath>
                <m:r>
                  <m:rPr>
                    <m:sty m:val="p"/>
                  </m:rPr>
                  <w:rPr>
                    <w:rFonts w:ascii="Cambria Math" w:hAnsi="Cambria Math"/>
                  </w:rPr>
                  <m:t>-2.988</m:t>
                </m:r>
              </m:oMath>
            </m:oMathPara>
          </w:p>
        </w:tc>
        <w:tc>
          <w:tcPr>
            <w:tcW w:w="0" w:type="auto"/>
          </w:tcPr>
          <w:p w14:paraId="49DD1285"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consuming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793DB546" w14:textId="77777777" w:rsidTr="00533FF9">
        <w:tc>
          <w:tcPr>
            <w:tcW w:w="0" w:type="auto"/>
          </w:tcPr>
          <w:p w14:paraId="7455338C" w14:textId="77777777" w:rsidR="00533FF9" w:rsidRDefault="00533FF9" w:rsidP="00533FF9">
            <w:pPr>
              <w:pStyle w:val="Compact"/>
            </w:pPr>
            <w:r>
              <w:lastRenderedPageBreak/>
              <w:t>91</w:t>
            </w:r>
          </w:p>
        </w:tc>
        <w:tc>
          <w:tcPr>
            <w:tcW w:w="0" w:type="auto"/>
          </w:tcPr>
          <w:p w14:paraId="03A783B7" w14:textId="77777777" w:rsidR="00533FF9" w:rsidRDefault="00533FF9" w:rsidP="00533FF9">
            <w:pPr>
              <w:pStyle w:val="Compact"/>
            </w:pPr>
            <w:r>
              <w:t>Ri</w:t>
            </w:r>
          </w:p>
        </w:tc>
        <w:tc>
          <w:tcPr>
            <w:tcW w:w="0" w:type="auto"/>
          </w:tcPr>
          <w:p w14:paraId="4C74AEB7" w14:textId="77777777" w:rsidR="00533FF9" w:rsidRDefault="00533FF9" w:rsidP="00533FF9">
            <w:pPr>
              <w:pStyle w:val="Compact"/>
            </w:pPr>
            <w:r>
              <w:t>xj_g_s10_s6</w:t>
            </w:r>
          </w:p>
        </w:tc>
        <w:tc>
          <w:tcPr>
            <w:tcW w:w="0" w:type="auto"/>
          </w:tcPr>
          <w:p w14:paraId="335F74E7" w14:textId="77777777" w:rsidR="00533FF9" w:rsidRDefault="004F61AD"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70149443" w14:textId="17DD622A" w:rsidR="00533FF9" w:rsidRDefault="00C24E68" w:rsidP="00533FF9">
            <w:pPr>
              <w:pStyle w:val="Compact"/>
            </w:pPr>
            <m:oMathPara>
              <m:oMath>
                <m:r>
                  <m:rPr>
                    <m:sty m:val="p"/>
                  </m:rPr>
                  <w:rPr>
                    <w:rFonts w:ascii="Cambria Math" w:hAnsi="Cambria Math"/>
                  </w:rPr>
                  <m:t>-1.994</m:t>
                </m:r>
              </m:oMath>
            </m:oMathPara>
          </w:p>
        </w:tc>
        <w:tc>
          <w:tcPr>
            <w:tcW w:w="0" w:type="auto"/>
          </w:tcPr>
          <w:p w14:paraId="6088C014"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consuming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w:t>
            </w:r>
          </w:p>
        </w:tc>
      </w:tr>
      <w:tr w:rsidR="00533FF9" w14:paraId="7E8F9284" w14:textId="77777777" w:rsidTr="00533FF9">
        <w:tc>
          <w:tcPr>
            <w:tcW w:w="0" w:type="auto"/>
          </w:tcPr>
          <w:p w14:paraId="4F6041DA" w14:textId="77777777" w:rsidR="00533FF9" w:rsidRDefault="00533FF9" w:rsidP="00533FF9">
            <w:pPr>
              <w:pStyle w:val="Compact"/>
            </w:pPr>
            <w:r>
              <w:t>92</w:t>
            </w:r>
          </w:p>
        </w:tc>
        <w:tc>
          <w:tcPr>
            <w:tcW w:w="0" w:type="auto"/>
          </w:tcPr>
          <w:p w14:paraId="3ACB391D" w14:textId="77777777" w:rsidR="00533FF9" w:rsidRDefault="00533FF9" w:rsidP="00533FF9">
            <w:pPr>
              <w:pStyle w:val="Compact"/>
            </w:pPr>
            <w:r>
              <w:t>Ri</w:t>
            </w:r>
          </w:p>
        </w:tc>
        <w:tc>
          <w:tcPr>
            <w:tcW w:w="0" w:type="auto"/>
          </w:tcPr>
          <w:p w14:paraId="215ADD1C" w14:textId="77777777" w:rsidR="00533FF9" w:rsidRDefault="00533FF9" w:rsidP="00533FF9">
            <w:pPr>
              <w:pStyle w:val="Compact"/>
            </w:pPr>
            <w:r>
              <w:t>z11_r</w:t>
            </w:r>
          </w:p>
        </w:tc>
        <w:tc>
          <w:tcPr>
            <w:tcW w:w="0" w:type="auto"/>
          </w:tcPr>
          <w:p w14:paraId="35E15144" w14:textId="77777777" w:rsidR="00533FF9" w:rsidRDefault="004F61AD"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11</m:t>
                    </m:r>
                  </m:sub>
                </m:sSub>
              </m:oMath>
            </m:oMathPara>
          </w:p>
        </w:tc>
        <w:tc>
          <w:tcPr>
            <w:tcW w:w="0" w:type="auto"/>
          </w:tcPr>
          <w:p w14:paraId="1FF76C3B" w14:textId="3D45017D" w:rsidR="00533FF9" w:rsidRDefault="00C24E68" w:rsidP="00533FF9">
            <w:pPr>
              <w:pStyle w:val="Compact"/>
            </w:pPr>
            <m:oMathPara>
              <m:oMath>
                <m:r>
                  <w:rPr>
                    <w:rFonts w:ascii="Cambria Math" w:hAnsi="Cambria Math"/>
                  </w:rPr>
                  <m:t>0.021</m:t>
                </m:r>
              </m:oMath>
            </m:oMathPara>
          </w:p>
        </w:tc>
        <w:tc>
          <w:tcPr>
            <w:tcW w:w="0" w:type="auto"/>
          </w:tcPr>
          <w:p w14:paraId="71FFD4B2"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0F1162FB" w14:textId="77777777" w:rsidTr="00533FF9">
        <w:tc>
          <w:tcPr>
            <w:tcW w:w="0" w:type="auto"/>
          </w:tcPr>
          <w:p w14:paraId="64F4DAD8" w14:textId="77777777" w:rsidR="00533FF9" w:rsidRDefault="00533FF9" w:rsidP="00533FF9">
            <w:pPr>
              <w:pStyle w:val="Compact"/>
            </w:pPr>
            <w:r>
              <w:t>93</w:t>
            </w:r>
          </w:p>
        </w:tc>
        <w:tc>
          <w:tcPr>
            <w:tcW w:w="0" w:type="auto"/>
          </w:tcPr>
          <w:p w14:paraId="207C8B47" w14:textId="77777777" w:rsidR="00533FF9" w:rsidRDefault="00533FF9" w:rsidP="00533FF9">
            <w:pPr>
              <w:pStyle w:val="Compact"/>
            </w:pPr>
            <w:r>
              <w:t>Ri</w:t>
            </w:r>
          </w:p>
        </w:tc>
        <w:tc>
          <w:tcPr>
            <w:tcW w:w="0" w:type="auto"/>
          </w:tcPr>
          <w:p w14:paraId="64F7F177" w14:textId="77777777" w:rsidR="00533FF9" w:rsidRDefault="00533FF9" w:rsidP="00533FF9">
            <w:pPr>
              <w:pStyle w:val="Compact"/>
            </w:pPr>
            <w:r>
              <w:t>z12_r</w:t>
            </w:r>
          </w:p>
        </w:tc>
        <w:tc>
          <w:tcPr>
            <w:tcW w:w="0" w:type="auto"/>
          </w:tcPr>
          <w:p w14:paraId="16F757CC" w14:textId="77777777" w:rsidR="00533FF9" w:rsidRDefault="004F61AD"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12</m:t>
                    </m:r>
                  </m:sub>
                </m:sSub>
              </m:oMath>
            </m:oMathPara>
          </w:p>
        </w:tc>
        <w:tc>
          <w:tcPr>
            <w:tcW w:w="0" w:type="auto"/>
          </w:tcPr>
          <w:p w14:paraId="29EFE05D" w14:textId="5D6FE4AB" w:rsidR="00533FF9" w:rsidRDefault="00C24E68" w:rsidP="00533FF9">
            <w:pPr>
              <w:pStyle w:val="Compact"/>
            </w:pPr>
            <m:oMathPara>
              <m:oMath>
                <m:r>
                  <w:rPr>
                    <w:rFonts w:ascii="Cambria Math" w:hAnsi="Cambria Math"/>
                  </w:rPr>
                  <m:t>1.999</m:t>
                </m:r>
              </m:oMath>
            </m:oMathPara>
          </w:p>
        </w:tc>
        <w:tc>
          <w:tcPr>
            <w:tcW w:w="0" w:type="auto"/>
          </w:tcPr>
          <w:p w14:paraId="727F0C8D"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l</m:t>
                  </m:r>
                </m:sub>
              </m:sSub>
            </m:oMath>
          </w:p>
        </w:tc>
      </w:tr>
      <w:tr w:rsidR="00533FF9" w14:paraId="1D2308AC" w14:textId="77777777" w:rsidTr="00533FF9">
        <w:tc>
          <w:tcPr>
            <w:tcW w:w="0" w:type="auto"/>
          </w:tcPr>
          <w:p w14:paraId="290EDE13" w14:textId="77777777" w:rsidR="00533FF9" w:rsidRDefault="00533FF9" w:rsidP="00533FF9">
            <w:pPr>
              <w:pStyle w:val="Compact"/>
            </w:pPr>
            <w:r>
              <w:t>94</w:t>
            </w:r>
          </w:p>
        </w:tc>
        <w:tc>
          <w:tcPr>
            <w:tcW w:w="0" w:type="auto"/>
          </w:tcPr>
          <w:p w14:paraId="3A6A3CCB" w14:textId="77777777" w:rsidR="00533FF9" w:rsidRDefault="00533FF9" w:rsidP="00533FF9">
            <w:pPr>
              <w:pStyle w:val="Compact"/>
            </w:pPr>
            <w:r>
              <w:t>Ri</w:t>
            </w:r>
          </w:p>
        </w:tc>
        <w:tc>
          <w:tcPr>
            <w:tcW w:w="0" w:type="auto"/>
          </w:tcPr>
          <w:p w14:paraId="18AB12F0" w14:textId="77777777" w:rsidR="00533FF9" w:rsidRDefault="00533FF9" w:rsidP="00533FF9">
            <w:pPr>
              <w:pStyle w:val="Compact"/>
            </w:pPr>
            <w:r>
              <w:t>z13_r</w:t>
            </w:r>
          </w:p>
        </w:tc>
        <w:tc>
          <w:tcPr>
            <w:tcW w:w="0" w:type="auto"/>
          </w:tcPr>
          <w:p w14:paraId="760236D5" w14:textId="77777777" w:rsidR="00533FF9" w:rsidRDefault="004F61AD"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13</m:t>
                    </m:r>
                  </m:sub>
                </m:sSub>
              </m:oMath>
            </m:oMathPara>
          </w:p>
        </w:tc>
        <w:tc>
          <w:tcPr>
            <w:tcW w:w="0" w:type="auto"/>
          </w:tcPr>
          <w:p w14:paraId="4DFE8BAE" w14:textId="7C0176F2" w:rsidR="00533FF9" w:rsidRDefault="00C24E68" w:rsidP="00533FF9">
            <w:pPr>
              <w:pStyle w:val="Compact"/>
            </w:pPr>
            <m:oMathPara>
              <m:oMath>
                <m:r>
                  <w:rPr>
                    <w:rFonts w:ascii="Cambria Math" w:hAnsi="Cambria Math"/>
                  </w:rPr>
                  <m:t>0.009</m:t>
                </m:r>
              </m:oMath>
            </m:oMathPara>
          </w:p>
        </w:tc>
        <w:tc>
          <w:tcPr>
            <w:tcW w:w="0" w:type="auto"/>
          </w:tcPr>
          <w:p w14:paraId="39416741"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k</m:t>
                  </m:r>
                </m:sub>
              </m:sSub>
            </m:oMath>
          </w:p>
        </w:tc>
      </w:tr>
      <w:tr w:rsidR="00533FF9" w14:paraId="2FA63D8A" w14:textId="77777777" w:rsidTr="00533FF9">
        <w:tc>
          <w:tcPr>
            <w:tcW w:w="0" w:type="auto"/>
          </w:tcPr>
          <w:p w14:paraId="64108314" w14:textId="77777777" w:rsidR="00533FF9" w:rsidRDefault="00533FF9" w:rsidP="00533FF9">
            <w:pPr>
              <w:pStyle w:val="Compact"/>
            </w:pPr>
            <w:r>
              <w:t>95</w:t>
            </w:r>
          </w:p>
        </w:tc>
        <w:tc>
          <w:tcPr>
            <w:tcW w:w="0" w:type="auto"/>
          </w:tcPr>
          <w:p w14:paraId="688172E0" w14:textId="77777777" w:rsidR="00533FF9" w:rsidRDefault="00533FF9" w:rsidP="00533FF9">
            <w:pPr>
              <w:pStyle w:val="Compact"/>
            </w:pPr>
            <w:r>
              <w:t>Ri</w:t>
            </w:r>
          </w:p>
        </w:tc>
        <w:tc>
          <w:tcPr>
            <w:tcW w:w="0" w:type="auto"/>
          </w:tcPr>
          <w:p w14:paraId="4920E8B2" w14:textId="77777777" w:rsidR="00533FF9" w:rsidRDefault="00533FF9" w:rsidP="00533FF9">
            <w:pPr>
              <w:pStyle w:val="Compact"/>
            </w:pPr>
            <w:r>
              <w:t>z14_r</w:t>
            </w:r>
          </w:p>
        </w:tc>
        <w:tc>
          <w:tcPr>
            <w:tcW w:w="0" w:type="auto"/>
          </w:tcPr>
          <w:p w14:paraId="0E8BCF08" w14:textId="77777777" w:rsidR="00533FF9" w:rsidRDefault="004F61AD"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14</m:t>
                    </m:r>
                  </m:sub>
                </m:sSub>
              </m:oMath>
            </m:oMathPara>
          </w:p>
        </w:tc>
        <w:tc>
          <w:tcPr>
            <w:tcW w:w="0" w:type="auto"/>
          </w:tcPr>
          <w:p w14:paraId="24921BA2" w14:textId="77777777" w:rsidR="00533FF9" w:rsidRDefault="00533FF9" w:rsidP="00533FF9">
            <w:pPr>
              <w:pStyle w:val="Compact"/>
            </w:pPr>
            <m:oMathPara>
              <m:oMath>
                <m:r>
                  <w:rPr>
                    <w:rFonts w:ascii="Cambria Math" w:hAnsi="Cambria Math"/>
                  </w:rPr>
                  <m:t>0.00001</m:t>
                </m:r>
              </m:oMath>
            </m:oMathPara>
          </w:p>
        </w:tc>
        <w:tc>
          <w:tcPr>
            <w:tcW w:w="0" w:type="auto"/>
          </w:tcPr>
          <w:p w14:paraId="143AD266"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k</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l</m:t>
                  </m:r>
                </m:sub>
              </m:sSub>
            </m:oMath>
          </w:p>
        </w:tc>
      </w:tr>
      <w:tr w:rsidR="00533FF9" w14:paraId="6EFEDFCA" w14:textId="77777777" w:rsidTr="00533FF9">
        <w:tc>
          <w:tcPr>
            <w:tcW w:w="0" w:type="auto"/>
          </w:tcPr>
          <w:p w14:paraId="1793B09A" w14:textId="77777777" w:rsidR="00533FF9" w:rsidRDefault="00533FF9" w:rsidP="00533FF9">
            <w:pPr>
              <w:pStyle w:val="Compact"/>
            </w:pPr>
            <w:r>
              <w:t>96</w:t>
            </w:r>
          </w:p>
        </w:tc>
        <w:tc>
          <w:tcPr>
            <w:tcW w:w="0" w:type="auto"/>
          </w:tcPr>
          <w:p w14:paraId="17EAB2C7" w14:textId="77777777" w:rsidR="00533FF9" w:rsidRDefault="00533FF9" w:rsidP="00533FF9">
            <w:pPr>
              <w:pStyle w:val="Compact"/>
            </w:pPr>
            <w:r>
              <w:t>Ri</w:t>
            </w:r>
          </w:p>
        </w:tc>
        <w:tc>
          <w:tcPr>
            <w:tcW w:w="0" w:type="auto"/>
          </w:tcPr>
          <w:p w14:paraId="21D943ED" w14:textId="77777777" w:rsidR="00533FF9" w:rsidRDefault="00533FF9" w:rsidP="00533FF9">
            <w:pPr>
              <w:pStyle w:val="Compact"/>
            </w:pPr>
            <w:r>
              <w:t>Z15_r</w:t>
            </w:r>
          </w:p>
        </w:tc>
        <w:tc>
          <w:tcPr>
            <w:tcW w:w="0" w:type="auto"/>
          </w:tcPr>
          <w:p w14:paraId="270FA774" w14:textId="77777777" w:rsidR="00533FF9" w:rsidRDefault="004F61AD"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15</m:t>
                    </m:r>
                  </m:sub>
                </m:sSub>
              </m:oMath>
            </m:oMathPara>
          </w:p>
        </w:tc>
        <w:tc>
          <w:tcPr>
            <w:tcW w:w="0" w:type="auto"/>
          </w:tcPr>
          <w:p w14:paraId="1E97C424" w14:textId="6BC366BB" w:rsidR="00533FF9" w:rsidRDefault="00C24E68" w:rsidP="00533FF9">
            <w:pPr>
              <w:pStyle w:val="Compact"/>
            </w:pPr>
            <m:oMathPara>
              <m:oMath>
                <m:r>
                  <w:rPr>
                    <w:rFonts w:ascii="Cambria Math" w:hAnsi="Cambria Math"/>
                  </w:rPr>
                  <m:t>0.214</m:t>
                </m:r>
              </m:oMath>
            </m:oMathPara>
          </w:p>
        </w:tc>
        <w:tc>
          <w:tcPr>
            <w:tcW w:w="0" w:type="auto"/>
          </w:tcPr>
          <w:p w14:paraId="3F4C58FE" w14:textId="77777777" w:rsidR="00533FF9" w:rsidRDefault="00533FF9" w:rsidP="00533FF9">
            <w:pPr>
              <w:pStyle w:val="Compact"/>
            </w:pPr>
          </w:p>
        </w:tc>
      </w:tr>
      <w:tr w:rsidR="00533FF9" w14:paraId="6FE948D5" w14:textId="77777777" w:rsidTr="00533FF9">
        <w:tc>
          <w:tcPr>
            <w:tcW w:w="0" w:type="auto"/>
          </w:tcPr>
          <w:p w14:paraId="42DC2837" w14:textId="77777777" w:rsidR="00533FF9" w:rsidRDefault="00533FF9" w:rsidP="00533FF9">
            <w:pPr>
              <w:pStyle w:val="Compact"/>
            </w:pPr>
            <w:r>
              <w:t>97</w:t>
            </w:r>
          </w:p>
        </w:tc>
        <w:tc>
          <w:tcPr>
            <w:tcW w:w="0" w:type="auto"/>
          </w:tcPr>
          <w:p w14:paraId="12FFAC1C" w14:textId="77777777" w:rsidR="00533FF9" w:rsidRDefault="00533FF9" w:rsidP="00533FF9">
            <w:pPr>
              <w:pStyle w:val="Compact"/>
            </w:pPr>
            <w:r>
              <w:t>Ri</w:t>
            </w:r>
          </w:p>
        </w:tc>
        <w:tc>
          <w:tcPr>
            <w:tcW w:w="0" w:type="auto"/>
          </w:tcPr>
          <w:p w14:paraId="757A77C0" w14:textId="77777777" w:rsidR="00533FF9" w:rsidRDefault="00533FF9" w:rsidP="00533FF9">
            <w:pPr>
              <w:pStyle w:val="Compact"/>
            </w:pPr>
            <w:r>
              <w:t>z11_l_s5</w:t>
            </w:r>
          </w:p>
        </w:tc>
        <w:tc>
          <w:tcPr>
            <w:tcW w:w="0" w:type="auto"/>
          </w:tcPr>
          <w:p w14:paraId="7650E8D3" w14:textId="77777777" w:rsidR="00533FF9" w:rsidRDefault="004F61AD"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1900CC08" w14:textId="235D940A" w:rsidR="00533FF9" w:rsidRDefault="00C24E68" w:rsidP="00533FF9">
            <w:pPr>
              <w:pStyle w:val="Compact"/>
            </w:pPr>
            <m:oMathPara>
              <m:oMath>
                <m:r>
                  <w:rPr>
                    <w:rFonts w:ascii="Cambria Math" w:hAnsi="Cambria Math"/>
                  </w:rPr>
                  <m:t>2.331</m:t>
                </m:r>
              </m:oMath>
            </m:oMathPara>
          </w:p>
        </w:tc>
        <w:tc>
          <w:tcPr>
            <w:tcW w:w="0" w:type="auto"/>
          </w:tcPr>
          <w:p w14:paraId="4EA01F9A" w14:textId="77777777" w:rsidR="00533FF9" w:rsidRDefault="00533FF9" w:rsidP="00533FF9">
            <w:pPr>
              <w:pStyle w:val="Compact"/>
            </w:pPr>
            <w:r>
              <w:t>half-saturation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6F8C5669" w14:textId="77777777" w:rsidTr="00533FF9">
        <w:tc>
          <w:tcPr>
            <w:tcW w:w="0" w:type="auto"/>
          </w:tcPr>
          <w:p w14:paraId="639C172D" w14:textId="77777777" w:rsidR="00533FF9" w:rsidRDefault="00533FF9" w:rsidP="00533FF9">
            <w:pPr>
              <w:pStyle w:val="Compact"/>
            </w:pPr>
            <w:r>
              <w:t>98</w:t>
            </w:r>
          </w:p>
        </w:tc>
        <w:tc>
          <w:tcPr>
            <w:tcW w:w="0" w:type="auto"/>
          </w:tcPr>
          <w:p w14:paraId="763206AA" w14:textId="77777777" w:rsidR="00533FF9" w:rsidRDefault="00533FF9" w:rsidP="00533FF9">
            <w:pPr>
              <w:pStyle w:val="Compact"/>
            </w:pPr>
            <w:r>
              <w:t>Ri</w:t>
            </w:r>
          </w:p>
        </w:tc>
        <w:tc>
          <w:tcPr>
            <w:tcW w:w="0" w:type="auto"/>
          </w:tcPr>
          <w:p w14:paraId="7836A87B" w14:textId="77777777" w:rsidR="00533FF9" w:rsidRDefault="00533FF9" w:rsidP="00533FF9">
            <w:pPr>
              <w:pStyle w:val="Compact"/>
            </w:pPr>
            <w:r>
              <w:t>z12_l_s3_s2</w:t>
            </w:r>
          </w:p>
        </w:tc>
        <w:tc>
          <w:tcPr>
            <w:tcW w:w="0" w:type="auto"/>
          </w:tcPr>
          <w:p w14:paraId="63EA7948" w14:textId="77777777" w:rsidR="00533FF9" w:rsidRDefault="004F61AD"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53BB013" w14:textId="17213AC1" w:rsidR="00533FF9" w:rsidRDefault="00C24E68" w:rsidP="00533FF9">
            <w:pPr>
              <w:pStyle w:val="Compact"/>
            </w:pPr>
            <m:oMathPara>
              <m:oMath>
                <m:r>
                  <w:rPr>
                    <w:rFonts w:ascii="Cambria Math" w:hAnsi="Cambria Math"/>
                  </w:rPr>
                  <m:t>0.003</m:t>
                </m:r>
              </m:oMath>
            </m:oMathPara>
          </w:p>
        </w:tc>
        <w:tc>
          <w:tcPr>
            <w:tcW w:w="0" w:type="auto"/>
          </w:tcPr>
          <w:p w14:paraId="4DDE987A"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53574AFB" w14:textId="77777777" w:rsidTr="00533FF9">
        <w:tc>
          <w:tcPr>
            <w:tcW w:w="0" w:type="auto"/>
          </w:tcPr>
          <w:p w14:paraId="75DBEF08" w14:textId="77777777" w:rsidR="00533FF9" w:rsidRDefault="00533FF9" w:rsidP="00533FF9">
            <w:pPr>
              <w:pStyle w:val="Compact"/>
            </w:pPr>
            <w:r>
              <w:t>99</w:t>
            </w:r>
          </w:p>
        </w:tc>
        <w:tc>
          <w:tcPr>
            <w:tcW w:w="0" w:type="auto"/>
          </w:tcPr>
          <w:p w14:paraId="116DED89" w14:textId="77777777" w:rsidR="00533FF9" w:rsidRDefault="00533FF9" w:rsidP="00533FF9">
            <w:pPr>
              <w:pStyle w:val="Compact"/>
            </w:pPr>
            <w:r>
              <w:t>Ri</w:t>
            </w:r>
          </w:p>
        </w:tc>
        <w:tc>
          <w:tcPr>
            <w:tcW w:w="0" w:type="auto"/>
          </w:tcPr>
          <w:p w14:paraId="413E5C56" w14:textId="77777777" w:rsidR="00533FF9" w:rsidRDefault="00533FF9" w:rsidP="00533FF9">
            <w:pPr>
              <w:pStyle w:val="Compact"/>
            </w:pPr>
            <w:r>
              <w:t>z15_l_s3_s2</w:t>
            </w:r>
          </w:p>
        </w:tc>
        <w:tc>
          <w:tcPr>
            <w:tcW w:w="0" w:type="auto"/>
          </w:tcPr>
          <w:p w14:paraId="10693898" w14:textId="77777777" w:rsidR="00533FF9" w:rsidRDefault="004F61AD"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2FACE188" w14:textId="54668B31" w:rsidR="00533FF9" w:rsidRDefault="00533FF9" w:rsidP="00533FF9">
            <w:pPr>
              <w:pStyle w:val="Compact"/>
            </w:pPr>
            <m:oMathPara>
              <m:oMath>
                <m:r>
                  <w:rPr>
                    <w:rFonts w:ascii="Cambria Math" w:hAnsi="Cambria Math"/>
                  </w:rPr>
                  <m:t>0.500</m:t>
                </m:r>
              </m:oMath>
            </m:oMathPara>
          </w:p>
        </w:tc>
        <w:tc>
          <w:tcPr>
            <w:tcW w:w="0" w:type="auto"/>
          </w:tcPr>
          <w:p w14:paraId="1654EEBB"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3C10BBA" w14:textId="77777777" w:rsidTr="00533FF9">
        <w:tc>
          <w:tcPr>
            <w:tcW w:w="0" w:type="auto"/>
          </w:tcPr>
          <w:p w14:paraId="56E47139" w14:textId="77777777" w:rsidR="00533FF9" w:rsidRDefault="00533FF9" w:rsidP="00533FF9">
            <w:pPr>
              <w:pStyle w:val="Compact"/>
            </w:pPr>
            <w:r>
              <w:t>100</w:t>
            </w:r>
          </w:p>
        </w:tc>
        <w:tc>
          <w:tcPr>
            <w:tcW w:w="0" w:type="auto"/>
          </w:tcPr>
          <w:p w14:paraId="14D88315" w14:textId="77777777" w:rsidR="00533FF9" w:rsidRDefault="00533FF9" w:rsidP="00533FF9">
            <w:pPr>
              <w:pStyle w:val="Compact"/>
            </w:pPr>
            <w:r>
              <w:t>Ri</w:t>
            </w:r>
          </w:p>
        </w:tc>
        <w:tc>
          <w:tcPr>
            <w:tcW w:w="0" w:type="auto"/>
          </w:tcPr>
          <w:p w14:paraId="51297B45" w14:textId="77777777" w:rsidR="00533FF9" w:rsidRDefault="00533FF9" w:rsidP="00533FF9">
            <w:pPr>
              <w:pStyle w:val="Compact"/>
            </w:pPr>
            <w:r>
              <w:t>z11_h_s5</w:t>
            </w:r>
          </w:p>
        </w:tc>
        <w:tc>
          <w:tcPr>
            <w:tcW w:w="0" w:type="auto"/>
          </w:tcPr>
          <w:p w14:paraId="3F6ADA36" w14:textId="77777777" w:rsidR="00533FF9" w:rsidRDefault="004F61AD"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9</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014222C9" w14:textId="3CD85082" w:rsidR="00533FF9" w:rsidRDefault="00C24E68" w:rsidP="00533FF9">
            <w:pPr>
              <w:pStyle w:val="Compact"/>
            </w:pPr>
            <m:oMathPara>
              <m:oMath>
                <m:r>
                  <w:rPr>
                    <w:rFonts w:ascii="Cambria Math" w:hAnsi="Cambria Math"/>
                  </w:rPr>
                  <m:t>29.999</m:t>
                </m:r>
              </m:oMath>
            </m:oMathPara>
          </w:p>
        </w:tc>
        <w:tc>
          <w:tcPr>
            <w:tcW w:w="0" w:type="auto"/>
          </w:tcPr>
          <w:p w14:paraId="613D3257" w14:textId="77777777" w:rsidR="00533FF9" w:rsidRDefault="00533FF9" w:rsidP="00533FF9">
            <w:pPr>
              <w:pStyle w:val="Compact"/>
            </w:pPr>
            <w:r>
              <w:t>Hill coefficient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07EAC429" w14:textId="77777777" w:rsidTr="00533FF9">
        <w:tc>
          <w:tcPr>
            <w:tcW w:w="0" w:type="auto"/>
          </w:tcPr>
          <w:p w14:paraId="1FEB8E87" w14:textId="77777777" w:rsidR="00533FF9" w:rsidRDefault="00533FF9" w:rsidP="00533FF9">
            <w:pPr>
              <w:pStyle w:val="Compact"/>
            </w:pPr>
            <w:r>
              <w:t>101</w:t>
            </w:r>
          </w:p>
        </w:tc>
        <w:tc>
          <w:tcPr>
            <w:tcW w:w="0" w:type="auto"/>
          </w:tcPr>
          <w:p w14:paraId="2AC78E1C" w14:textId="77777777" w:rsidR="00533FF9" w:rsidRDefault="00533FF9" w:rsidP="00533FF9">
            <w:pPr>
              <w:pStyle w:val="Compact"/>
            </w:pPr>
            <w:r>
              <w:t>Ri</w:t>
            </w:r>
          </w:p>
        </w:tc>
        <w:tc>
          <w:tcPr>
            <w:tcW w:w="0" w:type="auto"/>
          </w:tcPr>
          <w:p w14:paraId="44A3A36F" w14:textId="77777777" w:rsidR="00533FF9" w:rsidRDefault="00533FF9" w:rsidP="00533FF9">
            <w:pPr>
              <w:pStyle w:val="Compact"/>
            </w:pPr>
            <w:r>
              <w:t>z12_h_s3_s2</w:t>
            </w:r>
          </w:p>
        </w:tc>
        <w:tc>
          <w:tcPr>
            <w:tcW w:w="0" w:type="auto"/>
          </w:tcPr>
          <w:p w14:paraId="54C1BC4E" w14:textId="77777777" w:rsidR="00533FF9" w:rsidRDefault="004F61AD"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3</m:t>
                        </m:r>
                      </m:e>
                      <m:sub>
                        <m:r>
                          <w:rPr>
                            <w:rFonts w:ascii="Cambria Math" w:hAnsi="Cambria Math"/>
                          </w:rPr>
                          <m:t>s</m:t>
                        </m:r>
                      </m:sub>
                    </m:sSub>
                    <m:r>
                      <w:rPr>
                        <w:rFonts w:ascii="Cambria Math" w:hAnsi="Cambria Math"/>
                      </w:rPr>
                      <m:t>2</m:t>
                    </m:r>
                  </m:sub>
                </m:sSub>
              </m:oMath>
            </m:oMathPara>
          </w:p>
        </w:tc>
        <w:tc>
          <w:tcPr>
            <w:tcW w:w="0" w:type="auto"/>
          </w:tcPr>
          <w:p w14:paraId="2761D427" w14:textId="00C45F74" w:rsidR="00533FF9" w:rsidRDefault="00C24E68" w:rsidP="00533FF9">
            <w:pPr>
              <w:pStyle w:val="Compact"/>
            </w:pPr>
            <m:oMathPara>
              <m:oMath>
                <m:r>
                  <w:rPr>
                    <w:rFonts w:ascii="Cambria Math" w:hAnsi="Cambria Math"/>
                  </w:rPr>
                  <m:t>1.112</m:t>
                </m:r>
              </m:oMath>
            </m:oMathPara>
          </w:p>
        </w:tc>
        <w:tc>
          <w:tcPr>
            <w:tcW w:w="0" w:type="auto"/>
          </w:tcPr>
          <w:p w14:paraId="6F14B182"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8B89020" w14:textId="77777777" w:rsidTr="00533FF9">
        <w:tc>
          <w:tcPr>
            <w:tcW w:w="0" w:type="auto"/>
          </w:tcPr>
          <w:p w14:paraId="54741D27" w14:textId="77777777" w:rsidR="00533FF9" w:rsidRDefault="00533FF9" w:rsidP="00533FF9">
            <w:pPr>
              <w:pStyle w:val="Compact"/>
            </w:pPr>
            <w:r>
              <w:t>102</w:t>
            </w:r>
          </w:p>
        </w:tc>
        <w:tc>
          <w:tcPr>
            <w:tcW w:w="0" w:type="auto"/>
          </w:tcPr>
          <w:p w14:paraId="058F4D38" w14:textId="77777777" w:rsidR="00533FF9" w:rsidRDefault="00533FF9" w:rsidP="00533FF9">
            <w:pPr>
              <w:pStyle w:val="Compact"/>
            </w:pPr>
            <w:r>
              <w:t>Ri</w:t>
            </w:r>
          </w:p>
        </w:tc>
        <w:tc>
          <w:tcPr>
            <w:tcW w:w="0" w:type="auto"/>
          </w:tcPr>
          <w:p w14:paraId="65920DF8" w14:textId="77777777" w:rsidR="00533FF9" w:rsidRDefault="00533FF9" w:rsidP="00533FF9">
            <w:pPr>
              <w:pStyle w:val="Compact"/>
            </w:pPr>
            <w:r>
              <w:t>z15_h_s3_s2</w:t>
            </w:r>
          </w:p>
        </w:tc>
        <w:tc>
          <w:tcPr>
            <w:tcW w:w="0" w:type="auto"/>
          </w:tcPr>
          <w:p w14:paraId="2F2EDEE0" w14:textId="77777777" w:rsidR="00533FF9" w:rsidRDefault="004F61AD"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42913EA" w14:textId="63A22689" w:rsidR="00533FF9" w:rsidRDefault="00533FF9" w:rsidP="00533FF9">
            <w:pPr>
              <w:pStyle w:val="Compact"/>
            </w:pPr>
            <m:oMathPara>
              <m:oMath>
                <m:r>
                  <w:rPr>
                    <w:rFonts w:ascii="Cambria Math" w:hAnsi="Cambria Math"/>
                  </w:rPr>
                  <m:t>10.000</m:t>
                </m:r>
              </m:oMath>
            </m:oMathPara>
          </w:p>
        </w:tc>
        <w:tc>
          <w:tcPr>
            <w:tcW w:w="0" w:type="auto"/>
          </w:tcPr>
          <w:p w14:paraId="26EDB800"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bl>
    <w:p w14:paraId="2B7DD0FA" w14:textId="77777777" w:rsidR="00533FF9" w:rsidRDefault="00533FF9" w:rsidP="00533FF9">
      <w:pPr>
        <w:pStyle w:val="Corpsdetexte"/>
      </w:pPr>
    </w:p>
    <w:p w14:paraId="4B2A79AD" w14:textId="107EBA78" w:rsidR="00D437B5" w:rsidRPr="000779F9" w:rsidRDefault="003E754C" w:rsidP="00D437B5">
      <w:pPr>
        <w:pStyle w:val="Titre2"/>
        <w:rPr>
          <w:color w:val="auto"/>
        </w:rPr>
      </w:pPr>
      <w:bookmarkStart w:id="57" w:name="experiments"/>
      <w:bookmarkEnd w:id="55"/>
      <w:bookmarkEnd w:id="56"/>
      <w:r w:rsidRPr="000779F9">
        <w:rPr>
          <w:color w:val="auto"/>
        </w:rPr>
        <w:t>Finding model parameters</w:t>
      </w:r>
    </w:p>
    <w:p w14:paraId="378AB94A" w14:textId="45CEBE0A" w:rsidR="00D437B5" w:rsidRPr="000779F9" w:rsidRDefault="00D437B5" w:rsidP="000779F9">
      <w:pPr>
        <w:pStyle w:val="FirstParagraph"/>
        <w:jc w:val="both"/>
        <w:rPr>
          <w:sz w:val="22"/>
        </w:rPr>
      </w:pPr>
      <w:r w:rsidRPr="000779F9">
        <w:rPr>
          <w:sz w:val="22"/>
        </w:rPr>
        <w:t xml:space="preserve">We used batch monoculture experiments to estimate the parameters for the state equations in our model. The codes that execute the complete procedure described below for each of the strains are available </w:t>
      </w:r>
      <w:hyperlink r:id="rId39">
        <w:r w:rsidRPr="000779F9">
          <w:rPr>
            <w:rStyle w:val="Lienhypertexte"/>
            <w:sz w:val="22"/>
          </w:rPr>
          <w:t>here</w:t>
        </w:r>
      </w:hyperlink>
      <w:r w:rsidRPr="000779F9">
        <w:rPr>
          <w:sz w:val="22"/>
        </w:rPr>
        <w:t>.</w:t>
      </w:r>
    </w:p>
    <w:p w14:paraId="5FF324BF" w14:textId="77777777" w:rsidR="00D437B5" w:rsidRPr="000779F9" w:rsidRDefault="00D437B5" w:rsidP="00D437B5">
      <w:pPr>
        <w:pStyle w:val="Titre3"/>
        <w:rPr>
          <w:color w:val="auto"/>
        </w:rPr>
      </w:pPr>
      <w:bookmarkStart w:id="58" w:name="moving-average"/>
      <w:r w:rsidRPr="000779F9">
        <w:rPr>
          <w:color w:val="auto"/>
        </w:rPr>
        <w:t>Moving average</w:t>
      </w:r>
    </w:p>
    <w:p w14:paraId="0DD59D90" w14:textId="0A34B9EA" w:rsidR="00D437B5" w:rsidRPr="000779F9" w:rsidRDefault="00D437B5" w:rsidP="000779F9">
      <w:pPr>
        <w:pStyle w:val="FirstParagraph"/>
        <w:jc w:val="both"/>
        <w:rPr>
          <w:sz w:val="22"/>
        </w:rPr>
      </w:pPr>
      <w:r w:rsidRPr="000779F9">
        <w:rPr>
          <w:sz w:val="22"/>
        </w:rPr>
        <w:t xml:space="preserve">We carried out three sets of monoculture measurements for cell counts, metabolite concentrations, and pH, with each set including at least two replicates. These experiments, conducted under nearly identical conditions, showed consistent kinetics across different days, despite some variability (e.g. lactate). We averaged measurements within regular intervals to establish a consensus kinetic curve for each state, which was used to estimate the model's kinetic parameters. Below, we provide a </w:t>
      </w:r>
      <w:r w:rsidR="003E754C" w:rsidRPr="000779F9">
        <w:rPr>
          <w:sz w:val="22"/>
        </w:rPr>
        <w:t xml:space="preserve">python </w:t>
      </w:r>
      <w:r w:rsidRPr="000779F9">
        <w:rPr>
          <w:sz w:val="22"/>
        </w:rPr>
        <w:t xml:space="preserve">code example of how we derived the moving average from three independent experiments, where we measured the concentration of live </w:t>
      </w:r>
      <w:r w:rsidRPr="000779F9">
        <w:rPr>
          <w:i/>
          <w:iCs/>
          <w:sz w:val="22"/>
        </w:rPr>
        <w:t>Roseburia intestinalis</w:t>
      </w:r>
      <w:r w:rsidRPr="000779F9">
        <w:rPr>
          <w:sz w:val="22"/>
        </w:rPr>
        <w:t xml:space="preserve"> cells:</w:t>
      </w:r>
    </w:p>
    <w:p w14:paraId="570A5F8C" w14:textId="77777777" w:rsidR="00D437B5" w:rsidRDefault="00D437B5" w:rsidP="00D437B5">
      <w:pPr>
        <w:pStyle w:val="SourceCode"/>
      </w:pPr>
      <w:r>
        <w:rPr>
          <w:rStyle w:val="ImportTok"/>
        </w:rPr>
        <w:t>import</w:t>
      </w:r>
      <w:r>
        <w:rPr>
          <w:rStyle w:val="NormalTok"/>
        </w:rPr>
        <w:t xml:space="preserve"> os</w:t>
      </w:r>
      <w:r>
        <w:br/>
      </w:r>
      <w:r>
        <w:rPr>
          <w:rStyle w:val="ImportTok"/>
        </w:rPr>
        <w:t>import</w:t>
      </w:r>
      <w:r>
        <w:rPr>
          <w:rStyle w:val="NormalTok"/>
        </w:rPr>
        <w:t xml:space="preserve"> sys</w:t>
      </w:r>
      <w:r>
        <w:br/>
      </w:r>
      <w:r>
        <w:rPr>
          <w:rStyle w:val="ImportTok"/>
        </w:rPr>
        <w:t>from</w:t>
      </w:r>
      <w:r>
        <w:rPr>
          <w:rStyle w:val="NormalTok"/>
        </w:rPr>
        <w:t xml:space="preserve"> pathlib </w:t>
      </w:r>
      <w:r>
        <w:rPr>
          <w:rStyle w:val="ImportTok"/>
        </w:rPr>
        <w:t>import</w:t>
      </w:r>
      <w:r>
        <w:rPr>
          <w:rStyle w:val="NormalTok"/>
        </w:rPr>
        <w:t xml:space="preserve"> Path</w:t>
      </w:r>
      <w:r>
        <w:br/>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lastRenderedPageBreak/>
        <w:t>import</w:t>
      </w:r>
      <w:r>
        <w:rPr>
          <w:rStyle w:val="NormalTok"/>
        </w:rPr>
        <w:t xml:space="preserve"> matplotlib.pyplot </w:t>
      </w:r>
      <w:r>
        <w:rPr>
          <w:rStyle w:val="ImportTok"/>
        </w:rPr>
        <w:t>as</w:t>
      </w:r>
      <w:r>
        <w:rPr>
          <w:rStyle w:val="NormalTok"/>
        </w:rPr>
        <w:t xml:space="preserve"> plt</w:t>
      </w:r>
      <w:r>
        <w:br/>
      </w:r>
      <w:r>
        <w:br/>
      </w:r>
      <w:r>
        <w:rPr>
          <w:rStyle w:val="NormalTok"/>
        </w:rPr>
        <w:t>sys.path.append(os.path.join(Path(os.getcwd()).parents[</w:t>
      </w:r>
      <w:r>
        <w:rPr>
          <w:rStyle w:val="DecValTok"/>
        </w:rPr>
        <w:t>0</w:t>
      </w:r>
      <w:r>
        <w:rPr>
          <w:rStyle w:val="NormalTok"/>
        </w:rPr>
        <w:t xml:space="preserve">], </w:t>
      </w:r>
      <w:r>
        <w:rPr>
          <w:rStyle w:val="StringTok"/>
        </w:rPr>
        <w:t>'compare2experiments'</w:t>
      </w:r>
      <w:r>
        <w:rPr>
          <w:rStyle w:val="NormalTok"/>
        </w:rPr>
        <w:t>))</w:t>
      </w:r>
      <w:r>
        <w:br/>
      </w:r>
      <w:r>
        <w:rPr>
          <w:rStyle w:val="ImportTok"/>
        </w:rPr>
        <w:t>from</w:t>
      </w:r>
      <w:r>
        <w:rPr>
          <w:rStyle w:val="NormalTok"/>
        </w:rPr>
        <w:t xml:space="preserve"> general </w:t>
      </w:r>
      <w:r>
        <w:rPr>
          <w:rStyle w:val="ImportTok"/>
        </w:rPr>
        <w:t>import</w:t>
      </w:r>
      <w:r>
        <w:rPr>
          <w:rStyle w:val="NormalTok"/>
        </w:rPr>
        <w:t xml:space="preserve"> </w:t>
      </w:r>
      <w:r>
        <w:rPr>
          <w:rStyle w:val="OperatorTok"/>
        </w:rPr>
        <w:t>*</w:t>
      </w:r>
      <w:r>
        <w:br/>
      </w:r>
      <w:r>
        <w:rPr>
          <w:rStyle w:val="ImportTok"/>
        </w:rPr>
        <w:t>from</w:t>
      </w:r>
      <w:r>
        <w:rPr>
          <w:rStyle w:val="NormalTok"/>
        </w:rPr>
        <w:t xml:space="preserve"> parseTable </w:t>
      </w:r>
      <w:r>
        <w:rPr>
          <w:rStyle w:val="ImportTok"/>
        </w:rPr>
        <w:t>import</w:t>
      </w:r>
      <w:r>
        <w:rPr>
          <w:rStyle w:val="NormalTok"/>
        </w:rPr>
        <w:t xml:space="preserve"> </w:t>
      </w:r>
      <w:r>
        <w:rPr>
          <w:rStyle w:val="OperatorTok"/>
        </w:rPr>
        <w:t>*</w:t>
      </w:r>
      <w:r>
        <w:br/>
      </w:r>
      <w:r>
        <w:br/>
      </w:r>
      <w:r>
        <w:rPr>
          <w:rStyle w:val="CommentTok"/>
        </w:rPr>
        <w:t>#chose a species</w:t>
      </w:r>
      <w:r>
        <w:br/>
      </w:r>
      <w:r>
        <w:rPr>
          <w:rStyle w:val="NormalTok"/>
        </w:rPr>
        <w:t xml:space="preserve">species </w:t>
      </w:r>
      <w:r>
        <w:rPr>
          <w:rStyle w:val="OperatorTok"/>
        </w:rPr>
        <w:t>=</w:t>
      </w:r>
      <w:r>
        <w:rPr>
          <w:rStyle w:val="NormalTok"/>
        </w:rPr>
        <w:t xml:space="preserve"> </w:t>
      </w:r>
      <w:r>
        <w:rPr>
          <w:rStyle w:val="StringTok"/>
        </w:rPr>
        <w:t>'ri'</w:t>
      </w:r>
      <w:r>
        <w:br/>
      </w:r>
      <w:r>
        <w:br/>
      </w:r>
      <w:r>
        <w:rPr>
          <w:rStyle w:val="CommentTok"/>
        </w:rPr>
        <w:t>#chose replicates to summarize</w:t>
      </w:r>
      <w:r>
        <w:br/>
      </w:r>
      <w:r>
        <w:rPr>
          <w:rStyle w:val="NormalTok"/>
        </w:rPr>
        <w:t xml:space="preserve">experiments </w:t>
      </w:r>
      <w:r>
        <w:rPr>
          <w:rStyle w:val="OperatorTok"/>
        </w:rPr>
        <w:t>=</w:t>
      </w:r>
      <w:r>
        <w:rPr>
          <w:rStyle w:val="NormalTok"/>
        </w:rPr>
        <w:t xml:space="preserve"> [</w:t>
      </w:r>
      <w:r>
        <w:rPr>
          <w:rStyle w:val="StringTok"/>
        </w:rPr>
        <w:t>'bhri'</w:t>
      </w:r>
      <w:r>
        <w:rPr>
          <w:rStyle w:val="NormalTok"/>
        </w:rPr>
        <w:t xml:space="preserve">, </w:t>
      </w:r>
      <w:r>
        <w:rPr>
          <w:rStyle w:val="StringTok"/>
        </w:rPr>
        <w:t>'btri'</w:t>
      </w:r>
      <w:r>
        <w:rPr>
          <w:rStyle w:val="NormalTok"/>
        </w:rPr>
        <w:t xml:space="preserve">, </w:t>
      </w:r>
      <w:r>
        <w:rPr>
          <w:rStyle w:val="StringTok"/>
        </w:rPr>
        <w:t>'bhbtri'</w:t>
      </w:r>
      <w:r>
        <w:rPr>
          <w:rStyle w:val="NormalTok"/>
        </w:rPr>
        <w:t>]</w:t>
      </w:r>
      <w:r>
        <w:br/>
      </w:r>
      <w:r>
        <w:br/>
      </w:r>
      <w:r>
        <w:br/>
      </w:r>
      <w:r>
        <w:rPr>
          <w:rStyle w:val="CommentTok"/>
        </w:rPr>
        <w:t>#location of the experiment data folder</w:t>
      </w:r>
      <w:r>
        <w:br/>
      </w:r>
      <w:r>
        <w:rPr>
          <w:rStyle w:val="NormalTok"/>
        </w:rPr>
        <w:t xml:space="preserve">strainSummaryFolder </w:t>
      </w:r>
      <w:r>
        <w:rPr>
          <w:rStyle w:val="OperatorTok"/>
        </w:rPr>
        <w:t>=</w:t>
      </w:r>
      <w:r>
        <w:rPr>
          <w:rStyle w:val="NormalTok"/>
        </w:rPr>
        <w:t xml:space="preserve"> os.path.join(Path(os.getcwd()).parents[</w:t>
      </w:r>
      <w:r>
        <w:rPr>
          <w:rStyle w:val="DecValTok"/>
        </w:rPr>
        <w:t>1</w:t>
      </w:r>
      <w:r>
        <w:rPr>
          <w:rStyle w:val="NormalTok"/>
        </w:rPr>
        <w:t xml:space="preserve">], </w:t>
      </w:r>
      <w:r>
        <w:rPr>
          <w:rStyle w:val="StringTok"/>
        </w:rPr>
        <w:t>'files'</w:t>
      </w:r>
      <w:r>
        <w:rPr>
          <w:rStyle w:val="NormalTok"/>
        </w:rPr>
        <w:t xml:space="preserve">, </w:t>
      </w:r>
      <w:r>
        <w:rPr>
          <w:rStyle w:val="StringTok"/>
        </w:rPr>
        <w:t>'strainSummaries'</w:t>
      </w:r>
      <w:r>
        <w:rPr>
          <w:rStyle w:val="NormalTok"/>
        </w:rPr>
        <w:t>, species)</w:t>
      </w:r>
      <w:r>
        <w:br/>
      </w:r>
      <w:r>
        <w:br/>
      </w:r>
      <w:r>
        <w:br/>
      </w:r>
      <w:r>
        <w:rPr>
          <w:rStyle w:val="CommentTok"/>
        </w:rPr>
        <w:t>#chose the state ('live', 'dead', 'glucose', 'acetate', 'pH', etc.)</w:t>
      </w:r>
      <w:r>
        <w:br/>
      </w:r>
      <w:r>
        <w:rPr>
          <w:rStyle w:val="NormalTok"/>
        </w:rPr>
        <w:t xml:space="preserve">measuredState </w:t>
      </w:r>
      <w:r>
        <w:rPr>
          <w:rStyle w:val="OperatorTok"/>
        </w:rPr>
        <w:t>=</w:t>
      </w:r>
      <w:r>
        <w:rPr>
          <w:rStyle w:val="NormalTok"/>
        </w:rPr>
        <w:t xml:space="preserve"> </w:t>
      </w:r>
      <w:r>
        <w:rPr>
          <w:rStyle w:val="StringTok"/>
        </w:rPr>
        <w:t>'live'</w:t>
      </w:r>
      <w:r>
        <w:br/>
      </w:r>
      <w:r>
        <w:br/>
      </w:r>
      <w:r>
        <w:rPr>
          <w:rStyle w:val="CommentTok"/>
        </w:rPr>
        <w:t>#chose the state type for the plot</w:t>
      </w:r>
      <w:r>
        <w:br/>
      </w:r>
      <w:r>
        <w:rPr>
          <w:rStyle w:val="NormalTok"/>
        </w:rPr>
        <w:t xml:space="preserve">stateType </w:t>
      </w:r>
      <w:r>
        <w:rPr>
          <w:rStyle w:val="OperatorTok"/>
        </w:rPr>
        <w:t>=</w:t>
      </w:r>
      <w:r>
        <w:rPr>
          <w:rStyle w:val="NormalTok"/>
        </w:rPr>
        <w:t xml:space="preserve"> </w:t>
      </w:r>
      <w:r>
        <w:rPr>
          <w:rStyle w:val="StringTok"/>
        </w:rPr>
        <w:t>'cells'</w:t>
      </w:r>
      <w:r>
        <w:br/>
      </w:r>
      <w:r>
        <w:br/>
      </w:r>
      <w:r>
        <w:rPr>
          <w:rStyle w:val="CommentTok"/>
        </w:rPr>
        <w:t>#chose the regular interval</w:t>
      </w:r>
      <w:r>
        <w:br/>
      </w:r>
      <w:r>
        <w:rPr>
          <w:rStyle w:val="NormalTok"/>
        </w:rPr>
        <w:t xml:space="preserve">intervals </w:t>
      </w:r>
      <w:r>
        <w:rPr>
          <w:rStyle w:val="OperatorTok"/>
        </w:rPr>
        <w:t>=</w:t>
      </w:r>
      <w:r>
        <w:rPr>
          <w:rStyle w:val="NormalTok"/>
        </w:rPr>
        <w:t xml:space="preserve"> </w:t>
      </w:r>
      <w:r>
        <w:rPr>
          <w:rStyle w:val="DecValTok"/>
        </w:rPr>
        <w:t>4</w:t>
      </w:r>
      <w:r>
        <w:br/>
      </w:r>
      <w:r>
        <w:br/>
      </w:r>
      <w:r>
        <w:rPr>
          <w:rStyle w:val="CommentTok"/>
        </w:rPr>
        <w:t>#get the data</w:t>
      </w:r>
      <w:r>
        <w:br/>
      </w:r>
      <w:r>
        <w:rPr>
          <w:rStyle w:val="NormalTok"/>
        </w:rPr>
        <w:t xml:space="preserve">stFile </w:t>
      </w:r>
      <w:r>
        <w:rPr>
          <w:rStyle w:val="OperatorTok"/>
        </w:rPr>
        <w:t>=</w:t>
      </w:r>
      <w:r>
        <w:rPr>
          <w:rStyle w:val="NormalTok"/>
        </w:rPr>
        <w:t xml:space="preserve"> parseTable(os.path.join(strainSummaryFolder, measuredState </w:t>
      </w:r>
      <w:r>
        <w:rPr>
          <w:rStyle w:val="OperatorTok"/>
        </w:rPr>
        <w:t>+</w:t>
      </w:r>
      <w:r>
        <w:rPr>
          <w:rStyle w:val="NormalTok"/>
        </w:rPr>
        <w:t xml:space="preserve">  </w:t>
      </w:r>
      <w:r>
        <w:rPr>
          <w:rStyle w:val="StringTok"/>
        </w:rPr>
        <w:t>'.tsv'</w:t>
      </w:r>
      <w:r>
        <w:rPr>
          <w:rStyle w:val="NormalTok"/>
        </w:rPr>
        <w:t>))</w:t>
      </w:r>
      <w:r>
        <w:br/>
      </w:r>
      <w:r>
        <w:rPr>
          <w:rStyle w:val="NormalTok"/>
        </w:rPr>
        <w:t xml:space="preserve">df_state </w:t>
      </w:r>
      <w:r>
        <w:rPr>
          <w:rStyle w:val="OperatorTok"/>
        </w:rPr>
        <w:t>=</w:t>
      </w:r>
      <w:r>
        <w:rPr>
          <w:rStyle w:val="NormalTok"/>
        </w:rPr>
        <w:t xml:space="preserve"> getDFdict(stFile, measuredState, </w:t>
      </w:r>
      <w:r>
        <w:rPr>
          <w:rStyle w:val="VariableTok"/>
        </w:rPr>
        <w:t>False</w:t>
      </w:r>
      <w:r>
        <w:rPr>
          <w:rStyle w:val="NormalTok"/>
        </w:rPr>
        <w:t>)</w:t>
      </w:r>
      <w:r>
        <w:br/>
      </w:r>
      <w:r>
        <w:br/>
      </w:r>
      <w:r>
        <w:rPr>
          <w:rStyle w:val="NormalTok"/>
        </w:rPr>
        <w:t xml:space="preserve">labels </w:t>
      </w:r>
      <w:r>
        <w:rPr>
          <w:rStyle w:val="OperatorTok"/>
        </w:rPr>
        <w:t>=</w:t>
      </w:r>
      <w:r>
        <w:rPr>
          <w:rStyle w:val="NormalTok"/>
        </w:rPr>
        <w:t xml:space="preserve"> [</w:t>
      </w:r>
      <w:r>
        <w:rPr>
          <w:rStyle w:val="StringTok"/>
        </w:rPr>
        <w:t>'ri1'</w:t>
      </w:r>
      <w:r>
        <w:rPr>
          <w:rStyle w:val="NormalTok"/>
        </w:rPr>
        <w:t xml:space="preserve">, </w:t>
      </w:r>
      <w:r>
        <w:rPr>
          <w:rStyle w:val="StringTok"/>
        </w:rPr>
        <w:t>'ri2'</w:t>
      </w:r>
      <w:r>
        <w:rPr>
          <w:rStyle w:val="NormalTok"/>
        </w:rPr>
        <w:t xml:space="preserve">, </w:t>
      </w:r>
      <w:r>
        <w:rPr>
          <w:rStyle w:val="StringTok"/>
        </w:rPr>
        <w:t>'ri3'</w:t>
      </w:r>
      <w:r>
        <w:rPr>
          <w:rStyle w:val="NormalTok"/>
        </w:rPr>
        <w:t>]</w:t>
      </w:r>
      <w:r>
        <w:br/>
      </w:r>
      <w:r>
        <w:rPr>
          <w:rStyle w:val="NormalTok"/>
        </w:rPr>
        <w:t xml:space="preserve">colors </w:t>
      </w:r>
      <w:r>
        <w:rPr>
          <w:rStyle w:val="OperatorTok"/>
        </w:rPr>
        <w:t>=</w:t>
      </w:r>
      <w:r>
        <w:rPr>
          <w:rStyle w:val="NormalTok"/>
        </w:rPr>
        <w:t xml:space="preserve"> [</w:t>
      </w:r>
      <w:r>
        <w:rPr>
          <w:rStyle w:val="StringTok"/>
        </w:rPr>
        <w:t>'#00ff26'</w:t>
      </w:r>
      <w:r>
        <w:rPr>
          <w:rStyle w:val="NormalTok"/>
        </w:rPr>
        <w:t xml:space="preserve">, </w:t>
      </w:r>
      <w:r>
        <w:rPr>
          <w:rStyle w:val="StringTok"/>
        </w:rPr>
        <w:t>'#003eff'</w:t>
      </w:r>
      <w:r>
        <w:rPr>
          <w:rStyle w:val="NormalTok"/>
        </w:rPr>
        <w:t xml:space="preserve">, </w:t>
      </w:r>
      <w:r>
        <w:rPr>
          <w:rStyle w:val="StringTok"/>
        </w:rPr>
        <w:t>'#ff0000'</w:t>
      </w:r>
      <w:r>
        <w:rPr>
          <w:rStyle w:val="NormalTok"/>
        </w:rPr>
        <w:t>]</w:t>
      </w:r>
      <w:r>
        <w:br/>
      </w:r>
      <w:r>
        <w:br/>
      </w:r>
      <w:r>
        <w:rPr>
          <w:rStyle w:val="NormalTok"/>
        </w:rPr>
        <w:t xml:space="preserve">s </w:t>
      </w:r>
      <w:r>
        <w:rPr>
          <w:rStyle w:val="OperatorTok"/>
        </w:rPr>
        <w:t>=</w:t>
      </w:r>
      <w:r>
        <w:rPr>
          <w:rStyle w:val="NormalTok"/>
        </w:rPr>
        <w:t xml:space="preserve"> summarizeExperiments(df_state, </w:t>
      </w:r>
      <w:r>
        <w:rPr>
          <w:rStyle w:val="StringTok"/>
        </w:rPr>
        <w:t>'ri_live'</w:t>
      </w:r>
      <w:r>
        <w:rPr>
          <w:rStyle w:val="NormalTok"/>
        </w:rPr>
        <w:t xml:space="preserve">, experiments, interval </w:t>
      </w:r>
      <w:r>
        <w:rPr>
          <w:rStyle w:val="OperatorTok"/>
        </w:rPr>
        <w:t>=</w:t>
      </w:r>
      <w:r>
        <w:rPr>
          <w:rStyle w:val="NormalTok"/>
        </w:rPr>
        <w:t xml:space="preserve"> intervals)</w:t>
      </w:r>
      <w:r>
        <w:br/>
      </w:r>
      <w:r>
        <w:br/>
      </w:r>
      <w:r>
        <w:rPr>
          <w:rStyle w:val="NormalTok"/>
        </w:rPr>
        <w:t>makeExperimentPlot(species, measuredState, stateType, stFile, labels, colors)</w:t>
      </w:r>
      <w:r>
        <w:br/>
      </w:r>
      <w:r>
        <w:rPr>
          <w:rStyle w:val="NormalTok"/>
        </w:rPr>
        <w:t xml:space="preserve">plt.plot(s, lw </w:t>
      </w:r>
      <w:r>
        <w:rPr>
          <w:rStyle w:val="OperatorTok"/>
        </w:rPr>
        <w:t>=</w:t>
      </w:r>
      <w:r>
        <w:rPr>
          <w:rStyle w:val="NormalTok"/>
        </w:rPr>
        <w:t xml:space="preserve"> </w:t>
      </w:r>
      <w:r>
        <w:rPr>
          <w:rStyle w:val="DecValTok"/>
        </w:rPr>
        <w:t>5</w:t>
      </w:r>
      <w:r>
        <w:rPr>
          <w:rStyle w:val="NormalTok"/>
        </w:rPr>
        <w:t xml:space="preserve">, ls </w:t>
      </w:r>
      <w:r>
        <w:rPr>
          <w:rStyle w:val="OperatorTok"/>
        </w:rPr>
        <w:t>=</w:t>
      </w:r>
      <w:r>
        <w:rPr>
          <w:rStyle w:val="NormalTok"/>
        </w:rPr>
        <w:t xml:space="preserve"> </w:t>
      </w:r>
      <w:r>
        <w:rPr>
          <w:rStyle w:val="StringTok"/>
        </w:rPr>
        <w:t>'--'</w:t>
      </w:r>
      <w:r>
        <w:rPr>
          <w:rStyle w:val="NormalTok"/>
        </w:rPr>
        <w:t xml:space="preserve">, color </w:t>
      </w:r>
      <w:r>
        <w:rPr>
          <w:rStyle w:val="OperatorTok"/>
        </w:rPr>
        <w:t>=</w:t>
      </w:r>
      <w:r>
        <w:rPr>
          <w:rStyle w:val="NormalTok"/>
        </w:rPr>
        <w:t xml:space="preserve"> </w:t>
      </w:r>
      <w:r>
        <w:rPr>
          <w:rStyle w:val="StringTok"/>
        </w:rPr>
        <w:t>'k'</w:t>
      </w:r>
      <w:r>
        <w:rPr>
          <w:rStyle w:val="NormalTok"/>
        </w:rPr>
        <w:t>)</w:t>
      </w:r>
      <w:r>
        <w:br/>
      </w:r>
      <w:r>
        <w:rPr>
          <w:rStyle w:val="NormalTok"/>
        </w:rPr>
        <w:t>plt.savefig(os.path.join(Path(os.getcwd()).parents[</w:t>
      </w:r>
      <w:r>
        <w:rPr>
          <w:rStyle w:val="DecValTok"/>
        </w:rPr>
        <w:t>1</w:t>
      </w:r>
      <w:r>
        <w:rPr>
          <w:rStyle w:val="NormalTok"/>
        </w:rPr>
        <w:t xml:space="preserve">], </w:t>
      </w:r>
      <w:r>
        <w:rPr>
          <w:rStyle w:val="StringTok"/>
        </w:rPr>
        <w:t>'files'</w:t>
      </w:r>
      <w:r>
        <w:rPr>
          <w:rStyle w:val="NormalTok"/>
        </w:rPr>
        <w:t xml:space="preserve">, </w:t>
      </w:r>
      <w:r>
        <w:rPr>
          <w:rStyle w:val="StringTok"/>
        </w:rPr>
        <w:t>'Figures'</w:t>
      </w:r>
      <w:r>
        <w:rPr>
          <w:rStyle w:val="NormalTok"/>
        </w:rPr>
        <w:t xml:space="preserve">, </w:t>
      </w:r>
      <w:r>
        <w:rPr>
          <w:rStyle w:val="StringTok"/>
        </w:rPr>
        <w:t>'movingAverage.png'</w:t>
      </w:r>
      <w:r>
        <w:rPr>
          <w:rStyle w:val="NormalTok"/>
        </w:rPr>
        <w:t xml:space="preserve">), dpi </w:t>
      </w:r>
      <w:r>
        <w:rPr>
          <w:rStyle w:val="OperatorTok"/>
        </w:rPr>
        <w:t>=</w:t>
      </w:r>
      <w:r>
        <w:rPr>
          <w:rStyle w:val="NormalTok"/>
        </w:rPr>
        <w:t xml:space="preserve"> </w:t>
      </w:r>
      <w:r>
        <w:rPr>
          <w:rStyle w:val="DecValTok"/>
        </w:rPr>
        <w:t>100</w:t>
      </w:r>
      <w:r>
        <w:rPr>
          <w:rStyle w:val="NormalTok"/>
        </w:rPr>
        <w:t>)</w:t>
      </w:r>
    </w:p>
    <w:p w14:paraId="44006D94" w14:textId="77777777" w:rsidR="00D437B5" w:rsidRDefault="00D437B5" w:rsidP="00D437B5">
      <w:pPr>
        <w:pStyle w:val="FirstParagraph"/>
      </w:pPr>
      <w:r>
        <w:t>The black traced line shows the moving average:</w:t>
      </w:r>
    </w:p>
    <w:p w14:paraId="5F7899EF" w14:textId="79482556" w:rsidR="00D437B5" w:rsidRPr="000779F9" w:rsidRDefault="003E754C" w:rsidP="00D437B5">
      <w:pPr>
        <w:pStyle w:val="Corpsdetexte"/>
        <w:rPr>
          <w:sz w:val="22"/>
        </w:rPr>
      </w:pPr>
      <w:r>
        <w:rPr>
          <w:noProof/>
          <w:lang w:val="fr-FR" w:eastAsia="fr-FR"/>
        </w:rPr>
        <w:lastRenderedPageBreak/>
        <w:drawing>
          <wp:inline distT="0" distB="0" distL="0" distR="0" wp14:anchorId="5FCD4EAC" wp14:editId="6FB7A5FE">
            <wp:extent cx="5852172" cy="43891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vingAverage.png"/>
                    <pic:cNvPicPr/>
                  </pic:nvPicPr>
                  <pic:blipFill>
                    <a:blip r:embed="rId4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30B6577E" w14:textId="77777777" w:rsidR="00D437B5" w:rsidRPr="000779F9" w:rsidRDefault="00D437B5" w:rsidP="00D437B5">
      <w:pPr>
        <w:pStyle w:val="Titre3"/>
        <w:rPr>
          <w:color w:val="auto"/>
          <w:sz w:val="22"/>
        </w:rPr>
      </w:pPr>
      <w:bookmarkStart w:id="59" w:name="cubic-splines"/>
      <w:bookmarkEnd w:id="58"/>
      <w:r w:rsidRPr="000779F9">
        <w:rPr>
          <w:color w:val="auto"/>
          <w:sz w:val="22"/>
        </w:rPr>
        <w:t>Cubic splines</w:t>
      </w:r>
    </w:p>
    <w:p w14:paraId="5E47454D" w14:textId="77777777" w:rsidR="00D437B5" w:rsidRPr="000779F9" w:rsidRDefault="00D437B5" w:rsidP="000779F9">
      <w:pPr>
        <w:pStyle w:val="FirstParagraph"/>
        <w:jc w:val="both"/>
        <w:rPr>
          <w:sz w:val="22"/>
        </w:rPr>
      </w:pPr>
      <w:r w:rsidRPr="000779F9">
        <w:rPr>
          <w:sz w:val="22"/>
        </w:rPr>
        <w:t>Moving averages were interpolated by cubic-splines, a method for smoothing data. Cubic spline interpolation is a mathematical technique often employed in data analysis to create a smooth curve that intersects a given set of points (in this case, the moving averages). This technique involves constructing a series of piecewise continuous polynomials of degree three that fit the data.</w:t>
      </w:r>
    </w:p>
    <w:p w14:paraId="6F3A9494" w14:textId="77777777" w:rsidR="00D437B5" w:rsidRPr="000779F9" w:rsidRDefault="00D437B5" w:rsidP="000779F9">
      <w:pPr>
        <w:pStyle w:val="Corpsdetexte"/>
        <w:jc w:val="both"/>
        <w:rPr>
          <w:sz w:val="22"/>
        </w:rPr>
      </w:pPr>
      <w:r w:rsidRPr="000779F9">
        <w:rPr>
          <w:sz w:val="22"/>
        </w:rPr>
        <w:t>Cubic splines provide the advantage of calculating state values at any given point in time, not just at the sampled intervals. This means we can evaluate the state at any arbitrary point within the range of the measured time-points, not merely at specified time intervals. Using cubic splines, we can directly compare the smoothed values from the data (the spline's function values) with the solutions of our model's differential equations. This comparison is accomplished by using the simulation times from the model as inputs for the cubic spline functions.</w:t>
      </w:r>
    </w:p>
    <w:p w14:paraId="3562EA67" w14:textId="77777777" w:rsidR="00D437B5" w:rsidRPr="000779F9" w:rsidRDefault="00D437B5" w:rsidP="000779F9">
      <w:pPr>
        <w:pStyle w:val="Corpsdetexte"/>
        <w:jc w:val="both"/>
        <w:rPr>
          <w:sz w:val="22"/>
        </w:rPr>
      </w:pPr>
      <w:r w:rsidRPr="000779F9">
        <w:rPr>
          <w:sz w:val="22"/>
        </w:rPr>
        <w:t>Below, we offer a code example that demonstrates the computation of the cubic spline from the moving average illustrated above:</w:t>
      </w:r>
    </w:p>
    <w:p w14:paraId="2EC735FB" w14:textId="77777777" w:rsidR="00D437B5" w:rsidRDefault="00D437B5" w:rsidP="00D437B5">
      <w:pPr>
        <w:pStyle w:val="SourceCode"/>
      </w:pPr>
      <w:r>
        <w:rPr>
          <w:rStyle w:val="CommentTok"/>
        </w:rPr>
        <w:t>#get spline</w:t>
      </w:r>
      <w:r>
        <w:br/>
      </w:r>
      <w:r>
        <w:rPr>
          <w:rStyle w:val="NormalTok"/>
        </w:rPr>
        <w:t xml:space="preserve">sp </w:t>
      </w:r>
      <w:r>
        <w:rPr>
          <w:rStyle w:val="OperatorTok"/>
        </w:rPr>
        <w:t>=</w:t>
      </w:r>
      <w:r>
        <w:rPr>
          <w:rStyle w:val="NormalTok"/>
        </w:rPr>
        <w:t xml:space="preserve"> get_spline(</w:t>
      </w:r>
      <w:r>
        <w:rPr>
          <w:rStyle w:val="StringTok"/>
        </w:rPr>
        <w:t>'live'</w:t>
      </w:r>
      <w:r>
        <w:rPr>
          <w:rStyle w:val="NormalTok"/>
        </w:rPr>
        <w:t xml:space="preserve">, strainSummaryFolder, labels, df_state </w:t>
      </w:r>
      <w:r>
        <w:rPr>
          <w:rStyle w:val="OperatorTok"/>
        </w:rPr>
        <w:t>=</w:t>
      </w:r>
      <w:r>
        <w:rPr>
          <w:rStyle w:val="NormalTok"/>
        </w:rPr>
        <w:t xml:space="preserve"> s)</w:t>
      </w:r>
      <w:r>
        <w:br/>
      </w:r>
      <w:r>
        <w:br/>
      </w:r>
      <w:r>
        <w:rPr>
          <w:rStyle w:val="CommentTok"/>
        </w:rPr>
        <w:t>#define an arbitrary time interval</w:t>
      </w:r>
      <w:r>
        <w:br/>
      </w:r>
      <w:r>
        <w:rPr>
          <w:rStyle w:val="NormalTok"/>
        </w:rPr>
        <w:t xml:space="preserve">t </w:t>
      </w:r>
      <w:r>
        <w:rPr>
          <w:rStyle w:val="OperatorTok"/>
        </w:rPr>
        <w:t>=</w:t>
      </w:r>
      <w:r>
        <w:rPr>
          <w:rStyle w:val="NormalTok"/>
        </w:rPr>
        <w:t xml:space="preserve"> np.linspace(</w:t>
      </w:r>
      <w:r>
        <w:rPr>
          <w:rStyle w:val="DecValTok"/>
        </w:rPr>
        <w:t>0</w:t>
      </w:r>
      <w:r>
        <w:rPr>
          <w:rStyle w:val="NormalTok"/>
        </w:rPr>
        <w:t xml:space="preserve">, </w:t>
      </w:r>
      <w:r>
        <w:rPr>
          <w:rStyle w:val="DecValTok"/>
        </w:rPr>
        <w:t>120</w:t>
      </w:r>
      <w:r>
        <w:rPr>
          <w:rStyle w:val="NormalTok"/>
        </w:rPr>
        <w:t xml:space="preserve">, </w:t>
      </w:r>
      <w:r>
        <w:rPr>
          <w:rStyle w:val="DecValTok"/>
        </w:rPr>
        <w:t>10000</w:t>
      </w:r>
      <w:r>
        <w:rPr>
          <w:rStyle w:val="NormalTok"/>
        </w:rPr>
        <w:t>)</w:t>
      </w:r>
      <w:r>
        <w:br/>
      </w:r>
      <w:r>
        <w:br/>
      </w:r>
      <w:r>
        <w:rPr>
          <w:rStyle w:val="CommentTok"/>
        </w:rPr>
        <w:lastRenderedPageBreak/>
        <w:t>#get spline points</w:t>
      </w:r>
      <w:r>
        <w:br/>
      </w:r>
      <w:r>
        <w:rPr>
          <w:rStyle w:val="NormalTok"/>
        </w:rPr>
        <w:t xml:space="preserve">live </w:t>
      </w:r>
      <w:r>
        <w:rPr>
          <w:rStyle w:val="OperatorTok"/>
        </w:rPr>
        <w:t>=</w:t>
      </w:r>
      <w:r>
        <w:rPr>
          <w:rStyle w:val="NormalTok"/>
        </w:rPr>
        <w:t xml:space="preserve"> sp(t)</w:t>
      </w:r>
      <w:r>
        <w:br/>
      </w:r>
      <w:r>
        <w:br/>
      </w:r>
      <w:r>
        <w:rPr>
          <w:rStyle w:val="CommentTok"/>
        </w:rPr>
        <w:t>#add to plot</w:t>
      </w:r>
      <w:r>
        <w:br/>
      </w:r>
      <w:r>
        <w:rPr>
          <w:rStyle w:val="NormalTok"/>
        </w:rPr>
        <w:t xml:space="preserve">plt.plot(t, live, lw </w:t>
      </w:r>
      <w:r>
        <w:rPr>
          <w:rStyle w:val="OperatorTok"/>
        </w:rPr>
        <w:t>=</w:t>
      </w:r>
      <w:r>
        <w:rPr>
          <w:rStyle w:val="NormalTok"/>
        </w:rPr>
        <w:t xml:space="preserve"> </w:t>
      </w:r>
      <w:r>
        <w:rPr>
          <w:rStyle w:val="DecValTok"/>
        </w:rPr>
        <w:t>8</w:t>
      </w:r>
      <w:r>
        <w:rPr>
          <w:rStyle w:val="NormalTok"/>
        </w:rPr>
        <w:t>, color</w:t>
      </w:r>
      <w:r>
        <w:rPr>
          <w:rStyle w:val="OperatorTok"/>
        </w:rPr>
        <w:t>=</w:t>
      </w:r>
      <w:r>
        <w:rPr>
          <w:rStyle w:val="StringTok"/>
        </w:rPr>
        <w:t>'#FF6700'</w:t>
      </w:r>
      <w:r>
        <w:rPr>
          <w:rStyle w:val="NormalTok"/>
        </w:rPr>
        <w:t xml:space="preserve">, alpha </w:t>
      </w:r>
      <w:r>
        <w:rPr>
          <w:rStyle w:val="OperatorTok"/>
        </w:rPr>
        <w:t>=</w:t>
      </w:r>
      <w:r>
        <w:rPr>
          <w:rStyle w:val="NormalTok"/>
        </w:rPr>
        <w:t xml:space="preserve"> </w:t>
      </w:r>
      <w:r>
        <w:rPr>
          <w:rStyle w:val="FloatTok"/>
        </w:rPr>
        <w:t>0.75</w:t>
      </w:r>
      <w:r>
        <w:rPr>
          <w:rStyle w:val="NormalTok"/>
        </w:rPr>
        <w:t>)</w:t>
      </w:r>
      <w:r>
        <w:br/>
      </w:r>
      <w:r>
        <w:br/>
      </w:r>
      <w:r>
        <w:rPr>
          <w:rStyle w:val="NormalTok"/>
        </w:rPr>
        <w:t>plt.savefig(os.path.join(Path(os.getcwd()).parents[</w:t>
      </w:r>
      <w:r>
        <w:rPr>
          <w:rStyle w:val="DecValTok"/>
        </w:rPr>
        <w:t>1</w:t>
      </w:r>
      <w:r>
        <w:rPr>
          <w:rStyle w:val="NormalTok"/>
        </w:rPr>
        <w:t xml:space="preserve">], </w:t>
      </w:r>
      <w:r>
        <w:rPr>
          <w:rStyle w:val="StringTok"/>
        </w:rPr>
        <w:t>'files'</w:t>
      </w:r>
      <w:r>
        <w:rPr>
          <w:rStyle w:val="NormalTok"/>
        </w:rPr>
        <w:t xml:space="preserve">, </w:t>
      </w:r>
      <w:r>
        <w:rPr>
          <w:rStyle w:val="StringTok"/>
        </w:rPr>
        <w:t>'Figures'</w:t>
      </w:r>
      <w:r>
        <w:rPr>
          <w:rStyle w:val="NormalTok"/>
        </w:rPr>
        <w:t xml:space="preserve">, </w:t>
      </w:r>
      <w:r>
        <w:rPr>
          <w:rStyle w:val="StringTok"/>
        </w:rPr>
        <w:t>'spline.png'</w:t>
      </w:r>
      <w:r>
        <w:rPr>
          <w:rStyle w:val="NormalTok"/>
        </w:rPr>
        <w:t xml:space="preserve">), dpi </w:t>
      </w:r>
      <w:r>
        <w:rPr>
          <w:rStyle w:val="OperatorTok"/>
        </w:rPr>
        <w:t>=</w:t>
      </w:r>
      <w:r>
        <w:rPr>
          <w:rStyle w:val="NormalTok"/>
        </w:rPr>
        <w:t xml:space="preserve"> </w:t>
      </w:r>
      <w:r>
        <w:rPr>
          <w:rStyle w:val="DecValTok"/>
        </w:rPr>
        <w:t>100</w:t>
      </w:r>
      <w:r>
        <w:rPr>
          <w:rStyle w:val="NormalTok"/>
        </w:rPr>
        <w:t>)</w:t>
      </w:r>
    </w:p>
    <w:p w14:paraId="2B6E9961" w14:textId="77777777" w:rsidR="00D437B5" w:rsidRPr="000779F9" w:rsidRDefault="00D437B5" w:rsidP="00D437B5">
      <w:pPr>
        <w:pStyle w:val="FirstParagraph"/>
        <w:rPr>
          <w:sz w:val="22"/>
        </w:rPr>
      </w:pPr>
      <w:r w:rsidRPr="000779F9">
        <w:rPr>
          <w:sz w:val="22"/>
        </w:rPr>
        <w:t>The orange line is the spline:</w:t>
      </w:r>
    </w:p>
    <w:p w14:paraId="4CFEE4BF" w14:textId="1E45A160" w:rsidR="00D437B5" w:rsidRDefault="003E754C" w:rsidP="00D437B5">
      <w:pPr>
        <w:pStyle w:val="Corpsdetexte"/>
      </w:pPr>
      <w:r>
        <w:rPr>
          <w:noProof/>
          <w:lang w:val="fr-FR" w:eastAsia="fr-FR"/>
        </w:rPr>
        <w:drawing>
          <wp:inline distT="0" distB="0" distL="0" distR="0" wp14:anchorId="704CA5EE" wp14:editId="37EBDE63">
            <wp:extent cx="5852172" cy="43891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line.png"/>
                    <pic:cNvPicPr/>
                  </pic:nvPicPr>
                  <pic:blipFill>
                    <a:blip r:embed="rId4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699A4A4D" w14:textId="77777777" w:rsidR="00D437B5" w:rsidRPr="000779F9" w:rsidRDefault="00D437B5" w:rsidP="00D437B5">
      <w:pPr>
        <w:pStyle w:val="Titre3"/>
        <w:rPr>
          <w:rFonts w:asciiTheme="minorHAnsi" w:hAnsiTheme="minorHAnsi"/>
          <w:color w:val="auto"/>
          <w:sz w:val="22"/>
        </w:rPr>
      </w:pPr>
      <w:bookmarkStart w:id="60" w:name="optimization"/>
      <w:bookmarkEnd w:id="59"/>
      <w:r w:rsidRPr="000779F9">
        <w:rPr>
          <w:rFonts w:asciiTheme="minorHAnsi" w:hAnsiTheme="minorHAnsi"/>
          <w:color w:val="auto"/>
          <w:sz w:val="22"/>
        </w:rPr>
        <w:t xml:space="preserve">Optimization </w:t>
      </w:r>
    </w:p>
    <w:p w14:paraId="5F2160C9" w14:textId="1B8165C6" w:rsidR="00D437B5" w:rsidRPr="000779F9" w:rsidRDefault="00D437B5" w:rsidP="000779F9">
      <w:pPr>
        <w:pStyle w:val="FirstParagraph"/>
        <w:jc w:val="both"/>
        <w:rPr>
          <w:sz w:val="22"/>
        </w:rPr>
      </w:pPr>
      <w:r w:rsidRPr="000779F9">
        <w:rPr>
          <w:sz w:val="22"/>
        </w:rPr>
        <w:t xml:space="preserve">Finally, we searched for the parameter set that minimizes the difference between the </w:t>
      </w:r>
      <w:hyperlink r:id="rId42" w:anchor="states">
        <w:r w:rsidRPr="000779F9">
          <w:rPr>
            <w:rStyle w:val="Lienhypertexte"/>
            <w:sz w:val="22"/>
          </w:rPr>
          <w:t>states</w:t>
        </w:r>
      </w:hyperlink>
      <w:r w:rsidRPr="000779F9">
        <w:rPr>
          <w:sz w:val="22"/>
        </w:rPr>
        <w:t xml:space="preserve"> in our model simulations and their corresponding smoothed moving averages. To compute the discrepancy between the model simulations and the experimental data, we used the Hubber loss function, which is a function </w:t>
      </w:r>
      <w:r w:rsidR="000779F9">
        <w:rPr>
          <w:sz w:val="22"/>
        </w:rPr>
        <w:t>that is</w:t>
      </w:r>
      <w:r w:rsidRPr="000779F9">
        <w:rPr>
          <w:sz w:val="22"/>
        </w:rPr>
        <w:t xml:space="preserve"> robust against eventual outliers. We then minimized this loss function using Powell's method, an approach that approximates the function using a quadratic model. The method sequentially minimizes this approximation along one direction at a time, generating a set of mutually conjugate search directions to navigate towards the minimum. The parameters that minimize this loss were subsequently used in all downstream simulations of our model.</w:t>
      </w:r>
    </w:p>
    <w:p w14:paraId="1E8ADFAE" w14:textId="77777777" w:rsidR="00D437B5" w:rsidRPr="000779F9" w:rsidRDefault="00D437B5" w:rsidP="000779F9">
      <w:pPr>
        <w:pStyle w:val="Corpsdetexte"/>
        <w:jc w:val="both"/>
        <w:rPr>
          <w:sz w:val="22"/>
        </w:rPr>
      </w:pPr>
      <w:r w:rsidRPr="000779F9">
        <w:rPr>
          <w:sz w:val="22"/>
        </w:rPr>
        <w:lastRenderedPageBreak/>
        <w:t>In summary, the process of fitting our model to sets of experimental data involved the following steps:</w:t>
      </w:r>
    </w:p>
    <w:p w14:paraId="50B3D5D3" w14:textId="77777777" w:rsidR="00D437B5" w:rsidRPr="000779F9" w:rsidRDefault="00D437B5" w:rsidP="000779F9">
      <w:pPr>
        <w:numPr>
          <w:ilvl w:val="0"/>
          <w:numId w:val="14"/>
        </w:numPr>
        <w:jc w:val="both"/>
        <w:rPr>
          <w:sz w:val="22"/>
        </w:rPr>
      </w:pPr>
      <w:r w:rsidRPr="000779F9">
        <w:rPr>
          <w:sz w:val="22"/>
        </w:rPr>
        <w:t>Acquiring the moving average from experimental data that represent our model states</w:t>
      </w:r>
    </w:p>
    <w:p w14:paraId="1E1EE1A9" w14:textId="77777777" w:rsidR="00D437B5" w:rsidRPr="000779F9" w:rsidRDefault="00D437B5" w:rsidP="000779F9">
      <w:pPr>
        <w:numPr>
          <w:ilvl w:val="0"/>
          <w:numId w:val="14"/>
        </w:numPr>
        <w:jc w:val="both"/>
        <w:rPr>
          <w:sz w:val="22"/>
        </w:rPr>
      </w:pPr>
      <w:r w:rsidRPr="000779F9">
        <w:rPr>
          <w:sz w:val="22"/>
        </w:rPr>
        <w:t>Fitting cubic splines to these averages to enable a smooth estimation of their values within their measured time frames;</w:t>
      </w:r>
    </w:p>
    <w:p w14:paraId="21C3DA5A" w14:textId="77777777" w:rsidR="00D437B5" w:rsidRPr="000779F9" w:rsidRDefault="00D437B5" w:rsidP="000779F9">
      <w:pPr>
        <w:numPr>
          <w:ilvl w:val="0"/>
          <w:numId w:val="14"/>
        </w:numPr>
        <w:jc w:val="both"/>
        <w:rPr>
          <w:sz w:val="22"/>
        </w:rPr>
      </w:pPr>
      <w:r w:rsidRPr="000779F9">
        <w:rPr>
          <w:sz w:val="22"/>
        </w:rPr>
        <w:t>Adjusting model parameters by minimizing the Huber loss function between model simulations and the smoothed moving averages (simulated by the cubic splines), using Powell's optimization method.</w:t>
      </w:r>
    </w:p>
    <w:p w14:paraId="719C6CE2" w14:textId="77777777" w:rsidR="00D437B5" w:rsidRDefault="00D437B5" w:rsidP="00D437B5">
      <w:pPr>
        <w:pStyle w:val="FirstParagraph"/>
      </w:pPr>
    </w:p>
    <w:bookmarkEnd w:id="57"/>
    <w:bookmarkEnd w:id="60"/>
    <w:p w14:paraId="66404B2D" w14:textId="4B90E0B4" w:rsidR="00D437B5" w:rsidRDefault="00D437B5" w:rsidP="00533FF9">
      <w:pPr>
        <w:pStyle w:val="Corpsdetexte"/>
      </w:pPr>
    </w:p>
    <w:p w14:paraId="10092DB0" w14:textId="2FD007A3" w:rsidR="00D437B5" w:rsidRPr="000779F9" w:rsidRDefault="000779F9" w:rsidP="00533FF9">
      <w:pPr>
        <w:pStyle w:val="Corpsdetexte"/>
        <w:rPr>
          <w:b/>
          <w:sz w:val="22"/>
        </w:rPr>
      </w:pPr>
      <w:r w:rsidRPr="000779F9">
        <w:rPr>
          <w:b/>
          <w:sz w:val="22"/>
        </w:rPr>
        <w:t>Phenomenological model</w:t>
      </w:r>
    </w:p>
    <w:p w14:paraId="5AC1B355" w14:textId="43658147" w:rsidR="000779F9" w:rsidRDefault="000779F9" w:rsidP="00533FF9">
      <w:pPr>
        <w:pStyle w:val="Corpsdetexte"/>
        <w:rPr>
          <w:sz w:val="22"/>
        </w:rPr>
      </w:pPr>
      <w:r>
        <w:rPr>
          <w:sz w:val="22"/>
        </w:rPr>
        <w:t xml:space="preserve">Simulations of the detailed mechanistic model described above suggested a conceptual mechanism for multistability and the emergence of alternative community states (See Figure 3 of the main text): </w:t>
      </w:r>
    </w:p>
    <w:p w14:paraId="6CAA5B93" w14:textId="77777777" w:rsidR="001D0115" w:rsidRDefault="001D0115" w:rsidP="001D0115">
      <w:pPr>
        <w:pStyle w:val="Corpsdetexte"/>
        <w:numPr>
          <w:ilvl w:val="0"/>
          <w:numId w:val="15"/>
        </w:numPr>
        <w:rPr>
          <w:sz w:val="22"/>
        </w:rPr>
      </w:pPr>
      <w:r>
        <w:rPr>
          <w:sz w:val="22"/>
        </w:rPr>
        <w:t xml:space="preserve">Species genomes encode alternative phenotypes. </w:t>
      </w:r>
    </w:p>
    <w:p w14:paraId="281D61AE" w14:textId="60612A38" w:rsidR="001D0115" w:rsidRDefault="001D0115" w:rsidP="001D0115">
      <w:pPr>
        <w:pStyle w:val="Corpsdetexte"/>
        <w:numPr>
          <w:ilvl w:val="0"/>
          <w:numId w:val="15"/>
        </w:numPr>
        <w:rPr>
          <w:sz w:val="22"/>
        </w:rPr>
      </w:pPr>
      <w:r>
        <w:rPr>
          <w:sz w:val="22"/>
        </w:rPr>
        <w:t>Subpopulations executing specific metabolic programs emerge triggered by environment cues</w:t>
      </w:r>
      <w:r w:rsidR="00A26583">
        <w:rPr>
          <w:sz w:val="22"/>
        </w:rPr>
        <w:t>.</w:t>
      </w:r>
    </w:p>
    <w:p w14:paraId="2600483F" w14:textId="0995E514" w:rsidR="001D0115" w:rsidRDefault="001D0115" w:rsidP="001D0115">
      <w:pPr>
        <w:pStyle w:val="Corpsdetexte"/>
        <w:numPr>
          <w:ilvl w:val="0"/>
          <w:numId w:val="15"/>
        </w:numPr>
        <w:rPr>
          <w:sz w:val="22"/>
        </w:rPr>
      </w:pPr>
      <w:r>
        <w:rPr>
          <w:sz w:val="22"/>
        </w:rPr>
        <w:t xml:space="preserve">Subpopulations </w:t>
      </w:r>
      <w:r w:rsidR="00082C8C">
        <w:rPr>
          <w:sz w:val="22"/>
        </w:rPr>
        <w:t xml:space="preserve">may </w:t>
      </w:r>
      <w:r>
        <w:rPr>
          <w:sz w:val="22"/>
        </w:rPr>
        <w:t>occupy different niches, compete for different resources, and have different physiological capacities</w:t>
      </w:r>
      <w:r w:rsidR="00A26583">
        <w:rPr>
          <w:sz w:val="22"/>
        </w:rPr>
        <w:t>, even if belonging to the same species (for example see</w:t>
      </w:r>
      <w:r w:rsidR="00A26583">
        <w:rPr>
          <w:sz w:val="22"/>
        </w:rPr>
        <w:fldChar w:fldCharType="begin"/>
      </w:r>
      <w:r w:rsidR="00A26583">
        <w:rPr>
          <w:sz w:val="22"/>
        </w:rPr>
        <w:instrText xml:space="preserve"> ADDIN ZOTERO_ITEM CSL_CITATION {"citationID":"vnf1rYv7","properties":{"formattedCitation":"\\super 6\\nosupersub{}","plainCitation":"6","noteIndex":0},"citationItems":[{"id":471,"uris":["http://zotero.org/users/2040718/items/HYV889CN"],"itemData":{"id":471,"type":"article-journal","abstract":"Genomic data has revealed that genotypic variants of the same species, that is, strains, coexist and are abundant in natural microbial communities. However, it is not clear if strains are ecologically equivalent, and at what characteristic genetic distance they might exhibit distinct interactions and dynamics. Here, we address this problem by tracking 10 taxonomically diverse microbial communities from the pitcher plant Sarracenia purpurea in the laboratory for more than 300 generations. Using metagenomic sequencing, we reconstruct their dynamics over time and across scales, from distant phyla to closely related genotypes. We find that most strains are not ecologically equivalent and exhibit distinct dynamical patterns, often being significantly more correlated with strains from another species than their own. Although even a single mutation can affect laboratory strains, on average, natural strains typically decouple in their dynamics beyond a genetic distance of 100 base pairs. Using mathematical consumer-resource models, we show that these taxonomic patterns emerge naturally from ecological interactions between community members, but only if the interactions are coarse-grained at the level of strains, not species. Finally, by analyzing genomic differences between strains, we identify major functional hubs such as transporters, regulators, and carbohydrate-catabolizing enzymes, which might be the basis for strain-specific interactions. Our work suggests that fine-scale genetic differences in natural communities could be created and stabilized via the rapid diversification of ecological interactions between strains.","container-title":"eLife","DOI":"10.7554/eLife.74987","ISSN":"2050-084X","note":"publisher: eLife Sciences Publications, Ltd","page":"e74987","source":"eLife","title":"Interactions between strains govern the eco-evolutionary dynamics of microbial communities","volume":"11","author":[{"family":"Goyal","given":"Akshit"},{"family":"Bittleston","given":"Leonora S"},{"family":"Leventhal","given":"Gabriel E"},{"family":"Lu","given":"Lu"},{"family":"Cordero","given":"Otto X"}],"editor":[{"family":"Weigel","given":"Detlef"}],"issued":{"date-parts":[["2022",2,4]]}}}],"schema":"https://github.com/citation-style-language/schema/raw/master/csl-citation.json"} </w:instrText>
      </w:r>
      <w:r w:rsidR="00A26583">
        <w:rPr>
          <w:sz w:val="22"/>
        </w:rPr>
        <w:fldChar w:fldCharType="separate"/>
      </w:r>
      <w:r w:rsidR="00A26583" w:rsidRPr="00A26583">
        <w:rPr>
          <w:rFonts w:ascii="Cambria" w:hAnsi="Cambria" w:cs="Times New Roman"/>
          <w:sz w:val="22"/>
          <w:vertAlign w:val="superscript"/>
        </w:rPr>
        <w:t>6</w:t>
      </w:r>
      <w:r w:rsidR="00A26583">
        <w:rPr>
          <w:sz w:val="22"/>
        </w:rPr>
        <w:fldChar w:fldCharType="end"/>
      </w:r>
      <w:r w:rsidR="00A26583">
        <w:rPr>
          <w:sz w:val="22"/>
        </w:rPr>
        <w:t>)</w:t>
      </w:r>
      <w:r>
        <w:rPr>
          <w:sz w:val="22"/>
        </w:rPr>
        <w:t>.</w:t>
      </w:r>
    </w:p>
    <w:p w14:paraId="2A4380F0" w14:textId="0436230A" w:rsidR="001D0115" w:rsidRDefault="00A26583" w:rsidP="001D0115">
      <w:pPr>
        <w:pStyle w:val="Corpsdetexte"/>
        <w:numPr>
          <w:ilvl w:val="0"/>
          <w:numId w:val="15"/>
        </w:numPr>
        <w:rPr>
          <w:sz w:val="22"/>
        </w:rPr>
      </w:pPr>
      <w:r>
        <w:rPr>
          <w:sz w:val="22"/>
        </w:rPr>
        <w:t xml:space="preserve">A key factor are the </w:t>
      </w:r>
      <w:r w:rsidR="00652A52">
        <w:rPr>
          <w:sz w:val="22"/>
        </w:rPr>
        <w:t xml:space="preserve">ecological </w:t>
      </w:r>
      <w:r>
        <w:rPr>
          <w:sz w:val="22"/>
        </w:rPr>
        <w:t>interactions</w:t>
      </w:r>
      <w:r w:rsidR="00652A52">
        <w:rPr>
          <w:sz w:val="22"/>
        </w:rPr>
        <w:t xml:space="preserve"> between subpopulation</w:t>
      </w:r>
      <w:r>
        <w:rPr>
          <w:sz w:val="22"/>
        </w:rPr>
        <w:t xml:space="preserve">. When a subpopulation is a strong competitor with </w:t>
      </w:r>
      <w:r w:rsidR="00652A52">
        <w:rPr>
          <w:sz w:val="22"/>
        </w:rPr>
        <w:t>other subpopulations</w:t>
      </w:r>
      <w:r>
        <w:rPr>
          <w:sz w:val="22"/>
        </w:rPr>
        <w:t xml:space="preserve">, the community state can be significantly different when this subpopulation is </w:t>
      </w:r>
      <w:r w:rsidR="000D46A7">
        <w:rPr>
          <w:sz w:val="22"/>
        </w:rPr>
        <w:t xml:space="preserve">highly </w:t>
      </w:r>
      <w:r>
        <w:rPr>
          <w:sz w:val="22"/>
        </w:rPr>
        <w:t xml:space="preserve">expressed, compared to when it is </w:t>
      </w:r>
      <w:r w:rsidR="000D46A7">
        <w:rPr>
          <w:sz w:val="22"/>
        </w:rPr>
        <w:t>inhibited</w:t>
      </w:r>
      <w:r>
        <w:rPr>
          <w:sz w:val="22"/>
        </w:rPr>
        <w:t>.</w:t>
      </w:r>
    </w:p>
    <w:p w14:paraId="3B1FA697" w14:textId="2EEF1ABB" w:rsidR="00B9145B" w:rsidRDefault="00B9145B" w:rsidP="00B9145B">
      <w:pPr>
        <w:pStyle w:val="Corpsdetexte"/>
        <w:rPr>
          <w:sz w:val="22"/>
        </w:rPr>
      </w:pPr>
      <w:r>
        <w:rPr>
          <w:sz w:val="22"/>
        </w:rPr>
        <w:t>We implemented this mechanism in</w:t>
      </w:r>
      <w:r w:rsidR="00652A52">
        <w:rPr>
          <w:sz w:val="22"/>
        </w:rPr>
        <w:t xml:space="preserve"> a</w:t>
      </w:r>
      <w:r>
        <w:rPr>
          <w:sz w:val="22"/>
        </w:rPr>
        <w:t xml:space="preserve"> simple generalized Lotka-Volterra model, first for our three species with parameters </w:t>
      </w:r>
      <w:r w:rsidR="00652A52">
        <w:rPr>
          <w:sz w:val="22"/>
        </w:rPr>
        <w:t xml:space="preserve">qualitatively </w:t>
      </w:r>
      <w:r>
        <w:rPr>
          <w:sz w:val="22"/>
        </w:rPr>
        <w:t xml:space="preserve">reflecting the parameters of the mechanistic models, then we built a simulation of a large community, which shows that a super competitor phenotype (such as </w:t>
      </w:r>
      <w:r w:rsidRPr="00DF2F07">
        <w:rPr>
          <w:i/>
          <w:sz w:val="22"/>
        </w:rPr>
        <w:t>Blautia hydrogenotrophica</w:t>
      </w:r>
      <w:r>
        <w:rPr>
          <w:sz w:val="22"/>
        </w:rPr>
        <w:t xml:space="preserve">’s glucose consuming phenotype in our system) could split the system into alternative </w:t>
      </w:r>
      <w:r w:rsidR="00652A52">
        <w:rPr>
          <w:sz w:val="22"/>
        </w:rPr>
        <w:t>states</w:t>
      </w:r>
      <w:r w:rsidR="00355FF5">
        <w:rPr>
          <w:sz w:val="22"/>
        </w:rPr>
        <w:t xml:space="preserve">. </w:t>
      </w:r>
    </w:p>
    <w:p w14:paraId="2B0ED21D" w14:textId="51A14B16" w:rsidR="00355FF5" w:rsidRPr="00355FF5" w:rsidRDefault="00355FF5" w:rsidP="00B9145B">
      <w:pPr>
        <w:pStyle w:val="Corpsdetexte"/>
        <w:rPr>
          <w:b/>
          <w:sz w:val="22"/>
        </w:rPr>
      </w:pPr>
      <w:r w:rsidRPr="00355FF5">
        <w:rPr>
          <w:b/>
          <w:sz w:val="22"/>
        </w:rPr>
        <w:t xml:space="preserve">Three-species </w:t>
      </w:r>
      <w:commentRangeStart w:id="61"/>
      <w:commentRangeStart w:id="62"/>
      <w:r w:rsidRPr="00355FF5">
        <w:rPr>
          <w:b/>
          <w:sz w:val="22"/>
        </w:rPr>
        <w:t>model</w:t>
      </w:r>
      <w:commentRangeEnd w:id="61"/>
      <w:r w:rsidR="00D52CAC">
        <w:rPr>
          <w:rStyle w:val="Marquedecommentaire"/>
        </w:rPr>
        <w:commentReference w:id="61"/>
      </w:r>
      <w:commentRangeEnd w:id="62"/>
      <w:r w:rsidR="00D52CAC">
        <w:rPr>
          <w:rStyle w:val="Marquedecommentaire"/>
        </w:rPr>
        <w:commentReference w:id="62"/>
      </w:r>
    </w:p>
    <w:p w14:paraId="33CA6AAD" w14:textId="23F21B26" w:rsidR="00355FF5" w:rsidRDefault="00355FF5" w:rsidP="00B9145B">
      <w:pPr>
        <w:pStyle w:val="Corpsdetexte"/>
        <w:rPr>
          <w:i/>
          <w:sz w:val="22"/>
        </w:rPr>
      </w:pPr>
      <w:r w:rsidRPr="00355FF5">
        <w:rPr>
          <w:i/>
          <w:sz w:val="22"/>
        </w:rPr>
        <w:t>Subpopulations</w:t>
      </w:r>
    </w:p>
    <w:p w14:paraId="1A0856E6" w14:textId="2ECC99DD" w:rsidR="00355FF5" w:rsidRDefault="00355FF5" w:rsidP="00B9145B">
      <w:pPr>
        <w:pStyle w:val="Corpsdetexte"/>
        <w:rPr>
          <w:sz w:val="22"/>
        </w:rPr>
      </w:pPr>
      <w:r>
        <w:rPr>
          <w:sz w:val="22"/>
        </w:rPr>
        <w:t xml:space="preserve">Similar to the mechanistic model, species are composed of one or more phenotypically distinct subpopulations. Subpopulations are represented by a growth-rate and an interaction vector, which reflects </w:t>
      </w:r>
      <w:r w:rsidR="00652A52">
        <w:rPr>
          <w:sz w:val="22"/>
        </w:rPr>
        <w:t xml:space="preserve">how </w:t>
      </w:r>
      <w:r>
        <w:rPr>
          <w:sz w:val="22"/>
        </w:rPr>
        <w:t xml:space="preserve">its growth </w:t>
      </w:r>
      <w:r w:rsidR="00652A52">
        <w:rPr>
          <w:sz w:val="22"/>
        </w:rPr>
        <w:t xml:space="preserve">is influenced by the presence </w:t>
      </w:r>
      <w:r>
        <w:rPr>
          <w:sz w:val="22"/>
        </w:rPr>
        <w:t>of other species</w:t>
      </w:r>
      <w:r w:rsidR="00054B1D">
        <w:rPr>
          <w:sz w:val="22"/>
        </w:rPr>
        <w:t>, and transition functions that are enhanced or repressed in response to an environmental cue:</w:t>
      </w:r>
    </w:p>
    <w:p w14:paraId="55588194" w14:textId="7A812456" w:rsidR="00054B1D" w:rsidRDefault="00054B1D" w:rsidP="00054B1D">
      <w:pPr>
        <w:pStyle w:val="Corpsdetexte"/>
        <w:numPr>
          <w:ilvl w:val="0"/>
          <w:numId w:val="15"/>
        </w:numPr>
        <w:rPr>
          <w:sz w:val="22"/>
        </w:rPr>
      </w:pPr>
      <w:r w:rsidRPr="00054B1D">
        <w:rPr>
          <w:i/>
          <w:sz w:val="22"/>
        </w:rPr>
        <w:t>Blautia hydrogenotrophica</w:t>
      </w:r>
      <w:r>
        <w:rPr>
          <w:sz w:val="22"/>
        </w:rPr>
        <w:t>’s trehalose consuming subpopulation (BhA)</w:t>
      </w:r>
    </w:p>
    <w:p w14:paraId="475BF246" w14:textId="612171FE" w:rsidR="00054B1D" w:rsidRDefault="00054B1D" w:rsidP="00054B1D">
      <w:pPr>
        <w:pStyle w:val="Corpsdetexte"/>
        <w:ind w:left="720"/>
        <w:rPr>
          <w:sz w:val="22"/>
        </w:rPr>
      </w:pPr>
      <w:r>
        <w:rPr>
          <w:sz w:val="22"/>
        </w:rPr>
        <w:t>-  Growth rate: 0.192</w:t>
      </w:r>
    </w:p>
    <w:p w14:paraId="7F9CEA8B" w14:textId="77777777" w:rsidR="000726CD" w:rsidRDefault="00054B1D" w:rsidP="009E46C8">
      <w:pPr>
        <w:pStyle w:val="Corpsdetexte"/>
        <w:ind w:left="720"/>
        <w:rPr>
          <w:sz w:val="22"/>
        </w:rPr>
      </w:pPr>
      <w:r>
        <w:rPr>
          <w:sz w:val="22"/>
        </w:rPr>
        <w:t xml:space="preserve">- Only interacts positively with </w:t>
      </w:r>
      <w:r w:rsidR="000726CD">
        <w:rPr>
          <w:i/>
          <w:sz w:val="22"/>
        </w:rPr>
        <w:t xml:space="preserve">Roseburia intestinalis’s </w:t>
      </w:r>
      <w:r w:rsidR="000726CD" w:rsidRPr="00054B1D">
        <w:rPr>
          <w:sz w:val="22"/>
        </w:rPr>
        <w:t>slow</w:t>
      </w:r>
      <w:r w:rsidR="000726CD">
        <w:rPr>
          <w:sz w:val="22"/>
        </w:rPr>
        <w:t xml:space="preserve"> growth mode (RiB)</w:t>
      </w:r>
    </w:p>
    <w:p w14:paraId="5B1F14EF" w14:textId="7D664E52" w:rsidR="00054B1D" w:rsidRDefault="00054B1D" w:rsidP="00054B1D">
      <w:pPr>
        <w:pStyle w:val="Corpsdetexte"/>
        <w:ind w:left="720"/>
        <w:rPr>
          <w:sz w:val="22"/>
        </w:rPr>
      </w:pPr>
    </w:p>
    <w:p w14:paraId="4EB25737" w14:textId="77777777" w:rsidR="00054B1D" w:rsidRPr="00054B1D" w:rsidRDefault="00054B1D" w:rsidP="00054B1D">
      <w:pPr>
        <w:pStyle w:val="Corpsdetexte"/>
        <w:ind w:left="720"/>
        <w:rPr>
          <w:sz w:val="22"/>
        </w:rPr>
      </w:pPr>
    </w:p>
    <w:p w14:paraId="5BE5AA9F" w14:textId="77777777" w:rsidR="00054B1D" w:rsidRDefault="00054B1D" w:rsidP="00054B1D">
      <w:pPr>
        <w:pStyle w:val="Corpsdetexte"/>
        <w:numPr>
          <w:ilvl w:val="0"/>
          <w:numId w:val="15"/>
        </w:numPr>
        <w:rPr>
          <w:sz w:val="22"/>
        </w:rPr>
      </w:pPr>
      <w:r>
        <w:rPr>
          <w:i/>
          <w:sz w:val="22"/>
        </w:rPr>
        <w:t>Blautia hydrogenotrophica’s</w:t>
      </w:r>
      <w:r>
        <w:rPr>
          <w:sz w:val="22"/>
        </w:rPr>
        <w:t xml:space="preserve"> glucose consuming subpopulation (BhA)</w:t>
      </w:r>
    </w:p>
    <w:p w14:paraId="4C029F75" w14:textId="77777777" w:rsidR="00054B1D" w:rsidRDefault="00054B1D" w:rsidP="00054B1D">
      <w:pPr>
        <w:pStyle w:val="Corpsdetexte"/>
        <w:numPr>
          <w:ilvl w:val="0"/>
          <w:numId w:val="15"/>
        </w:numPr>
        <w:rPr>
          <w:sz w:val="22"/>
        </w:rPr>
      </w:pPr>
      <w:r>
        <w:rPr>
          <w:i/>
          <w:sz w:val="22"/>
        </w:rPr>
        <w:t xml:space="preserve">Bacteroides thetaiotaomicron’s </w:t>
      </w:r>
      <w:r>
        <w:rPr>
          <w:sz w:val="22"/>
        </w:rPr>
        <w:t>mannose consuming subpopulation (BtA)</w:t>
      </w:r>
    </w:p>
    <w:p w14:paraId="0E82CD6D" w14:textId="5FC42B43" w:rsidR="00054B1D" w:rsidRDefault="00054B1D" w:rsidP="00054B1D">
      <w:pPr>
        <w:pStyle w:val="Corpsdetexte"/>
        <w:numPr>
          <w:ilvl w:val="0"/>
          <w:numId w:val="15"/>
        </w:numPr>
        <w:rPr>
          <w:sz w:val="22"/>
        </w:rPr>
      </w:pPr>
      <w:r>
        <w:rPr>
          <w:i/>
          <w:sz w:val="22"/>
        </w:rPr>
        <w:t xml:space="preserve">Bacteroides thetaiotaomicron’s </w:t>
      </w:r>
      <w:r>
        <w:rPr>
          <w:sz w:val="22"/>
        </w:rPr>
        <w:t>glucose consuming subpopulation (BtB)</w:t>
      </w:r>
    </w:p>
    <w:p w14:paraId="03BC8894" w14:textId="0A2FECF5" w:rsidR="00054B1D" w:rsidRDefault="00054B1D" w:rsidP="00054B1D">
      <w:pPr>
        <w:pStyle w:val="Corpsdetexte"/>
        <w:numPr>
          <w:ilvl w:val="0"/>
          <w:numId w:val="15"/>
        </w:numPr>
        <w:rPr>
          <w:sz w:val="22"/>
        </w:rPr>
      </w:pPr>
      <w:r>
        <w:rPr>
          <w:i/>
          <w:sz w:val="22"/>
        </w:rPr>
        <w:t xml:space="preserve">Roseburia intestinalis’s </w:t>
      </w:r>
      <w:r>
        <w:rPr>
          <w:sz w:val="22"/>
        </w:rPr>
        <w:t>fast growth mode (RiA)</w:t>
      </w:r>
    </w:p>
    <w:p w14:paraId="6BA21B9D" w14:textId="05BCD0F8" w:rsidR="00054B1D" w:rsidRDefault="00054B1D" w:rsidP="00054B1D">
      <w:pPr>
        <w:pStyle w:val="Corpsdetexte"/>
        <w:numPr>
          <w:ilvl w:val="0"/>
          <w:numId w:val="15"/>
        </w:numPr>
        <w:rPr>
          <w:sz w:val="22"/>
        </w:rPr>
      </w:pPr>
      <w:r>
        <w:rPr>
          <w:i/>
          <w:sz w:val="22"/>
        </w:rPr>
        <w:t xml:space="preserve">Roseburia intestinalis’s </w:t>
      </w:r>
      <w:r w:rsidRPr="00054B1D">
        <w:rPr>
          <w:sz w:val="22"/>
        </w:rPr>
        <w:t>slow</w:t>
      </w:r>
      <w:r>
        <w:rPr>
          <w:sz w:val="22"/>
        </w:rPr>
        <w:t xml:space="preserve"> growth mode (RiB)</w:t>
      </w:r>
    </w:p>
    <w:p w14:paraId="06CAB09C" w14:textId="460A26E4" w:rsidR="00054B1D" w:rsidRDefault="00054B1D" w:rsidP="00054B1D">
      <w:pPr>
        <w:pStyle w:val="Corpsdetexte"/>
        <w:numPr>
          <w:ilvl w:val="0"/>
          <w:numId w:val="15"/>
        </w:numPr>
        <w:rPr>
          <w:sz w:val="22"/>
        </w:rPr>
      </w:pPr>
      <w:r>
        <w:rPr>
          <w:sz w:val="22"/>
        </w:rPr>
        <w:t xml:space="preserve">  </w:t>
      </w:r>
    </w:p>
    <w:p w14:paraId="1B9845D4" w14:textId="5BAC4C16" w:rsidR="00355FF5" w:rsidRPr="00355FF5" w:rsidRDefault="00355FF5" w:rsidP="00B9145B">
      <w:pPr>
        <w:pStyle w:val="Corpsdetexte"/>
        <w:rPr>
          <w:sz w:val="22"/>
        </w:rPr>
      </w:pPr>
      <w:r>
        <w:rPr>
          <w:sz w:val="22"/>
        </w:rPr>
        <w:t>Transition functions</w:t>
      </w:r>
    </w:p>
    <w:p w14:paraId="75858472" w14:textId="383CD5B8" w:rsidR="00355FF5" w:rsidRDefault="00355FF5" w:rsidP="00B9145B">
      <w:pPr>
        <w:pStyle w:val="Corpsdetexte"/>
        <w:rPr>
          <w:sz w:val="22"/>
        </w:rPr>
      </w:pPr>
      <w:r>
        <w:rPr>
          <w:sz w:val="22"/>
        </w:rPr>
        <w:t>Species</w:t>
      </w:r>
    </w:p>
    <w:p w14:paraId="0AB80712" w14:textId="6215A269" w:rsidR="00355FF5" w:rsidRDefault="00355FF5" w:rsidP="00B9145B">
      <w:pPr>
        <w:pStyle w:val="Corpsdetexte"/>
        <w:rPr>
          <w:sz w:val="22"/>
        </w:rPr>
      </w:pPr>
      <w:r>
        <w:rPr>
          <w:sz w:val="22"/>
        </w:rPr>
        <w:t>Environment cue</w:t>
      </w:r>
    </w:p>
    <w:p w14:paraId="730486E9" w14:textId="0FB880A6" w:rsidR="00355FF5" w:rsidRDefault="00355FF5" w:rsidP="00B9145B">
      <w:pPr>
        <w:pStyle w:val="Corpsdetexte"/>
        <w:rPr>
          <w:sz w:val="22"/>
        </w:rPr>
      </w:pPr>
    </w:p>
    <w:p w14:paraId="342C1847" w14:textId="7189EAC8" w:rsidR="00355FF5" w:rsidRDefault="00355FF5" w:rsidP="00B9145B">
      <w:pPr>
        <w:pStyle w:val="Corpsdetexte"/>
        <w:rPr>
          <w:sz w:val="22"/>
        </w:rPr>
      </w:pPr>
      <w:r>
        <w:rPr>
          <w:sz w:val="22"/>
        </w:rPr>
        <w:t>State equations</w:t>
      </w:r>
    </w:p>
    <w:p w14:paraId="5300FADC" w14:textId="67A49BAB" w:rsidR="00355FF5" w:rsidRDefault="00355FF5" w:rsidP="00B9145B">
      <w:pPr>
        <w:pStyle w:val="Corpsdetexte"/>
        <w:rPr>
          <w:sz w:val="22"/>
        </w:rPr>
      </w:pPr>
    </w:p>
    <w:p w14:paraId="30F4CF7B" w14:textId="0AE23AB0" w:rsidR="00355FF5" w:rsidRPr="000779F9" w:rsidRDefault="00355FF5" w:rsidP="00B9145B">
      <w:pPr>
        <w:pStyle w:val="Corpsdetexte"/>
        <w:rPr>
          <w:sz w:val="22"/>
        </w:rPr>
      </w:pPr>
      <w:r>
        <w:rPr>
          <w:sz w:val="22"/>
        </w:rPr>
        <w:t>Large community model</w:t>
      </w:r>
    </w:p>
    <w:sectPr w:rsidR="00355FF5" w:rsidRPr="000779F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Utilisateur de Microsoft Office" w:date="2024-01-17T18:41:00Z" w:initials="Office">
    <w:p w14:paraId="2A7AC559" w14:textId="57B2431C" w:rsidR="00791246" w:rsidRDefault="00791246">
      <w:pPr>
        <w:pStyle w:val="Commentaire"/>
      </w:pPr>
      <w:r>
        <w:rPr>
          <w:rStyle w:val="Marquedecommentaire"/>
        </w:rPr>
        <w:annotationRef/>
      </w:r>
      <w:r>
        <w:t>I would say "kinetic functions"</w:t>
      </w:r>
    </w:p>
  </w:comment>
  <w:comment w:id="4" w:author="Utilisateur de Microsoft Office" w:date="2024-01-17T18:42:00Z" w:initials="Office">
    <w:p w14:paraId="37F1A6A1" w14:textId="2097AB17" w:rsidR="00791246" w:rsidRDefault="00791246">
      <w:pPr>
        <w:pStyle w:val="Commentaire"/>
      </w:pPr>
      <w:r>
        <w:rPr>
          <w:rStyle w:val="Marquedecommentaire"/>
        </w:rPr>
        <w:annotationRef/>
      </w:r>
      <w:r>
        <w:t>functions</w:t>
      </w:r>
    </w:p>
  </w:comment>
  <w:comment w:id="9" w:author="Utilisateur de Microsoft Office" w:date="2024-01-17T18:43:00Z" w:initials="Office">
    <w:p w14:paraId="77FC7EB0" w14:textId="2C9512E2" w:rsidR="005D1003" w:rsidRDefault="00791246">
      <w:pPr>
        <w:pStyle w:val="Commentaire"/>
      </w:pPr>
      <w:r>
        <w:rPr>
          <w:rStyle w:val="Marquedecommentaire"/>
        </w:rPr>
        <w:annotationRef/>
      </w:r>
      <w:r>
        <w:t xml:space="preserve">in the eq above, Z multiplies r. Below Z = r. </w:t>
      </w:r>
      <w:r w:rsidR="00C314CE">
        <w:t>To be consistent</w:t>
      </w:r>
      <w:r>
        <w:t xml:space="preserve"> </w:t>
      </w:r>
      <w:r w:rsidR="00C314CE">
        <w:t xml:space="preserve">Z should be =1 if </w:t>
      </w:r>
      <w:r w:rsidR="00011DCB">
        <w:t>SM&gt;some value</w:t>
      </w:r>
      <w:r>
        <w:t>.</w:t>
      </w:r>
    </w:p>
  </w:comment>
  <w:comment w:id="15" w:author="Utilisateur de Microsoft Office" w:date="2024-01-17T19:37:00Z" w:initials="Office">
    <w:p w14:paraId="19715ED1" w14:textId="72669F4A" w:rsidR="00011DCB" w:rsidRDefault="00011DCB">
      <w:pPr>
        <w:pStyle w:val="Commentaire"/>
      </w:pPr>
      <w:r>
        <w:rPr>
          <w:rStyle w:val="Marquedecommentaire"/>
        </w:rPr>
        <w:annotationRef/>
      </w:r>
      <w:r>
        <w:t>C</w:t>
      </w:r>
      <w:r w:rsidRPr="00011DCB">
        <w:rPr>
          <w:rFonts w:ascii="Symbol" w:hAnsi="Symbol"/>
        </w:rPr>
        <w:t></w:t>
      </w:r>
      <w:r>
        <w:t>max should be defined.</w:t>
      </w:r>
    </w:p>
  </w:comment>
  <w:comment w:id="16" w:author="Utilisateur de Microsoft Office" w:date="2024-01-17T19:38:00Z" w:initials="Office">
    <w:p w14:paraId="2427A1FC" w14:textId="57DF16C0" w:rsidR="008565F5" w:rsidRDefault="008565F5">
      <w:pPr>
        <w:pStyle w:val="Commentaire"/>
      </w:pPr>
      <w:r>
        <w:rPr>
          <w:rStyle w:val="Marquedecommentaire"/>
        </w:rPr>
        <w:annotationRef/>
      </w:r>
      <w:r>
        <w:t>if gamma can be negative, there should no be a "-" sign in front (cf eq for Ma). I would suggest to keep the "-" sign in front of gamma and keep gamma positive (we then see directly from the equations if a compound is consumed or produced).</w:t>
      </w:r>
    </w:p>
  </w:comment>
  <w:comment w:id="17" w:author="Utilisateur de Microsoft Office" w:date="2024-01-17T19:38:00Z" w:initials="Office">
    <w:p w14:paraId="257CAF94" w14:textId="3342C90C" w:rsidR="008565F5" w:rsidRDefault="008565F5">
      <w:pPr>
        <w:pStyle w:val="Commentaire"/>
      </w:pPr>
      <w:r>
        <w:rPr>
          <w:rStyle w:val="Marquedecommentaire"/>
        </w:rPr>
        <w:annotationRef/>
      </w:r>
      <w:r>
        <w:t>K (in capital letter)</w:t>
      </w:r>
    </w:p>
  </w:comment>
  <w:comment w:id="20" w:author="Utilisateur de Microsoft Office" w:date="2024-01-17T19:42:00Z" w:initials="Office">
    <w:p w14:paraId="7984646F" w14:textId="790B3E0E" w:rsidR="00103D36" w:rsidRDefault="00103D36">
      <w:pPr>
        <w:pStyle w:val="Commentaire"/>
      </w:pPr>
      <w:r>
        <w:rPr>
          <w:rStyle w:val="Marquedecommentaire"/>
        </w:rPr>
        <w:annotationRef/>
      </w:r>
      <w:r>
        <w:t xml:space="preserve">couldn't we have different gamma's for the "basal" rate and for the "boosted" rate? </w:t>
      </w:r>
    </w:p>
    <w:p w14:paraId="3F58A6B5" w14:textId="7B69AC57" w:rsidR="00103D36" w:rsidRDefault="00103D36">
      <w:pPr>
        <w:pStyle w:val="Commentaire"/>
      </w:pPr>
      <w:r>
        <w:t>I would put the term Ma/(K+Ma) in front of the [...] and use two gammas (or, if gamma remains in front of [...], another parameter to modulate the "boosted" term.</w:t>
      </w:r>
    </w:p>
    <w:p w14:paraId="2005825D" w14:textId="0E66EDE6" w:rsidR="00103D36" w:rsidRDefault="00103D36">
      <w:pPr>
        <w:pStyle w:val="Commentaire"/>
      </w:pPr>
      <w:r>
        <w:t>Idem for all eqs.</w:t>
      </w:r>
    </w:p>
  </w:comment>
  <w:comment w:id="24" w:author="Utilisateur de Microsoft Office" w:date="2024-01-17T19:48:00Z" w:initials="Office">
    <w:p w14:paraId="4500590D" w14:textId="77777777" w:rsidR="005B6443" w:rsidRDefault="004467DF">
      <w:pPr>
        <w:pStyle w:val="Commentaire"/>
      </w:pPr>
      <w:r>
        <w:rPr>
          <w:rStyle w:val="Marquedecommentaire"/>
        </w:rPr>
        <w:annotationRef/>
      </w:r>
      <w:r>
        <w:t>personnally I find the gamma function a bit complex to describe</w:t>
      </w:r>
      <w:r w:rsidR="005B6443">
        <w:t xml:space="preserve"> the sensitivity to pH, but if it fits well the data, it is fine. </w:t>
      </w:r>
    </w:p>
    <w:p w14:paraId="116F0C4E" w14:textId="3C5A67D3" w:rsidR="00F26ACD" w:rsidRDefault="005B6443">
      <w:pPr>
        <w:pStyle w:val="Commentaire"/>
      </w:pPr>
      <w:r>
        <w:t>Since it is the function xi that enters the kinetic equations, I would add a graph showing xi as a function of pH for different values of alpha.</w:t>
      </w:r>
      <w:r w:rsidR="00F26ACD">
        <w:t xml:space="preserve"> </w:t>
      </w:r>
    </w:p>
  </w:comment>
  <w:comment w:id="37" w:author="Utilisateur de Microsoft Office" w:date="2024-01-17T19:59:00Z" w:initials="Office">
    <w:p w14:paraId="5764AAA9" w14:textId="75BD1C10" w:rsidR="005D1003" w:rsidRDefault="005D1003">
      <w:pPr>
        <w:pStyle w:val="Commentaire"/>
      </w:pPr>
      <w:r>
        <w:rPr>
          <w:rStyle w:val="Marquedecommentaire"/>
        </w:rPr>
        <w:annotationRef/>
      </w:r>
      <w:r>
        <w:t>S is sometimes in capital, sometimes not.</w:t>
      </w:r>
    </w:p>
  </w:comment>
  <w:comment w:id="38" w:author="Utilisateur de Microsoft Office" w:date="2024-01-17T19:56:00Z" w:initials="Office">
    <w:p w14:paraId="167CC29C" w14:textId="4B42A945" w:rsidR="005D1003" w:rsidRDefault="005D1003">
      <w:pPr>
        <w:pStyle w:val="Commentaire"/>
      </w:pPr>
      <w:r>
        <w:rPr>
          <w:rStyle w:val="Marquedecommentaire"/>
        </w:rPr>
        <w:annotationRef/>
      </w:r>
      <w:r>
        <w:t>I do not understand where this function ((S3+S4*sqrt(...))/2) come from...</w:t>
      </w:r>
    </w:p>
  </w:comment>
  <w:comment w:id="61" w:author="Daniel-Rios Garza" w:date="2024-01-03T17:36:00Z" w:initials="DG">
    <w:p w14:paraId="507460BA" w14:textId="1FAFE062" w:rsidR="004F61AD" w:rsidRDefault="004F61AD">
      <w:pPr>
        <w:pStyle w:val="Commentaire"/>
      </w:pPr>
      <w:r>
        <w:rPr>
          <w:rStyle w:val="Marquedecommentaire"/>
        </w:rPr>
        <w:annotationRef/>
      </w:r>
      <w:r>
        <w:t>Sorry, I still need to finish this part</w:t>
      </w:r>
    </w:p>
  </w:comment>
  <w:comment w:id="62" w:author="Daniel-Rios Garza" w:date="2024-01-03T17:36:00Z" w:initials="DG">
    <w:p w14:paraId="617BA1C9" w14:textId="5EFA8152" w:rsidR="004F61AD" w:rsidRDefault="004F61AD">
      <w:pPr>
        <w:pStyle w:val="Commentaire"/>
      </w:pPr>
      <w:r>
        <w:rPr>
          <w:rStyle w:val="Marquedecommentair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7AC559" w15:done="0"/>
  <w15:commentEx w15:paraId="37F1A6A1" w15:done="0"/>
  <w15:commentEx w15:paraId="77FC7EB0" w15:done="0"/>
  <w15:commentEx w15:paraId="19715ED1" w15:done="0"/>
  <w15:commentEx w15:paraId="2427A1FC" w15:done="0"/>
  <w15:commentEx w15:paraId="257CAF94" w15:done="0"/>
  <w15:commentEx w15:paraId="2005825D" w15:done="0"/>
  <w15:commentEx w15:paraId="116F0C4E" w15:done="0"/>
  <w15:commentEx w15:paraId="5764AAA9" w15:done="0"/>
  <w15:commentEx w15:paraId="167CC29C" w15:done="0"/>
  <w15:commentEx w15:paraId="507460BA" w15:done="0"/>
  <w15:commentEx w15:paraId="617BA1C9" w15:paraIdParent="507460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7460BA" w16cid:durableId="29401992"/>
  <w16cid:commentId w16cid:paraId="617BA1C9" w16cid:durableId="2940199E"/>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DB4FFD" w14:textId="77777777" w:rsidR="00DF5347" w:rsidRDefault="00DF5347">
      <w:pPr>
        <w:spacing w:after="0"/>
      </w:pPr>
      <w:r>
        <w:separator/>
      </w:r>
    </w:p>
  </w:endnote>
  <w:endnote w:type="continuationSeparator" w:id="0">
    <w:p w14:paraId="0439B8AD" w14:textId="77777777" w:rsidR="00DF5347" w:rsidRDefault="00DF53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Segoe UI">
    <w:altName w:val="Calibr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907015" w14:textId="77777777" w:rsidR="00DF5347" w:rsidRDefault="00DF5347">
      <w:r>
        <w:separator/>
      </w:r>
    </w:p>
  </w:footnote>
  <w:footnote w:type="continuationSeparator" w:id="0">
    <w:p w14:paraId="46124321" w14:textId="77777777" w:rsidR="00DF5347" w:rsidRDefault="00DF534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nsid w:val="3D8E2BF0"/>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nsid w:val="6CAC56E0"/>
    <w:multiLevelType w:val="hybridMultilevel"/>
    <w:tmpl w:val="6D18D09A"/>
    <w:lvl w:ilvl="0" w:tplc="A148DB0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sateur de Microsoft Office">
    <w15:presenceInfo w15:providerId="None" w15:userId="Utilisateur de Microsoft Office"/>
  </w15:person>
  <w15:person w15:author="Daniel-Rios Garza">
    <w15:presenceInfo w15:providerId="Windows Live" w15:userId="fdc002f3bb6c7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2A3"/>
    <w:rsid w:val="00011DCB"/>
    <w:rsid w:val="00016DC5"/>
    <w:rsid w:val="00054B1D"/>
    <w:rsid w:val="000726CD"/>
    <w:rsid w:val="000779F9"/>
    <w:rsid w:val="00082C8C"/>
    <w:rsid w:val="000D46A7"/>
    <w:rsid w:val="00103D36"/>
    <w:rsid w:val="001D0115"/>
    <w:rsid w:val="001E58D6"/>
    <w:rsid w:val="002310AC"/>
    <w:rsid w:val="00355FF5"/>
    <w:rsid w:val="003E754C"/>
    <w:rsid w:val="004467DF"/>
    <w:rsid w:val="004F61AD"/>
    <w:rsid w:val="00503097"/>
    <w:rsid w:val="005339E9"/>
    <w:rsid w:val="00533FF9"/>
    <w:rsid w:val="005B6443"/>
    <w:rsid w:val="005C3C29"/>
    <w:rsid w:val="005D1003"/>
    <w:rsid w:val="00652A52"/>
    <w:rsid w:val="00692DAC"/>
    <w:rsid w:val="00791246"/>
    <w:rsid w:val="00794BAF"/>
    <w:rsid w:val="00800F12"/>
    <w:rsid w:val="00801BFE"/>
    <w:rsid w:val="008565F5"/>
    <w:rsid w:val="0090273C"/>
    <w:rsid w:val="00925BD6"/>
    <w:rsid w:val="00952EBE"/>
    <w:rsid w:val="00993780"/>
    <w:rsid w:val="009C69E3"/>
    <w:rsid w:val="009E46C8"/>
    <w:rsid w:val="00A02C05"/>
    <w:rsid w:val="00A26583"/>
    <w:rsid w:val="00B01898"/>
    <w:rsid w:val="00B11A37"/>
    <w:rsid w:val="00B440FE"/>
    <w:rsid w:val="00B9145B"/>
    <w:rsid w:val="00BF1BFA"/>
    <w:rsid w:val="00C24E68"/>
    <w:rsid w:val="00C314CE"/>
    <w:rsid w:val="00C632A3"/>
    <w:rsid w:val="00C80BD5"/>
    <w:rsid w:val="00D35775"/>
    <w:rsid w:val="00D437B5"/>
    <w:rsid w:val="00D52CAC"/>
    <w:rsid w:val="00D632B9"/>
    <w:rsid w:val="00DF2F07"/>
    <w:rsid w:val="00DF3030"/>
    <w:rsid w:val="00DF5347"/>
    <w:rsid w:val="00E34F65"/>
    <w:rsid w:val="00F26ACD"/>
    <w:rsid w:val="00F57BFA"/>
  </w:rsids>
  <m:mathPr>
    <m:mathFont m:val="Cambria Math"/>
    <m:brkBin m:val="before"/>
    <m:brkBinSub m:val="--"/>
    <m:smallFrac m:val="0"/>
    <m:dispDef/>
    <m:lMargin m:val="0"/>
    <m:rMargin m:val="0"/>
    <m:defJc m:val="centerGroup"/>
    <m:wrapRight/>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175CE"/>
  <w15:docId w15:val="{8BA2741F-CCB6-4A3F-9947-C392C368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pPr>
      <w:keepNext/>
      <w:keepLines/>
      <w:spacing w:before="1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Textedelespacerserv">
    <w:name w:val="Placeholder Text"/>
    <w:basedOn w:val="Policepardfaut"/>
    <w:semiHidden/>
    <w:rsid w:val="00801BFE"/>
    <w:rPr>
      <w:color w:val="808080"/>
    </w:rPr>
  </w:style>
  <w:style w:type="paragraph" w:styleId="Pardeliste">
    <w:name w:val="List Paragraph"/>
    <w:basedOn w:val="Normal"/>
    <w:rsid w:val="00993780"/>
    <w:pPr>
      <w:ind w:left="720"/>
      <w:contextualSpacing/>
    </w:pPr>
  </w:style>
  <w:style w:type="character" w:styleId="Lienhypertextevisit">
    <w:name w:val="FollowedHyperlink"/>
    <w:basedOn w:val="Policepardfaut"/>
    <w:semiHidden/>
    <w:unhideWhenUsed/>
    <w:rsid w:val="00016DC5"/>
    <w:rPr>
      <w:color w:val="800080" w:themeColor="followedHyperlink"/>
      <w:u w:val="single"/>
    </w:rPr>
  </w:style>
  <w:style w:type="character" w:styleId="Marquedecommentaire">
    <w:name w:val="annotation reference"/>
    <w:basedOn w:val="Policepardfaut"/>
    <w:semiHidden/>
    <w:unhideWhenUsed/>
    <w:rsid w:val="00D52CAC"/>
    <w:rPr>
      <w:sz w:val="16"/>
      <w:szCs w:val="16"/>
    </w:rPr>
  </w:style>
  <w:style w:type="paragraph" w:styleId="Commentaire">
    <w:name w:val="annotation text"/>
    <w:basedOn w:val="Normal"/>
    <w:link w:val="CommentaireCar"/>
    <w:semiHidden/>
    <w:unhideWhenUsed/>
    <w:rsid w:val="00D52CAC"/>
    <w:rPr>
      <w:sz w:val="20"/>
      <w:szCs w:val="20"/>
    </w:rPr>
  </w:style>
  <w:style w:type="character" w:customStyle="1" w:styleId="CommentaireCar">
    <w:name w:val="Commentaire Car"/>
    <w:basedOn w:val="Policepardfaut"/>
    <w:link w:val="Commentaire"/>
    <w:semiHidden/>
    <w:rsid w:val="00D52CAC"/>
    <w:rPr>
      <w:sz w:val="20"/>
      <w:szCs w:val="20"/>
    </w:rPr>
  </w:style>
  <w:style w:type="paragraph" w:styleId="Objetducommentaire">
    <w:name w:val="annotation subject"/>
    <w:basedOn w:val="Commentaire"/>
    <w:next w:val="Commentaire"/>
    <w:link w:val="ObjetducommentaireCar"/>
    <w:semiHidden/>
    <w:unhideWhenUsed/>
    <w:rsid w:val="00D52CAC"/>
    <w:rPr>
      <w:b/>
      <w:bCs/>
    </w:rPr>
  </w:style>
  <w:style w:type="character" w:customStyle="1" w:styleId="ObjetducommentaireCar">
    <w:name w:val="Objet du commentaire Car"/>
    <w:basedOn w:val="CommentaireCar"/>
    <w:link w:val="Objetducommentaire"/>
    <w:semiHidden/>
    <w:rsid w:val="00D52CAC"/>
    <w:rPr>
      <w:b/>
      <w:bCs/>
      <w:sz w:val="20"/>
      <w:szCs w:val="20"/>
    </w:rPr>
  </w:style>
  <w:style w:type="paragraph" w:styleId="Textedebulles">
    <w:name w:val="Balloon Text"/>
    <w:basedOn w:val="Normal"/>
    <w:link w:val="TextedebullesCar"/>
    <w:semiHidden/>
    <w:unhideWhenUsed/>
    <w:rsid w:val="00D52CAC"/>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D52C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400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microsoft.com/office/2016/09/relationships/commentsIds" Target="commentsIds.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hyperlink" Target="https://www.thermofisher.com/order/catalog/product/CM0643B"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hyperlink" Target="https://github.com/danielriosgarza/hungerGamesModel/tree/main/scripts/parameterFIt" TargetMode="Externa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hyperlink" Target="https://github.com/danielriosgarza/hungerGamesModel/wiki/State-equations" TargetMode="External"/><Relationship Id="rId43" Type="http://schemas.openxmlformats.org/officeDocument/2006/relationships/fontTable" Target="fontTable.xml"/><Relationship Id="rId44" Type="http://schemas.microsoft.com/office/2011/relationships/people" Target="peop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D5826-9913-C34F-8C2E-C86B00F7E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39</Pages>
  <Words>9838</Words>
  <Characters>54110</Characters>
  <Application>Microsoft Macintosh Word</Application>
  <DocSecurity>0</DocSecurity>
  <Lines>450</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Daniel-Rios Garza</dc:creator>
  <cp:keywords/>
  <cp:lastModifiedBy>Utilisateur de Microsoft Office</cp:lastModifiedBy>
  <cp:revision>7</cp:revision>
  <dcterms:created xsi:type="dcterms:W3CDTF">2024-01-16T16:46:00Z</dcterms:created>
  <dcterms:modified xsi:type="dcterms:W3CDTF">2024-01-17T19:03:00Z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id="J8Vnyunp"/&gt;&lt;style id="http://www.zotero.org/styles/nature" hasBibliography="1" bibliographyStyleHasBeenSet="0"/&gt;&lt;prefs&gt;&lt;pref name="fieldType" value="Field"/&gt;&lt;pref name="automaticJournalAbbreviati</vt:lpwstr>
  </property>
  <property fmtid="{D5CDD505-2E9C-101B-9397-08002B2CF9AE}" pid="3" name="ZOTERO_PREF_2">
    <vt:lpwstr>ons" value="true"/&gt;&lt;/prefs&gt;&lt;/data&gt;</vt:lpwstr>
  </property>
</Properties>
</file>