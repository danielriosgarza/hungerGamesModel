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ins w:id="0" w:author="Daniel-Rios Garza" w:date="2023-12-29T15:04:00Z"/>
          <w:rFonts w:ascii="Verdana" w:hAnsi="Verdana"/>
          <w:b/>
          <w:color w:val="000000"/>
          <w:sz w:val="18"/>
          <w:szCs w:val="18"/>
          <w:shd w:val="clear" w:color="auto" w:fill="FFFFFF"/>
        </w:rPr>
      </w:pPr>
      <w:ins w:id="1" w:author="Daniel-Rios Garza" w:date="2023-12-29T15:05:00Z">
        <w:r w:rsidRPr="00E95947">
          <w:rPr>
            <w:rFonts w:ascii="Verdana" w:hAnsi="Verdana"/>
            <w:b/>
            <w:color w:val="000000"/>
            <w:sz w:val="18"/>
            <w:szCs w:val="18"/>
            <w:shd w:val="clear" w:color="auto" w:fill="FFFFFF"/>
          </w:rPr>
          <w:t xml:space="preserve">Phenotype switching explains the emergence of alternative stable states in a gut microbial </w:t>
        </w:r>
      </w:ins>
      <w:ins w:id="2" w:author="Daniel-Rios Garza" w:date="2023-12-31T09:10:00Z">
        <w:r w:rsidR="007214A8" w:rsidRPr="00E95947">
          <w:rPr>
            <w:rFonts w:ascii="Verdana" w:hAnsi="Verdana"/>
            <w:b/>
            <w:color w:val="000000"/>
            <w:sz w:val="18"/>
            <w:szCs w:val="18"/>
            <w:shd w:val="clear" w:color="auto" w:fill="FFFFFF"/>
          </w:rPr>
          <w:t>community</w:t>
        </w:r>
      </w:ins>
    </w:p>
    <w:p w14:paraId="7FE92B06" w14:textId="4B96FD59" w:rsidR="00310328" w:rsidRDefault="00310328" w:rsidP="0007265C">
      <w:pPr>
        <w:rPr>
          <w:ins w:id="3" w:author="Daniel-Rios Garza" w:date="2023-12-29T15:06:00Z"/>
          <w:rFonts w:ascii="Verdana" w:hAnsi="Verdana"/>
          <w:color w:val="000000"/>
          <w:sz w:val="18"/>
          <w:szCs w:val="18"/>
          <w:shd w:val="clear" w:color="auto" w:fill="FFFFFF"/>
        </w:rPr>
      </w:pPr>
      <w:ins w:id="4" w:author="Daniel-Rios Garza" w:date="2023-12-29T15:06:00Z">
        <w:r>
          <w:rPr>
            <w:rFonts w:ascii="Verdana" w:hAnsi="Verdana"/>
            <w:color w:val="000000"/>
            <w:sz w:val="18"/>
            <w:szCs w:val="18"/>
            <w:shd w:val="clear" w:color="auto" w:fill="FFFFFF"/>
          </w:rPr>
          <w:t>Daniel Garza</w:t>
        </w:r>
      </w:ins>
    </w:p>
    <w:p w14:paraId="7A8213FF" w14:textId="0C77A37B" w:rsidR="00310328" w:rsidRDefault="00310328" w:rsidP="0007265C">
      <w:pPr>
        <w:rPr>
          <w:ins w:id="5" w:author="Daniel-Rios Garza" w:date="2023-12-29T15:06:00Z"/>
          <w:rFonts w:ascii="Verdana" w:hAnsi="Verdana"/>
          <w:color w:val="000000"/>
          <w:sz w:val="18"/>
          <w:szCs w:val="18"/>
          <w:shd w:val="clear" w:color="auto" w:fill="FFFFFF"/>
        </w:rPr>
      </w:pPr>
      <w:ins w:id="6" w:author="Daniel-Rios Garza" w:date="2023-12-29T15:06:00Z">
        <w:r>
          <w:rPr>
            <w:rFonts w:ascii="Verdana" w:hAnsi="Verdana"/>
            <w:color w:val="000000"/>
            <w:sz w:val="18"/>
            <w:szCs w:val="18"/>
            <w:shd w:val="clear" w:color="auto" w:fill="FFFFFF"/>
          </w:rPr>
          <w:t>Bin Liu</w:t>
        </w:r>
      </w:ins>
    </w:p>
    <w:p w14:paraId="64C75257" w14:textId="20565A17" w:rsidR="00310328" w:rsidRDefault="00310328" w:rsidP="0007265C">
      <w:pPr>
        <w:rPr>
          <w:ins w:id="7" w:author="Daniel-Rios Garza" w:date="2023-12-29T15:06:00Z"/>
          <w:rFonts w:ascii="Verdana" w:hAnsi="Verdana"/>
          <w:color w:val="000000"/>
          <w:sz w:val="18"/>
          <w:szCs w:val="18"/>
          <w:shd w:val="clear" w:color="auto" w:fill="FFFFFF"/>
        </w:rPr>
      </w:pPr>
      <w:ins w:id="8" w:author="Daniel-Rios Garza" w:date="2023-12-29T15:06:00Z">
        <w:r>
          <w:rPr>
            <w:rFonts w:ascii="Verdana" w:hAnsi="Verdana"/>
            <w:color w:val="000000"/>
            <w:sz w:val="18"/>
            <w:szCs w:val="18"/>
            <w:shd w:val="clear" w:color="auto" w:fill="FFFFFF"/>
          </w:rPr>
          <w:t>Charlotte van de Velde</w:t>
        </w:r>
      </w:ins>
    </w:p>
    <w:p w14:paraId="2BCAEE76" w14:textId="6B2E6665" w:rsidR="00310328" w:rsidRDefault="00310328" w:rsidP="0007265C">
      <w:pPr>
        <w:rPr>
          <w:ins w:id="9" w:author="Daniel-Rios Garza" w:date="2023-12-29T15:06:00Z"/>
          <w:rFonts w:ascii="Verdana" w:hAnsi="Verdana"/>
          <w:color w:val="000000"/>
          <w:sz w:val="18"/>
          <w:szCs w:val="18"/>
          <w:shd w:val="clear" w:color="auto" w:fill="FFFFFF"/>
        </w:rPr>
      </w:pPr>
      <w:proofErr w:type="spellStart"/>
      <w:ins w:id="10" w:author="Daniel-Rios Garza" w:date="2023-12-29T15:06:00Z">
        <w:r>
          <w:rPr>
            <w:rFonts w:ascii="Verdana" w:hAnsi="Verdana"/>
            <w:color w:val="000000"/>
            <w:sz w:val="18"/>
            <w:szCs w:val="18"/>
            <w:shd w:val="clear" w:color="auto" w:fill="FFFFFF"/>
          </w:rPr>
          <w:t>Pallabita</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Saha</w:t>
        </w:r>
        <w:proofErr w:type="spellEnd"/>
      </w:ins>
    </w:p>
    <w:p w14:paraId="6E1B11F2" w14:textId="375C188E" w:rsidR="00310328" w:rsidRDefault="00310328" w:rsidP="0007265C">
      <w:pPr>
        <w:rPr>
          <w:ins w:id="11" w:author="Daniel-Rios Garza" w:date="2023-12-29T15:06:00Z"/>
          <w:rFonts w:ascii="Verdana" w:hAnsi="Verdana"/>
          <w:color w:val="000000"/>
          <w:sz w:val="18"/>
          <w:szCs w:val="18"/>
          <w:shd w:val="clear" w:color="auto" w:fill="FFFFFF"/>
        </w:rPr>
      </w:pPr>
      <w:ins w:id="12" w:author="Daniel-Rios Garza" w:date="2023-12-29T15:06:00Z">
        <w:r>
          <w:rPr>
            <w:rFonts w:ascii="Verdana" w:hAnsi="Verdana"/>
            <w:color w:val="000000"/>
            <w:sz w:val="18"/>
            <w:szCs w:val="18"/>
            <w:shd w:val="clear" w:color="auto" w:fill="FFFFFF"/>
          </w:rPr>
          <w:t xml:space="preserve">Didier </w:t>
        </w:r>
        <w:proofErr w:type="spellStart"/>
        <w:r>
          <w:rPr>
            <w:rFonts w:ascii="Verdana" w:hAnsi="Verdana"/>
            <w:color w:val="000000"/>
            <w:sz w:val="18"/>
            <w:szCs w:val="18"/>
            <w:shd w:val="clear" w:color="auto" w:fill="FFFFFF"/>
          </w:rPr>
          <w:t>Gonze</w:t>
        </w:r>
        <w:proofErr w:type="spellEnd"/>
      </w:ins>
    </w:p>
    <w:p w14:paraId="6326DD52" w14:textId="5DA1A553" w:rsidR="00310328" w:rsidRDefault="00310328" w:rsidP="0007265C">
      <w:pPr>
        <w:rPr>
          <w:ins w:id="13" w:author="Daniel-Rios Garza" w:date="2023-12-29T15:07:00Z"/>
          <w:rFonts w:ascii="Verdana" w:hAnsi="Verdana"/>
          <w:color w:val="000000"/>
          <w:sz w:val="18"/>
          <w:szCs w:val="18"/>
          <w:shd w:val="clear" w:color="auto" w:fill="FFFFFF"/>
        </w:rPr>
      </w:pPr>
      <w:ins w:id="14" w:author="Daniel-Rios Garza" w:date="2023-12-29T15:06:00Z">
        <w:r>
          <w:rPr>
            <w:rFonts w:ascii="Verdana" w:hAnsi="Verdana"/>
            <w:color w:val="000000"/>
            <w:sz w:val="18"/>
            <w:szCs w:val="18"/>
            <w:shd w:val="clear" w:color="auto" w:fill="FFFFFF"/>
          </w:rPr>
          <w:t>Ken</w:t>
        </w:r>
      </w:ins>
      <w:ins w:id="15" w:author="Daniel-Rios Garza" w:date="2023-12-29T15:07:00Z">
        <w:r>
          <w:rPr>
            <w:rFonts w:ascii="Verdana" w:hAnsi="Verdana"/>
            <w:color w:val="000000"/>
            <w:sz w:val="18"/>
            <w:szCs w:val="18"/>
            <w:shd w:val="clear" w:color="auto" w:fill="FFFFFF"/>
          </w:rPr>
          <w:t xml:space="preserve">neth </w:t>
        </w:r>
        <w:proofErr w:type="spellStart"/>
        <w:r>
          <w:rPr>
            <w:rFonts w:ascii="Verdana" w:hAnsi="Verdana"/>
            <w:color w:val="000000"/>
            <w:sz w:val="18"/>
            <w:szCs w:val="18"/>
            <w:shd w:val="clear" w:color="auto" w:fill="FFFFFF"/>
          </w:rPr>
          <w:t>Simoens</w:t>
        </w:r>
        <w:proofErr w:type="spellEnd"/>
      </w:ins>
    </w:p>
    <w:p w14:paraId="1D50378C" w14:textId="22F7590E" w:rsidR="00310328" w:rsidRDefault="00310328" w:rsidP="0007265C">
      <w:pPr>
        <w:rPr>
          <w:ins w:id="16" w:author="Daniel-Rios Garza" w:date="2023-12-29T15:07:00Z"/>
          <w:rFonts w:ascii="Verdana" w:hAnsi="Verdana"/>
          <w:color w:val="000000"/>
          <w:sz w:val="18"/>
          <w:szCs w:val="18"/>
          <w:shd w:val="clear" w:color="auto" w:fill="FFFFFF"/>
        </w:rPr>
      </w:pPr>
      <w:ins w:id="17" w:author="Daniel-Rios Garza" w:date="2023-12-29T15:07:00Z">
        <w:r>
          <w:rPr>
            <w:rFonts w:ascii="Verdana" w:hAnsi="Verdana"/>
            <w:color w:val="000000"/>
            <w:sz w:val="18"/>
            <w:szCs w:val="18"/>
            <w:shd w:val="clear" w:color="auto" w:fill="FFFFFF"/>
          </w:rPr>
          <w:t xml:space="preserve">Kristel </w:t>
        </w:r>
        <w:proofErr w:type="spellStart"/>
        <w:r>
          <w:rPr>
            <w:rFonts w:ascii="Verdana" w:hAnsi="Verdana"/>
            <w:color w:val="000000"/>
            <w:sz w:val="18"/>
            <w:szCs w:val="18"/>
            <w:shd w:val="clear" w:color="auto" w:fill="FFFFFF"/>
          </w:rPr>
          <w:t>Bernaerts</w:t>
        </w:r>
        <w:proofErr w:type="spellEnd"/>
      </w:ins>
    </w:p>
    <w:p w14:paraId="062022EA" w14:textId="4E1A8FDF" w:rsidR="00310328" w:rsidRDefault="00310328" w:rsidP="0007265C">
      <w:pPr>
        <w:rPr>
          <w:ins w:id="18" w:author="Daniel-Rios Garza" w:date="2023-12-31T09:11:00Z"/>
          <w:rFonts w:ascii="Verdana" w:hAnsi="Verdana"/>
          <w:color w:val="000000"/>
          <w:sz w:val="18"/>
          <w:szCs w:val="18"/>
          <w:shd w:val="clear" w:color="auto" w:fill="FFFFFF"/>
        </w:rPr>
      </w:pPr>
      <w:ins w:id="19" w:author="Daniel-Rios Garza" w:date="2023-12-29T15:07:00Z">
        <w:r>
          <w:rPr>
            <w:rFonts w:ascii="Verdana" w:hAnsi="Verdana"/>
            <w:color w:val="000000"/>
            <w:sz w:val="18"/>
            <w:szCs w:val="18"/>
            <w:shd w:val="clear" w:color="auto" w:fill="FFFFFF"/>
          </w:rPr>
          <w:t>Karoline Faust</w:t>
        </w:r>
      </w:ins>
    </w:p>
    <w:p w14:paraId="6C0E4616" w14:textId="799DC5EC" w:rsidR="00E95947" w:rsidRDefault="00E95947" w:rsidP="0007265C">
      <w:pPr>
        <w:rPr>
          <w:ins w:id="20" w:author="Daniel-Rios Garza" w:date="2023-12-29T15:07:00Z"/>
          <w:rFonts w:ascii="Verdana" w:hAnsi="Verdana"/>
          <w:color w:val="000000"/>
          <w:sz w:val="18"/>
          <w:szCs w:val="18"/>
          <w:shd w:val="clear" w:color="auto" w:fill="FFFFFF"/>
        </w:rPr>
      </w:pPr>
      <w:ins w:id="21" w:author="Daniel-Rios Garza" w:date="2023-12-31T09:11:00Z">
        <w:r>
          <w:rPr>
            <w:rFonts w:ascii="Verdana" w:hAnsi="Verdana"/>
            <w:color w:val="000000"/>
            <w:sz w:val="18"/>
            <w:szCs w:val="18"/>
            <w:shd w:val="clear" w:color="auto" w:fill="FFFFFF"/>
          </w:rPr>
          <w:t>Main Text</w:t>
        </w:r>
      </w:ins>
    </w:p>
    <w:p w14:paraId="2B18EC7D" w14:textId="79483767" w:rsidR="00F318D7" w:rsidRPr="00E95947" w:rsidRDefault="00F318D7" w:rsidP="00E95947">
      <w:pPr>
        <w:jc w:val="both"/>
        <w:rPr>
          <w:ins w:id="22" w:author="Daniel-Rios Garza" w:date="2023-12-29T09:59:00Z"/>
          <w:rFonts w:asciiTheme="minorHAnsi" w:hAnsiTheme="minorHAnsi" w:cstheme="minorHAnsi"/>
          <w:color w:val="000000"/>
          <w:sz w:val="22"/>
          <w:shd w:val="clear" w:color="auto" w:fill="FFFFFF"/>
        </w:rPr>
      </w:pPr>
      <w:ins w:id="23" w:author="Daniel-Rios Garza" w:date="2023-12-29T09:57:00Z">
        <w:r w:rsidRPr="00E95947">
          <w:rPr>
            <w:rFonts w:asciiTheme="minorHAnsi" w:hAnsiTheme="minorHAnsi" w:cstheme="minorHAnsi"/>
            <w:color w:val="000000"/>
            <w:sz w:val="22"/>
            <w:shd w:val="clear" w:color="auto" w:fill="FFFFFF"/>
          </w:rPr>
          <w:t xml:space="preserve">Several human-associated microbial communities </w:t>
        </w:r>
      </w:ins>
      <w:ins w:id="24" w:author="Daniel-Rios Garza" w:date="2023-12-29T12:26:00Z">
        <w:r w:rsidR="007C19EB" w:rsidRPr="00E95947">
          <w:rPr>
            <w:rFonts w:asciiTheme="minorHAnsi" w:hAnsiTheme="minorHAnsi" w:cstheme="minorHAnsi"/>
            <w:color w:val="000000"/>
            <w:sz w:val="22"/>
            <w:shd w:val="clear" w:color="auto" w:fill="FFFFFF"/>
          </w:rPr>
          <w:t>assemble into</w:t>
        </w:r>
      </w:ins>
      <w:ins w:id="25" w:author="Daniel-Rios Garza" w:date="2023-12-29T09:57:00Z">
        <w:r w:rsidRPr="00E95947">
          <w:rPr>
            <w:rFonts w:asciiTheme="minorHAnsi" w:hAnsiTheme="minorHAnsi" w:cstheme="minorHAnsi"/>
            <w:color w:val="000000"/>
            <w:sz w:val="22"/>
            <w:shd w:val="clear" w:color="auto" w:fill="FFFFFF"/>
          </w:rPr>
          <w:t xml:space="preserve"> more than one configuration [</w:t>
        </w:r>
      </w:ins>
      <w:ins w:id="26" w:author="Daniel-Rios Garza" w:date="2023-12-29T15:04:00Z">
        <w:r w:rsidR="00310328" w:rsidRPr="00E95947">
          <w:rPr>
            <w:rFonts w:asciiTheme="minorHAnsi" w:hAnsiTheme="minorHAnsi" w:cstheme="minorHAnsi"/>
            <w:color w:val="000000"/>
            <w:sz w:val="22"/>
            <w:shd w:val="clear" w:color="auto" w:fill="FFFFFF"/>
          </w:rPr>
          <w:t>21508958</w:t>
        </w:r>
      </w:ins>
      <w:ins w:id="27" w:author="Daniel-Rios Garza" w:date="2023-12-29T09:57:00Z">
        <w:r w:rsidRPr="00E95947">
          <w:rPr>
            <w:rFonts w:asciiTheme="minorHAnsi" w:hAnsiTheme="minorHAnsi" w:cstheme="minorHAnsi"/>
            <w:color w:val="000000"/>
            <w:sz w:val="22"/>
            <w:shd w:val="clear" w:color="auto" w:fill="FFFFFF"/>
          </w:rPr>
          <w:t>,</w:t>
        </w:r>
      </w:ins>
      <w:ins w:id="28" w:author="Daniel-Rios Garza" w:date="2023-12-29T15:09:00Z">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w:t>
        </w:r>
      </w:ins>
      <w:ins w:id="29" w:author="Daniel-Rios Garza" w:date="2023-12-29T15:11:00Z">
        <w:r w:rsidR="00310328" w:rsidRPr="00E95947">
          <w:rPr>
            <w:rFonts w:asciiTheme="minorHAnsi" w:hAnsiTheme="minorHAnsi" w:cstheme="minorHAnsi"/>
            <w:color w:val="000000"/>
            <w:sz w:val="22"/>
            <w:shd w:val="clear" w:color="auto" w:fill="FFFFFF"/>
          </w:rPr>
          <w:t>, 29255284</w:t>
        </w:r>
      </w:ins>
      <w:ins w:id="30" w:author="Daniel-Rios Garza" w:date="2023-12-29T09:57:00Z">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ins>
      <w:ins w:id="31" w:author="Daniel-Rios Garza" w:date="2023-12-29T15:12:00Z">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ins>
      <w:ins w:id="32" w:author="Daniel-Rios Garza" w:date="2023-12-29T09:57:00Z">
        <w:r w:rsidRPr="00E95947">
          <w:rPr>
            <w:rFonts w:asciiTheme="minorHAnsi" w:hAnsiTheme="minorHAnsi" w:cstheme="minorHAnsi"/>
            <w:color w:val="000000"/>
            <w:sz w:val="22"/>
            <w:shd w:val="clear" w:color="auto" w:fill="FFFFFF"/>
          </w:rPr>
          <w:t xml:space="preserve">]. </w:t>
        </w:r>
      </w:ins>
      <w:ins w:id="33" w:author="Daniel-Rios Garza" w:date="2023-12-29T12:16:00Z">
        <w:r w:rsidR="00C824FB" w:rsidRPr="00E95947">
          <w:rPr>
            <w:rFonts w:asciiTheme="minorHAnsi" w:hAnsiTheme="minorHAnsi" w:cstheme="minorHAnsi"/>
            <w:color w:val="000000"/>
            <w:sz w:val="22"/>
            <w:shd w:val="clear" w:color="auto" w:fill="FFFFFF"/>
          </w:rPr>
          <w:t>While d</w:t>
        </w:r>
      </w:ins>
      <w:ins w:id="34" w:author="Daniel-Rios Garza" w:date="2023-12-29T09:57:00Z">
        <w:r w:rsidRPr="00E95947">
          <w:rPr>
            <w:rFonts w:asciiTheme="minorHAnsi" w:hAnsiTheme="minorHAnsi" w:cstheme="minorHAnsi"/>
            <w:color w:val="000000"/>
            <w:sz w:val="22"/>
            <w:shd w:val="clear" w:color="auto" w:fill="FFFFFF"/>
          </w:rPr>
          <w:t xml:space="preserve">ifferent hypotheses </w:t>
        </w:r>
      </w:ins>
      <w:ins w:id="35" w:author="Daniel-Rios Garza" w:date="2023-12-29T11:53:00Z">
        <w:r w:rsidR="00F04EB8" w:rsidRPr="00E95947">
          <w:rPr>
            <w:rFonts w:asciiTheme="minorHAnsi" w:hAnsiTheme="minorHAnsi" w:cstheme="minorHAnsi"/>
            <w:color w:val="000000"/>
            <w:sz w:val="22"/>
            <w:shd w:val="clear" w:color="auto" w:fill="FFFFFF"/>
          </w:rPr>
          <w:t>could</w:t>
        </w:r>
      </w:ins>
      <w:ins w:id="36" w:author="Daniel-Rios Garza" w:date="2023-12-29T09:57:00Z">
        <w:r w:rsidRPr="00E95947">
          <w:rPr>
            <w:rFonts w:asciiTheme="minorHAnsi" w:hAnsiTheme="minorHAnsi" w:cstheme="minorHAnsi"/>
            <w:color w:val="000000"/>
            <w:sz w:val="22"/>
            <w:shd w:val="clear" w:color="auto" w:fill="FFFFFF"/>
          </w:rPr>
          <w:t xml:space="preserve"> explain this </w:t>
        </w:r>
      </w:ins>
      <w:ins w:id="37" w:author="Daniel-Rios Garza" w:date="2023-12-29T10:03:00Z">
        <w:r w:rsidR="00A56C45" w:rsidRPr="00E95947">
          <w:rPr>
            <w:rFonts w:asciiTheme="minorHAnsi" w:hAnsiTheme="minorHAnsi" w:cstheme="minorHAnsi"/>
            <w:color w:val="000000"/>
            <w:sz w:val="22"/>
            <w:shd w:val="clear" w:color="auto" w:fill="FFFFFF"/>
          </w:rPr>
          <w:t>behavior</w:t>
        </w:r>
      </w:ins>
      <w:ins w:id="38" w:author="Daniel-Rios Garza" w:date="2023-12-29T09:57:00Z">
        <w:r w:rsidRPr="00E95947">
          <w:rPr>
            <w:rFonts w:asciiTheme="minorHAnsi" w:hAnsiTheme="minorHAnsi" w:cstheme="minorHAnsi"/>
            <w:color w:val="000000"/>
            <w:sz w:val="22"/>
            <w:shd w:val="clear" w:color="auto" w:fill="FFFFFF"/>
          </w:rPr>
          <w:t xml:space="preserve"> [</w:t>
        </w:r>
      </w:ins>
      <w:ins w:id="39" w:author="Daniel-Rios Garza" w:date="2023-12-29T15:13:00Z">
        <w:r w:rsidR="00EE6355" w:rsidRPr="00E95947">
          <w:rPr>
            <w:rFonts w:asciiTheme="minorHAnsi" w:hAnsiTheme="minorHAnsi" w:cstheme="minorHAnsi"/>
            <w:color w:val="000000"/>
            <w:sz w:val="22"/>
            <w:shd w:val="clear" w:color="auto" w:fill="FFFFFF"/>
          </w:rPr>
          <w:t xml:space="preserve">26866806, 28475180, </w:t>
        </w:r>
      </w:ins>
      <w:ins w:id="40" w:author="Daniel-Rios Garza" w:date="2023-12-29T15:14:00Z">
        <w:r w:rsidR="00EE6355" w:rsidRPr="00E95947">
          <w:rPr>
            <w:rFonts w:asciiTheme="minorHAnsi" w:hAnsiTheme="minorHAnsi" w:cstheme="minorHAnsi"/>
            <w:color w:val="000000"/>
            <w:sz w:val="22"/>
            <w:shd w:val="clear" w:color="auto" w:fill="FFFFFF"/>
          </w:rPr>
          <w:t>30022156</w:t>
        </w:r>
      </w:ins>
      <w:ins w:id="41" w:author="Daniel-Rios Garza" w:date="2023-12-29T09:57:00Z">
        <w:r w:rsidRPr="00E95947">
          <w:rPr>
            <w:rFonts w:asciiTheme="minorHAnsi" w:hAnsiTheme="minorHAnsi" w:cstheme="minorHAnsi"/>
            <w:color w:val="000000"/>
            <w:sz w:val="22"/>
            <w:shd w:val="clear" w:color="auto" w:fill="FFFFFF"/>
          </w:rPr>
          <w:t>]</w:t>
        </w:r>
      </w:ins>
      <w:ins w:id="42" w:author="Daniel-Rios Garza" w:date="2023-12-29T12:16:00Z">
        <w:r w:rsidR="00C824FB" w:rsidRPr="00E95947">
          <w:rPr>
            <w:rFonts w:asciiTheme="minorHAnsi" w:hAnsiTheme="minorHAnsi" w:cstheme="minorHAnsi"/>
            <w:color w:val="000000"/>
            <w:sz w:val="22"/>
            <w:shd w:val="clear" w:color="auto" w:fill="FFFFFF"/>
          </w:rPr>
          <w:t>, clear demonstrations are still lacking</w:t>
        </w:r>
      </w:ins>
      <w:ins w:id="43" w:author="Daniel-Rios Garza" w:date="2023-12-29T09:57:00Z">
        <w:r w:rsidRPr="00E95947">
          <w:rPr>
            <w:rFonts w:asciiTheme="minorHAnsi" w:hAnsiTheme="minorHAnsi" w:cstheme="minorHAnsi"/>
            <w:color w:val="000000"/>
            <w:sz w:val="22"/>
            <w:shd w:val="clear" w:color="auto" w:fill="FFFFFF"/>
          </w:rPr>
          <w:t xml:space="preserve">. </w:t>
        </w:r>
      </w:ins>
      <w:ins w:id="44" w:author="Daniel-Rios Garza" w:date="2023-12-29T10:09:00Z">
        <w:r w:rsidR="00A56C45" w:rsidRPr="00E95947">
          <w:rPr>
            <w:rFonts w:asciiTheme="minorHAnsi" w:hAnsiTheme="minorHAnsi" w:cstheme="minorHAnsi"/>
            <w:color w:val="000000"/>
            <w:sz w:val="22"/>
            <w:shd w:val="clear" w:color="auto" w:fill="FFFFFF"/>
          </w:rPr>
          <w:t>A frequent explanation, supported by empirica</w:t>
        </w:r>
      </w:ins>
      <w:ins w:id="45" w:author="Daniel-Rios Garza" w:date="2023-12-29T10:10:00Z">
        <w:r w:rsidR="00A56C45" w:rsidRPr="00E95947">
          <w:rPr>
            <w:rFonts w:asciiTheme="minorHAnsi" w:hAnsiTheme="minorHAnsi" w:cstheme="minorHAnsi"/>
            <w:color w:val="000000"/>
            <w:sz w:val="22"/>
            <w:shd w:val="clear" w:color="auto" w:fill="FFFFFF"/>
          </w:rPr>
          <w:t xml:space="preserve">l </w:t>
        </w:r>
      </w:ins>
      <w:ins w:id="46" w:author="Daniel-Rios Garza" w:date="2023-12-29T12:17:00Z">
        <w:r w:rsidR="00C824FB" w:rsidRPr="00E95947">
          <w:rPr>
            <w:rFonts w:asciiTheme="minorHAnsi" w:hAnsiTheme="minorHAnsi" w:cstheme="minorHAnsi"/>
            <w:color w:val="000000"/>
            <w:sz w:val="22"/>
            <w:shd w:val="clear" w:color="auto" w:fill="FFFFFF"/>
          </w:rPr>
          <w:t xml:space="preserve">evidence, suggests </w:t>
        </w:r>
      </w:ins>
      <w:ins w:id="47" w:author="Daniel-Rios Garza" w:date="2023-12-29T10:12:00Z">
        <w:r w:rsidR="00A56C45" w:rsidRPr="00E95947">
          <w:rPr>
            <w:rFonts w:asciiTheme="minorHAnsi" w:hAnsiTheme="minorHAnsi" w:cstheme="minorHAnsi"/>
            <w:color w:val="000000"/>
            <w:sz w:val="22"/>
            <w:shd w:val="clear" w:color="auto" w:fill="FFFFFF"/>
          </w:rPr>
          <w:t xml:space="preserve">that </w:t>
        </w:r>
      </w:ins>
      <w:ins w:id="48" w:author="Daniel-Rios Garza" w:date="2023-12-29T11:54:00Z">
        <w:r w:rsidR="00F04EB8" w:rsidRPr="00E95947">
          <w:rPr>
            <w:rFonts w:asciiTheme="minorHAnsi" w:hAnsiTheme="minorHAnsi" w:cstheme="minorHAnsi"/>
            <w:color w:val="000000"/>
            <w:sz w:val="22"/>
            <w:shd w:val="clear" w:color="auto" w:fill="FFFFFF"/>
          </w:rPr>
          <w:t>microbiomes</w:t>
        </w:r>
      </w:ins>
      <w:ins w:id="49" w:author="Daniel-Rios Garza" w:date="2023-12-29T10:11:00Z">
        <w:r w:rsidR="00A56C45" w:rsidRPr="00E95947">
          <w:rPr>
            <w:rFonts w:asciiTheme="minorHAnsi" w:hAnsiTheme="minorHAnsi" w:cstheme="minorHAnsi"/>
            <w:color w:val="000000"/>
            <w:sz w:val="22"/>
            <w:shd w:val="clear" w:color="auto" w:fill="FFFFFF"/>
          </w:rPr>
          <w:t xml:space="preserve">, </w:t>
        </w:r>
      </w:ins>
      <w:ins w:id="50" w:author="Daniel-Rios Garza" w:date="2023-12-29T12:17:00Z">
        <w:r w:rsidR="00C824FB" w:rsidRPr="00E95947">
          <w:rPr>
            <w:rFonts w:asciiTheme="minorHAnsi" w:hAnsiTheme="minorHAnsi" w:cstheme="minorHAnsi"/>
            <w:color w:val="000000"/>
            <w:sz w:val="22"/>
            <w:shd w:val="clear" w:color="auto" w:fill="FFFFFF"/>
          </w:rPr>
          <w:t>like</w:t>
        </w:r>
      </w:ins>
      <w:ins w:id="51" w:author="Daniel-Rios Garza" w:date="2023-12-29T10:11:00Z">
        <w:r w:rsidR="00A56C45" w:rsidRPr="00E95947">
          <w:rPr>
            <w:rFonts w:asciiTheme="minorHAnsi" w:hAnsiTheme="minorHAnsi" w:cstheme="minorHAnsi"/>
            <w:color w:val="000000"/>
            <w:sz w:val="22"/>
            <w:shd w:val="clear" w:color="auto" w:fill="FFFFFF"/>
          </w:rPr>
          <w:t xml:space="preserve"> many ecological </w:t>
        </w:r>
      </w:ins>
      <w:ins w:id="52" w:author="Daniel-Rios Garza" w:date="2023-12-29T11:59:00Z">
        <w:r w:rsidR="00F04EB8" w:rsidRPr="00E95947">
          <w:rPr>
            <w:rFonts w:asciiTheme="minorHAnsi" w:hAnsiTheme="minorHAnsi" w:cstheme="minorHAnsi"/>
            <w:color w:val="000000"/>
            <w:sz w:val="22"/>
            <w:shd w:val="clear" w:color="auto" w:fill="FFFFFF"/>
          </w:rPr>
          <w:t>systems</w:t>
        </w:r>
      </w:ins>
      <w:ins w:id="53" w:author="Daniel-Rios Garza" w:date="2023-12-29T10:11:00Z">
        <w:r w:rsidR="00A56C45" w:rsidRPr="00E95947">
          <w:rPr>
            <w:rFonts w:asciiTheme="minorHAnsi" w:hAnsiTheme="minorHAnsi" w:cstheme="minorHAnsi"/>
            <w:color w:val="000000"/>
            <w:sz w:val="22"/>
            <w:shd w:val="clear" w:color="auto" w:fill="FFFFFF"/>
          </w:rPr>
          <w:t>,</w:t>
        </w:r>
      </w:ins>
      <w:ins w:id="54" w:author="Daniel-Rios Garza" w:date="2023-12-29T10:10:00Z">
        <w:r w:rsidR="00A56C45" w:rsidRPr="00E95947">
          <w:rPr>
            <w:rFonts w:asciiTheme="minorHAnsi" w:hAnsiTheme="minorHAnsi" w:cstheme="minorHAnsi"/>
            <w:color w:val="000000"/>
            <w:sz w:val="22"/>
            <w:shd w:val="clear" w:color="auto" w:fill="FFFFFF"/>
          </w:rPr>
          <w:t xml:space="preserve"> </w:t>
        </w:r>
      </w:ins>
      <w:ins w:id="55" w:author="Daniel-Rios Garza" w:date="2023-12-29T12:17:00Z">
        <w:r w:rsidR="00C824FB" w:rsidRPr="00E95947">
          <w:rPr>
            <w:rFonts w:asciiTheme="minorHAnsi" w:hAnsiTheme="minorHAnsi" w:cstheme="minorHAnsi"/>
            <w:color w:val="000000"/>
            <w:sz w:val="22"/>
            <w:shd w:val="clear" w:color="auto" w:fill="FFFFFF"/>
          </w:rPr>
          <w:t xml:space="preserve">can </w:t>
        </w:r>
      </w:ins>
      <w:ins w:id="56" w:author="Daniel-Rios Garza" w:date="2023-12-29T11:59:00Z">
        <w:r w:rsidR="00F04EB8" w:rsidRPr="00E95947">
          <w:rPr>
            <w:rFonts w:asciiTheme="minorHAnsi" w:hAnsiTheme="minorHAnsi" w:cstheme="minorHAnsi"/>
            <w:color w:val="000000"/>
            <w:sz w:val="22"/>
            <w:shd w:val="clear" w:color="auto" w:fill="FFFFFF"/>
          </w:rPr>
          <w:t>assemble into</w:t>
        </w:r>
      </w:ins>
      <w:ins w:id="57" w:author="Daniel-Rios Garza" w:date="2023-12-29T10:10:00Z">
        <w:r w:rsidR="00A56C45" w:rsidRPr="00E95947">
          <w:rPr>
            <w:rFonts w:asciiTheme="minorHAnsi" w:hAnsiTheme="minorHAnsi" w:cstheme="minorHAnsi"/>
            <w:color w:val="000000"/>
            <w:sz w:val="22"/>
            <w:shd w:val="clear" w:color="auto" w:fill="FFFFFF"/>
          </w:rPr>
          <w:t xml:space="preserve"> </w:t>
        </w:r>
      </w:ins>
      <w:ins w:id="58" w:author="Daniel-Rios Garza" w:date="2023-12-29T10:11:00Z">
        <w:r w:rsidR="00A56C45" w:rsidRPr="00E95947">
          <w:rPr>
            <w:rFonts w:asciiTheme="minorHAnsi" w:hAnsiTheme="minorHAnsi" w:cstheme="minorHAnsi"/>
            <w:color w:val="000000"/>
            <w:sz w:val="22"/>
            <w:shd w:val="clear" w:color="auto" w:fill="FFFFFF"/>
          </w:rPr>
          <w:t xml:space="preserve">alternative </w:t>
        </w:r>
      </w:ins>
      <w:ins w:id="59" w:author="Daniel-Rios Garza" w:date="2023-12-29T12:18:00Z">
        <w:r w:rsidR="00C824FB" w:rsidRPr="00E95947">
          <w:rPr>
            <w:rFonts w:asciiTheme="minorHAnsi" w:hAnsiTheme="minorHAnsi" w:cstheme="minorHAnsi"/>
            <w:color w:val="000000"/>
            <w:sz w:val="22"/>
            <w:shd w:val="clear" w:color="auto" w:fill="FFFFFF"/>
          </w:rPr>
          <w:t xml:space="preserve">stable </w:t>
        </w:r>
      </w:ins>
      <w:ins w:id="60" w:author="Daniel-Rios Garza" w:date="2023-12-29T10:11:00Z">
        <w:r w:rsidR="00A56C45" w:rsidRPr="00E95947">
          <w:rPr>
            <w:rFonts w:asciiTheme="minorHAnsi" w:hAnsiTheme="minorHAnsi" w:cstheme="minorHAnsi"/>
            <w:color w:val="000000"/>
            <w:sz w:val="22"/>
            <w:shd w:val="clear" w:color="auto" w:fill="FFFFFF"/>
          </w:rPr>
          <w:t>states</w:t>
        </w:r>
      </w:ins>
      <w:ins w:id="61" w:author="Daniel-Rios Garza" w:date="2023-12-29T15:15:00Z">
        <w:r w:rsidR="00EE6355" w:rsidRPr="00E95947">
          <w:rPr>
            <w:rFonts w:asciiTheme="minorHAnsi" w:hAnsiTheme="minorHAnsi" w:cstheme="minorHAnsi"/>
            <w:color w:val="000000"/>
            <w:sz w:val="22"/>
            <w:shd w:val="clear" w:color="auto" w:fill="FFFFFF"/>
          </w:rPr>
          <w:t xml:space="preserve"> [28475180]</w:t>
        </w:r>
      </w:ins>
      <w:ins w:id="62" w:author="Daniel-Rios Garza" w:date="2023-12-29T10:08:00Z">
        <w:r w:rsidR="00A56C45" w:rsidRPr="00E95947">
          <w:rPr>
            <w:rFonts w:asciiTheme="minorHAnsi" w:hAnsiTheme="minorHAnsi" w:cstheme="minorHAnsi"/>
            <w:color w:val="000000"/>
            <w:sz w:val="22"/>
            <w:shd w:val="clear" w:color="auto" w:fill="FFFFFF"/>
          </w:rPr>
          <w:t>.</w:t>
        </w:r>
      </w:ins>
      <w:ins w:id="63" w:author="Daniel-Rios Garza" w:date="2023-12-29T10:14:00Z">
        <w:r w:rsidR="008D2660" w:rsidRPr="00E95947">
          <w:rPr>
            <w:rFonts w:asciiTheme="minorHAnsi" w:hAnsiTheme="minorHAnsi" w:cstheme="minorHAnsi"/>
            <w:color w:val="000000"/>
            <w:sz w:val="22"/>
            <w:shd w:val="clear" w:color="auto" w:fill="FFFFFF"/>
          </w:rPr>
          <w:t xml:space="preserve"> </w:t>
        </w:r>
      </w:ins>
      <w:ins w:id="64" w:author="Daniel-Rios Garza" w:date="2023-12-29T12:27:00Z">
        <w:r w:rsidR="007C19EB" w:rsidRPr="00E95947">
          <w:rPr>
            <w:rFonts w:asciiTheme="minorHAnsi" w:hAnsiTheme="minorHAnsi" w:cstheme="minorHAnsi"/>
            <w:color w:val="000000"/>
            <w:sz w:val="22"/>
            <w:shd w:val="clear" w:color="auto" w:fill="FFFFFF"/>
          </w:rPr>
          <w:t>Thus,</w:t>
        </w:r>
      </w:ins>
      <w:ins w:id="65" w:author="Daniel-Rios Garza" w:date="2023-12-29T10:14:00Z">
        <w:r w:rsidR="008D2660" w:rsidRPr="00E95947">
          <w:rPr>
            <w:rFonts w:asciiTheme="minorHAnsi" w:hAnsiTheme="minorHAnsi" w:cstheme="minorHAnsi"/>
            <w:color w:val="000000"/>
            <w:sz w:val="22"/>
            <w:shd w:val="clear" w:color="auto" w:fill="FFFFFF"/>
          </w:rPr>
          <w:t xml:space="preserve"> </w:t>
        </w:r>
      </w:ins>
      <w:ins w:id="66" w:author="Daniel-Rios Garza" w:date="2023-12-29T10:21:00Z">
        <w:r w:rsidR="008D2660" w:rsidRPr="00E95947">
          <w:rPr>
            <w:rFonts w:asciiTheme="minorHAnsi" w:hAnsiTheme="minorHAnsi" w:cstheme="minorHAnsi"/>
            <w:color w:val="000000"/>
            <w:sz w:val="22"/>
            <w:shd w:val="clear" w:color="auto" w:fill="FFFFFF"/>
          </w:rPr>
          <w:t xml:space="preserve">even </w:t>
        </w:r>
      </w:ins>
      <w:ins w:id="67" w:author="Daniel-Rios Garza" w:date="2023-12-29T12:18:00Z">
        <w:r w:rsidR="00C824FB" w:rsidRPr="00E95947">
          <w:rPr>
            <w:rFonts w:asciiTheme="minorHAnsi" w:hAnsiTheme="minorHAnsi" w:cstheme="minorHAnsi"/>
            <w:color w:val="000000"/>
            <w:sz w:val="22"/>
            <w:shd w:val="clear" w:color="auto" w:fill="FFFFFF"/>
          </w:rPr>
          <w:t>when</w:t>
        </w:r>
      </w:ins>
      <w:ins w:id="68" w:author="Daniel-Rios Garza" w:date="2023-12-29T10:21:00Z">
        <w:r w:rsidR="008D2660" w:rsidRPr="00E95947">
          <w:rPr>
            <w:rFonts w:asciiTheme="minorHAnsi" w:hAnsiTheme="minorHAnsi" w:cstheme="minorHAnsi"/>
            <w:color w:val="000000"/>
            <w:sz w:val="22"/>
            <w:shd w:val="clear" w:color="auto" w:fill="FFFFFF"/>
          </w:rPr>
          <w:t xml:space="preserve"> the same microbes </w:t>
        </w:r>
      </w:ins>
      <w:ins w:id="69" w:author="Daniel-Rios Garza" w:date="2023-12-29T12:18:00Z">
        <w:r w:rsidR="00C824FB" w:rsidRPr="00E95947">
          <w:rPr>
            <w:rFonts w:asciiTheme="minorHAnsi" w:hAnsiTheme="minorHAnsi" w:cstheme="minorHAnsi"/>
            <w:color w:val="000000"/>
            <w:sz w:val="22"/>
            <w:shd w:val="clear" w:color="auto" w:fill="FFFFFF"/>
          </w:rPr>
          <w:t xml:space="preserve">assembled </w:t>
        </w:r>
      </w:ins>
      <w:ins w:id="70" w:author="Daniel-Rios Garza" w:date="2023-12-29T10:14:00Z">
        <w:r w:rsidR="008D2660" w:rsidRPr="00E95947">
          <w:rPr>
            <w:rFonts w:asciiTheme="minorHAnsi" w:hAnsiTheme="minorHAnsi" w:cstheme="minorHAnsi"/>
            <w:color w:val="000000"/>
            <w:sz w:val="22"/>
            <w:shd w:val="clear" w:color="auto" w:fill="FFFFFF"/>
          </w:rPr>
          <w:t xml:space="preserve">under similar </w:t>
        </w:r>
      </w:ins>
      <w:ins w:id="71" w:author="Daniel-Rios Garza" w:date="2023-12-29T10:15:00Z">
        <w:r w:rsidR="008D2660" w:rsidRPr="00E95947">
          <w:rPr>
            <w:rFonts w:asciiTheme="minorHAnsi" w:hAnsiTheme="minorHAnsi" w:cstheme="minorHAnsi"/>
            <w:color w:val="000000"/>
            <w:sz w:val="22"/>
            <w:shd w:val="clear" w:color="auto" w:fill="FFFFFF"/>
          </w:rPr>
          <w:t>environmental conditions</w:t>
        </w:r>
      </w:ins>
      <w:ins w:id="72" w:author="Daniel-Rios Garza" w:date="2023-12-29T12:18:00Z">
        <w:r w:rsidR="00C824FB" w:rsidRPr="00E95947">
          <w:rPr>
            <w:rFonts w:asciiTheme="minorHAnsi" w:hAnsiTheme="minorHAnsi" w:cstheme="minorHAnsi"/>
            <w:color w:val="000000"/>
            <w:sz w:val="22"/>
            <w:shd w:val="clear" w:color="auto" w:fill="FFFFFF"/>
          </w:rPr>
          <w:t>, they may</w:t>
        </w:r>
      </w:ins>
      <w:ins w:id="73" w:author="Daniel-Rios Garza" w:date="2023-12-29T10:17:00Z">
        <w:r w:rsidR="008D2660" w:rsidRPr="00E95947">
          <w:rPr>
            <w:rFonts w:asciiTheme="minorHAnsi" w:hAnsiTheme="minorHAnsi" w:cstheme="minorHAnsi"/>
            <w:color w:val="000000"/>
            <w:sz w:val="22"/>
            <w:shd w:val="clear" w:color="auto" w:fill="FFFFFF"/>
          </w:rPr>
          <w:t xml:space="preserve"> </w:t>
        </w:r>
      </w:ins>
      <w:ins w:id="74" w:author="Daniel-Rios Garza" w:date="2023-12-29T10:14:00Z">
        <w:r w:rsidR="008D2660" w:rsidRPr="00E95947">
          <w:rPr>
            <w:rFonts w:asciiTheme="minorHAnsi" w:hAnsiTheme="minorHAnsi" w:cstheme="minorHAnsi"/>
            <w:color w:val="000000"/>
            <w:sz w:val="22"/>
            <w:shd w:val="clear" w:color="auto" w:fill="FFFFFF"/>
          </w:rPr>
          <w:t xml:space="preserve">converge towards distinct </w:t>
        </w:r>
      </w:ins>
      <w:r w:rsidR="009C4947">
        <w:rPr>
          <w:rFonts w:asciiTheme="minorHAnsi" w:hAnsiTheme="minorHAnsi" w:cstheme="minorHAnsi"/>
          <w:color w:val="000000"/>
          <w:sz w:val="22"/>
          <w:shd w:val="clear" w:color="auto" w:fill="FFFFFF"/>
        </w:rPr>
        <w:t xml:space="preserve">community </w:t>
      </w:r>
      <w:ins w:id="75" w:author="Daniel-Rios Garza" w:date="2023-12-29T10:14:00Z">
        <w:r w:rsidR="008D2660" w:rsidRPr="00E95947">
          <w:rPr>
            <w:rFonts w:asciiTheme="minorHAnsi" w:hAnsiTheme="minorHAnsi" w:cstheme="minorHAnsi"/>
            <w:color w:val="000000"/>
            <w:sz w:val="22"/>
            <w:shd w:val="clear" w:color="auto" w:fill="FFFFFF"/>
          </w:rPr>
          <w:t>co</w:t>
        </w:r>
      </w:ins>
      <w:ins w:id="76" w:author="Daniel-Rios Garza" w:date="2023-12-29T10:15:00Z">
        <w:r w:rsidR="008D2660" w:rsidRPr="00E95947">
          <w:rPr>
            <w:rFonts w:asciiTheme="minorHAnsi" w:hAnsiTheme="minorHAnsi" w:cstheme="minorHAnsi"/>
            <w:color w:val="000000"/>
            <w:sz w:val="22"/>
            <w:shd w:val="clear" w:color="auto" w:fill="FFFFFF"/>
          </w:rPr>
          <w:t>mpositions</w:t>
        </w:r>
      </w:ins>
      <w:ins w:id="77" w:author="Daniel-Rios Garza" w:date="2023-12-29T12:30:00Z">
        <w:r w:rsidR="007C19EB" w:rsidRPr="00E95947">
          <w:rPr>
            <w:rFonts w:asciiTheme="minorHAnsi" w:hAnsiTheme="minorHAnsi" w:cstheme="minorHAnsi"/>
            <w:color w:val="000000"/>
            <w:sz w:val="22"/>
            <w:shd w:val="clear" w:color="auto" w:fill="FFFFFF"/>
          </w:rPr>
          <w:t>, influenced by</w:t>
        </w:r>
      </w:ins>
      <w:ins w:id="78" w:author="Daniel-Rios Garza" w:date="2023-12-29T12:19:00Z">
        <w:r w:rsidR="00C824FB" w:rsidRPr="00E95947">
          <w:rPr>
            <w:rFonts w:asciiTheme="minorHAnsi" w:hAnsiTheme="minorHAnsi" w:cstheme="minorHAnsi"/>
            <w:color w:val="000000"/>
            <w:sz w:val="22"/>
            <w:shd w:val="clear" w:color="auto" w:fill="FFFFFF"/>
          </w:rPr>
          <w:t xml:space="preserve"> their assembly</w:t>
        </w:r>
      </w:ins>
      <w:ins w:id="79" w:author="Daniel-Rios Garza" w:date="2023-12-29T10:20:00Z">
        <w:r w:rsidR="008D2660" w:rsidRPr="00E95947">
          <w:rPr>
            <w:rFonts w:asciiTheme="minorHAnsi" w:hAnsiTheme="minorHAnsi" w:cstheme="minorHAnsi"/>
            <w:color w:val="000000"/>
            <w:sz w:val="22"/>
            <w:shd w:val="clear" w:color="auto" w:fill="FFFFFF"/>
          </w:rPr>
          <w:t xml:space="preserve"> history</w:t>
        </w:r>
      </w:ins>
      <w:ins w:id="80" w:author="Daniel-Rios Garza" w:date="2023-12-29T15:16:00Z">
        <w:r w:rsidR="00EE6355" w:rsidRPr="00E95947">
          <w:rPr>
            <w:rFonts w:asciiTheme="minorHAnsi" w:hAnsiTheme="minorHAnsi" w:cstheme="minorHAnsi"/>
            <w:color w:val="000000"/>
            <w:sz w:val="22"/>
            <w:shd w:val="clear" w:color="auto" w:fill="FFFFFF"/>
          </w:rPr>
          <w:t xml:space="preserve"> [</w:t>
        </w:r>
      </w:ins>
      <w:ins w:id="81" w:author="Daniel-Rios Garza" w:date="2023-12-29T15:17:00Z">
        <w:r w:rsidR="00EE6355" w:rsidRPr="00E95947">
          <w:rPr>
            <w:rFonts w:asciiTheme="minorHAnsi" w:hAnsiTheme="minorHAnsi" w:cstheme="minorHAnsi"/>
            <w:color w:val="000000"/>
            <w:sz w:val="22"/>
            <w:shd w:val="clear" w:color="auto" w:fill="FFFFFF"/>
          </w:rPr>
          <w:t>https://www.nature.com/articles/269471a0</w:t>
        </w:r>
      </w:ins>
      <w:ins w:id="82" w:author="Daniel-Rios Garza" w:date="2023-12-29T15:16:00Z">
        <w:r w:rsidR="00EE6355" w:rsidRPr="00E95947">
          <w:rPr>
            <w:rFonts w:asciiTheme="minorHAnsi" w:hAnsiTheme="minorHAnsi" w:cstheme="minorHAnsi"/>
            <w:color w:val="000000"/>
            <w:sz w:val="22"/>
            <w:shd w:val="clear" w:color="auto" w:fill="FFFFFF"/>
          </w:rPr>
          <w:t>]</w:t>
        </w:r>
      </w:ins>
      <w:ins w:id="83" w:author="Daniel-Rios Garza" w:date="2023-12-29T10:24:00Z">
        <w:r w:rsidR="00137320" w:rsidRPr="00E95947">
          <w:rPr>
            <w:rFonts w:asciiTheme="minorHAnsi" w:hAnsiTheme="minorHAnsi" w:cstheme="minorHAnsi"/>
            <w:color w:val="000000"/>
            <w:sz w:val="22"/>
            <w:shd w:val="clear" w:color="auto" w:fill="FFFFFF"/>
          </w:rPr>
          <w:t xml:space="preserve">. </w:t>
        </w:r>
      </w:ins>
      <w:ins w:id="84" w:author="Daniel-Rios Garza" w:date="2023-12-29T12:31:00Z">
        <w:r w:rsidR="007C19EB" w:rsidRPr="00E95947">
          <w:rPr>
            <w:rFonts w:asciiTheme="minorHAnsi" w:hAnsiTheme="minorHAnsi" w:cstheme="minorHAnsi"/>
            <w:color w:val="000000"/>
            <w:sz w:val="22"/>
            <w:shd w:val="clear" w:color="auto" w:fill="FFFFFF"/>
          </w:rPr>
          <w:t>Additionally</w:t>
        </w:r>
      </w:ins>
      <w:ins w:id="85" w:author="Daniel-Rios Garza" w:date="2023-12-29T10:24:00Z">
        <w:r w:rsidR="00137320" w:rsidRPr="00E95947">
          <w:rPr>
            <w:rFonts w:asciiTheme="minorHAnsi" w:hAnsiTheme="minorHAnsi" w:cstheme="minorHAnsi"/>
            <w:color w:val="000000"/>
            <w:sz w:val="22"/>
            <w:shd w:val="clear" w:color="auto" w:fill="FFFFFF"/>
          </w:rPr>
          <w:t xml:space="preserve">, </w:t>
        </w:r>
      </w:ins>
      <w:ins w:id="86" w:author="Daniel-Rios Garza" w:date="2023-12-29T12:19:00Z">
        <w:r w:rsidR="00C824FB" w:rsidRPr="00E95947">
          <w:rPr>
            <w:rFonts w:asciiTheme="minorHAnsi" w:hAnsiTheme="minorHAnsi" w:cstheme="minorHAnsi"/>
            <w:color w:val="000000"/>
            <w:sz w:val="22"/>
            <w:shd w:val="clear" w:color="auto" w:fill="FFFFFF"/>
          </w:rPr>
          <w:t>minor</w:t>
        </w:r>
      </w:ins>
      <w:ins w:id="87" w:author="Daniel-Rios Garza" w:date="2023-12-29T10:25:00Z">
        <w:r w:rsidR="00137320" w:rsidRPr="00E95947">
          <w:rPr>
            <w:rFonts w:asciiTheme="minorHAnsi" w:hAnsiTheme="minorHAnsi" w:cstheme="minorHAnsi"/>
            <w:color w:val="000000"/>
            <w:sz w:val="22"/>
            <w:shd w:val="clear" w:color="auto" w:fill="FFFFFF"/>
          </w:rPr>
          <w:t xml:space="preserve"> </w:t>
        </w:r>
      </w:ins>
      <w:ins w:id="88" w:author="Daniel-Rios Garza" w:date="2023-12-29T12:31:00Z">
        <w:r w:rsidR="007C19EB" w:rsidRPr="00E95947">
          <w:rPr>
            <w:rFonts w:asciiTheme="minorHAnsi" w:hAnsiTheme="minorHAnsi" w:cstheme="minorHAnsi"/>
            <w:color w:val="000000"/>
            <w:sz w:val="22"/>
            <w:shd w:val="clear" w:color="auto" w:fill="FFFFFF"/>
          </w:rPr>
          <w:t xml:space="preserve">yet </w:t>
        </w:r>
      </w:ins>
      <w:ins w:id="89" w:author="Daniel-Rios Garza" w:date="2023-12-29T11:54:00Z">
        <w:r w:rsidR="00F04EB8" w:rsidRPr="00E95947">
          <w:rPr>
            <w:rFonts w:asciiTheme="minorHAnsi" w:hAnsiTheme="minorHAnsi" w:cstheme="minorHAnsi"/>
            <w:color w:val="000000"/>
            <w:sz w:val="22"/>
            <w:shd w:val="clear" w:color="auto" w:fill="FFFFFF"/>
          </w:rPr>
          <w:t xml:space="preserve">continuous </w:t>
        </w:r>
      </w:ins>
      <w:ins w:id="90" w:author="Daniel-Rios Garza" w:date="2023-12-29T10:25:00Z">
        <w:r w:rsidR="00137320" w:rsidRPr="00E95947">
          <w:rPr>
            <w:rFonts w:asciiTheme="minorHAnsi" w:hAnsiTheme="minorHAnsi" w:cstheme="minorHAnsi"/>
            <w:color w:val="000000"/>
            <w:sz w:val="22"/>
            <w:shd w:val="clear" w:color="auto" w:fill="FFFFFF"/>
          </w:rPr>
          <w:t xml:space="preserve">changes </w:t>
        </w:r>
      </w:ins>
      <w:ins w:id="91" w:author="Daniel-Rios Garza" w:date="2023-12-29T11:55:00Z">
        <w:r w:rsidR="00F04EB8" w:rsidRPr="00E95947">
          <w:rPr>
            <w:rFonts w:asciiTheme="minorHAnsi" w:hAnsiTheme="minorHAnsi" w:cstheme="minorHAnsi"/>
            <w:color w:val="000000"/>
            <w:sz w:val="22"/>
            <w:shd w:val="clear" w:color="auto" w:fill="FFFFFF"/>
          </w:rPr>
          <w:t xml:space="preserve">in environmental parameters could </w:t>
        </w:r>
      </w:ins>
      <w:ins w:id="92" w:author="Daniel-Rios Garza" w:date="2023-12-29T12:31:00Z">
        <w:r w:rsidR="007C19EB" w:rsidRPr="00E95947">
          <w:rPr>
            <w:rFonts w:asciiTheme="minorHAnsi" w:hAnsiTheme="minorHAnsi" w:cstheme="minorHAnsi"/>
            <w:color w:val="000000"/>
            <w:sz w:val="22"/>
            <w:shd w:val="clear" w:color="auto" w:fill="FFFFFF"/>
          </w:rPr>
          <w:t>lead to significant</w:t>
        </w:r>
      </w:ins>
      <w:ins w:id="93" w:author="Daniel-Rios Garza" w:date="2023-12-29T11:55:00Z">
        <w:r w:rsidR="00F04EB8" w:rsidRPr="00E95947">
          <w:rPr>
            <w:rFonts w:asciiTheme="minorHAnsi" w:hAnsiTheme="minorHAnsi" w:cstheme="minorHAnsi"/>
            <w:color w:val="000000"/>
            <w:sz w:val="22"/>
            <w:shd w:val="clear" w:color="auto" w:fill="FFFFFF"/>
          </w:rPr>
          <w:t xml:space="preserve"> </w:t>
        </w:r>
      </w:ins>
      <w:ins w:id="94" w:author="Daniel-Rios Garza" w:date="2023-12-29T12:20:00Z">
        <w:r w:rsidR="00C824FB" w:rsidRPr="00E95947">
          <w:rPr>
            <w:rFonts w:asciiTheme="minorHAnsi" w:hAnsiTheme="minorHAnsi" w:cstheme="minorHAnsi"/>
            <w:color w:val="000000"/>
            <w:sz w:val="22"/>
            <w:shd w:val="clear" w:color="auto" w:fill="FFFFFF"/>
          </w:rPr>
          <w:t xml:space="preserve">shifts </w:t>
        </w:r>
      </w:ins>
      <w:ins w:id="95" w:author="Daniel-Rios Garza" w:date="2023-12-29T11:56:00Z">
        <w:r w:rsidR="00F04EB8" w:rsidRPr="00E95947">
          <w:rPr>
            <w:rFonts w:asciiTheme="minorHAnsi" w:hAnsiTheme="minorHAnsi" w:cstheme="minorHAnsi"/>
            <w:color w:val="000000"/>
            <w:sz w:val="22"/>
            <w:shd w:val="clear" w:color="auto" w:fill="FFFFFF"/>
          </w:rPr>
          <w:t>in community state</w:t>
        </w:r>
      </w:ins>
      <w:ins w:id="96" w:author="Daniel-Rios Garza" w:date="2023-12-29T12:31:00Z">
        <w:r w:rsidR="007C19EB" w:rsidRPr="00E95947">
          <w:rPr>
            <w:rFonts w:asciiTheme="minorHAnsi" w:hAnsiTheme="minorHAnsi" w:cstheme="minorHAnsi"/>
            <w:color w:val="000000"/>
            <w:sz w:val="22"/>
            <w:shd w:val="clear" w:color="auto" w:fill="FFFFFF"/>
          </w:rPr>
          <w:t>s</w:t>
        </w:r>
      </w:ins>
      <w:ins w:id="97" w:author="Daniel-Rios Garza" w:date="2023-12-29T15:20:00Z">
        <w:r w:rsidR="00EE6355" w:rsidRPr="00E95947">
          <w:rPr>
            <w:rFonts w:asciiTheme="minorHAnsi" w:hAnsiTheme="minorHAnsi" w:cstheme="minorHAnsi"/>
            <w:color w:val="000000"/>
            <w:sz w:val="22"/>
            <w:shd w:val="clear" w:color="auto" w:fill="FFFFFF"/>
          </w:rPr>
          <w:t xml:space="preserve"> [0691122032]</w:t>
        </w:r>
      </w:ins>
      <w:ins w:id="98" w:author="Daniel-Rios Garza" w:date="2023-12-29T10:25:00Z">
        <w:r w:rsidR="00137320" w:rsidRPr="00E95947">
          <w:rPr>
            <w:rFonts w:asciiTheme="minorHAnsi" w:hAnsiTheme="minorHAnsi" w:cstheme="minorHAnsi"/>
            <w:color w:val="000000"/>
            <w:sz w:val="22"/>
            <w:shd w:val="clear" w:color="auto" w:fill="FFFFFF"/>
          </w:rPr>
          <w:t xml:space="preserve">. Historically, </w:t>
        </w:r>
      </w:ins>
      <w:ins w:id="99" w:author="Daniel-Rios Garza" w:date="2023-12-29T12:07:00Z">
        <w:r w:rsidR="00EC1F18" w:rsidRPr="00E95947">
          <w:rPr>
            <w:rFonts w:asciiTheme="minorHAnsi" w:hAnsiTheme="minorHAnsi" w:cstheme="minorHAnsi"/>
            <w:color w:val="000000"/>
            <w:sz w:val="22"/>
            <w:shd w:val="clear" w:color="auto" w:fill="FFFFFF"/>
          </w:rPr>
          <w:t xml:space="preserve">mechanistically </w:t>
        </w:r>
      </w:ins>
      <w:ins w:id="100" w:author="Daniel-Rios Garza" w:date="2023-12-29T12:12:00Z">
        <w:r w:rsidR="00C824FB" w:rsidRPr="00E95947">
          <w:rPr>
            <w:rFonts w:asciiTheme="minorHAnsi" w:hAnsiTheme="minorHAnsi" w:cstheme="minorHAnsi"/>
            <w:color w:val="000000"/>
            <w:sz w:val="22"/>
            <w:shd w:val="clear" w:color="auto" w:fill="FFFFFF"/>
          </w:rPr>
          <w:t>identifying alternative</w:t>
        </w:r>
      </w:ins>
      <w:ins w:id="101" w:author="Daniel-Rios Garza" w:date="2023-12-29T10:25:00Z">
        <w:r w:rsidR="00137320" w:rsidRPr="00E95947">
          <w:rPr>
            <w:rFonts w:asciiTheme="minorHAnsi" w:hAnsiTheme="minorHAnsi" w:cstheme="minorHAnsi"/>
            <w:color w:val="000000"/>
            <w:sz w:val="22"/>
            <w:shd w:val="clear" w:color="auto" w:fill="FFFFFF"/>
          </w:rPr>
          <w:t xml:space="preserve"> </w:t>
        </w:r>
      </w:ins>
      <w:ins w:id="102" w:author="Daniel-Rios Garza" w:date="2023-12-29T12:20:00Z">
        <w:r w:rsidR="00C824FB" w:rsidRPr="00E95947">
          <w:rPr>
            <w:rFonts w:asciiTheme="minorHAnsi" w:hAnsiTheme="minorHAnsi" w:cstheme="minorHAnsi"/>
            <w:color w:val="000000"/>
            <w:sz w:val="22"/>
            <w:shd w:val="clear" w:color="auto" w:fill="FFFFFF"/>
          </w:rPr>
          <w:t xml:space="preserve">stable </w:t>
        </w:r>
      </w:ins>
      <w:ins w:id="103" w:author="Daniel-Rios Garza" w:date="2023-12-29T10:25:00Z">
        <w:r w:rsidR="00137320" w:rsidRPr="00E95947">
          <w:rPr>
            <w:rFonts w:asciiTheme="minorHAnsi" w:hAnsiTheme="minorHAnsi" w:cstheme="minorHAnsi"/>
            <w:color w:val="000000"/>
            <w:sz w:val="22"/>
            <w:shd w:val="clear" w:color="auto" w:fill="FFFFFF"/>
          </w:rPr>
          <w:t>states and regime</w:t>
        </w:r>
      </w:ins>
      <w:ins w:id="104" w:author="Daniel-Rios Garza" w:date="2023-12-29T10:26:00Z">
        <w:r w:rsidR="00137320" w:rsidRPr="00E95947">
          <w:rPr>
            <w:rFonts w:asciiTheme="minorHAnsi" w:hAnsiTheme="minorHAnsi" w:cstheme="minorHAnsi"/>
            <w:color w:val="000000"/>
            <w:sz w:val="22"/>
            <w:shd w:val="clear" w:color="auto" w:fill="FFFFFF"/>
          </w:rPr>
          <w:t xml:space="preserve"> shifts in natural communities is challeng</w:t>
        </w:r>
      </w:ins>
      <w:ins w:id="105" w:author="Daniel-Rios Garza" w:date="2023-12-29T11:57:00Z">
        <w:r w:rsidR="00F04EB8" w:rsidRPr="00E95947">
          <w:rPr>
            <w:rFonts w:asciiTheme="minorHAnsi" w:hAnsiTheme="minorHAnsi" w:cstheme="minorHAnsi"/>
            <w:color w:val="000000"/>
            <w:sz w:val="22"/>
            <w:shd w:val="clear" w:color="auto" w:fill="FFFFFF"/>
          </w:rPr>
          <w:t>ing</w:t>
        </w:r>
      </w:ins>
      <w:ins w:id="106" w:author="Daniel-Rios Garza" w:date="2023-12-29T15:21:00Z">
        <w:r w:rsidR="00EE6355" w:rsidRPr="00E95947">
          <w:rPr>
            <w:rFonts w:asciiTheme="minorHAnsi" w:hAnsiTheme="minorHAnsi" w:cstheme="minorHAnsi"/>
            <w:color w:val="000000"/>
            <w:sz w:val="22"/>
            <w:shd w:val="clear" w:color="auto" w:fill="FFFFFF"/>
          </w:rPr>
          <w:t xml:space="preserve"> </w:t>
        </w:r>
      </w:ins>
      <w:ins w:id="107" w:author="Daniel-Rios Garza" w:date="2023-12-29T15:22:00Z">
        <w:r w:rsidR="00EE6355" w:rsidRPr="00E95947">
          <w:rPr>
            <w:rFonts w:asciiTheme="minorHAnsi" w:hAnsiTheme="minorHAnsi" w:cstheme="minorHAnsi"/>
            <w:color w:val="000000"/>
            <w:sz w:val="22"/>
            <w:shd w:val="clear" w:color="auto" w:fill="FFFFFF"/>
          </w:rPr>
          <w:t>[https://www.jstor.org/stable/2460854]</w:t>
        </w:r>
      </w:ins>
      <w:ins w:id="108" w:author="Daniel-Rios Garza" w:date="2023-12-29T12:21:00Z">
        <w:r w:rsidR="00C824FB" w:rsidRPr="00E95947">
          <w:rPr>
            <w:rFonts w:asciiTheme="minorHAnsi" w:hAnsiTheme="minorHAnsi" w:cstheme="minorHAnsi"/>
            <w:color w:val="000000"/>
            <w:sz w:val="22"/>
            <w:shd w:val="clear" w:color="auto" w:fill="FFFFFF"/>
          </w:rPr>
          <w:t>. This is</w:t>
        </w:r>
      </w:ins>
      <w:ins w:id="109" w:author="Daniel-Rios Garza" w:date="2023-12-29T11:57:00Z">
        <w:r w:rsidR="00F04EB8" w:rsidRPr="00E95947">
          <w:rPr>
            <w:rFonts w:asciiTheme="minorHAnsi" w:hAnsiTheme="minorHAnsi" w:cstheme="minorHAnsi"/>
            <w:color w:val="000000"/>
            <w:sz w:val="22"/>
            <w:shd w:val="clear" w:color="auto" w:fill="FFFFFF"/>
          </w:rPr>
          <w:t xml:space="preserve"> because organisms </w:t>
        </w:r>
      </w:ins>
      <w:ins w:id="110" w:author="Daniel-Rios Garza" w:date="2023-12-29T12:21:00Z">
        <w:r w:rsidR="00C824FB" w:rsidRPr="00E95947">
          <w:rPr>
            <w:rFonts w:asciiTheme="minorHAnsi" w:hAnsiTheme="minorHAnsi" w:cstheme="minorHAnsi"/>
            <w:color w:val="000000"/>
            <w:sz w:val="22"/>
            <w:shd w:val="clear" w:color="auto" w:fill="FFFFFF"/>
          </w:rPr>
          <w:t xml:space="preserve">can </w:t>
        </w:r>
      </w:ins>
      <w:ins w:id="111" w:author="Daniel-Rios Garza" w:date="2023-12-29T11:57:00Z">
        <w:r w:rsidR="00F04EB8" w:rsidRPr="00E95947">
          <w:rPr>
            <w:rFonts w:asciiTheme="minorHAnsi" w:hAnsiTheme="minorHAnsi" w:cstheme="minorHAnsi"/>
            <w:color w:val="000000"/>
            <w:sz w:val="22"/>
            <w:shd w:val="clear" w:color="auto" w:fill="FFFFFF"/>
          </w:rPr>
          <w:t>chan</w:t>
        </w:r>
      </w:ins>
      <w:ins w:id="112" w:author="Daniel-Rios Garza" w:date="2023-12-29T11:58:00Z">
        <w:r w:rsidR="00F04EB8" w:rsidRPr="00E95947">
          <w:rPr>
            <w:rFonts w:asciiTheme="minorHAnsi" w:hAnsiTheme="minorHAnsi" w:cstheme="minorHAnsi"/>
            <w:color w:val="000000"/>
            <w:sz w:val="22"/>
            <w:shd w:val="clear" w:color="auto" w:fill="FFFFFF"/>
          </w:rPr>
          <w:t xml:space="preserve">ge their </w:t>
        </w:r>
      </w:ins>
      <w:ins w:id="113" w:author="Daniel-Rios Garza" w:date="2023-12-29T12:03:00Z">
        <w:r w:rsidR="00EC1F18" w:rsidRPr="00E95947">
          <w:rPr>
            <w:rFonts w:asciiTheme="minorHAnsi" w:hAnsiTheme="minorHAnsi" w:cstheme="minorHAnsi"/>
            <w:color w:val="000000"/>
            <w:sz w:val="22"/>
            <w:shd w:val="clear" w:color="auto" w:fill="FFFFFF"/>
          </w:rPr>
          <w:t xml:space="preserve">own </w:t>
        </w:r>
      </w:ins>
      <w:ins w:id="114" w:author="Daniel-Rios Garza" w:date="2023-12-29T11:58:00Z">
        <w:r w:rsidR="00F04EB8" w:rsidRPr="00E95947">
          <w:rPr>
            <w:rFonts w:asciiTheme="minorHAnsi" w:hAnsiTheme="minorHAnsi" w:cstheme="minorHAnsi"/>
            <w:color w:val="000000"/>
            <w:sz w:val="22"/>
            <w:shd w:val="clear" w:color="auto" w:fill="FFFFFF"/>
          </w:rPr>
          <w:t>environments</w:t>
        </w:r>
      </w:ins>
      <w:ins w:id="115" w:author="Daniel-Rios Garza" w:date="2023-12-29T12:02:00Z">
        <w:r w:rsidR="00EC1F18" w:rsidRPr="00E95947">
          <w:rPr>
            <w:rFonts w:asciiTheme="minorHAnsi" w:hAnsiTheme="minorHAnsi" w:cstheme="minorHAnsi"/>
            <w:color w:val="000000"/>
            <w:sz w:val="22"/>
            <w:shd w:val="clear" w:color="auto" w:fill="FFFFFF"/>
          </w:rPr>
          <w:t>—</w:t>
        </w:r>
      </w:ins>
      <w:ins w:id="116" w:author="Daniel-Rios Garza" w:date="2023-12-30T07:06:00Z">
        <w:r w:rsidR="001E095A" w:rsidRPr="00E95947">
          <w:rPr>
            <w:rFonts w:asciiTheme="minorHAnsi" w:hAnsiTheme="minorHAnsi" w:cstheme="minorHAnsi"/>
            <w:color w:val="000000"/>
            <w:sz w:val="22"/>
            <w:shd w:val="clear" w:color="auto" w:fill="FFFFFF"/>
          </w:rPr>
          <w:t xml:space="preserve">microbes </w:t>
        </w:r>
      </w:ins>
      <w:ins w:id="117" w:author="Daniel-Rios Garza" w:date="2023-12-29T12:02:00Z">
        <w:r w:rsidR="00EC1F18" w:rsidRPr="00E95947">
          <w:rPr>
            <w:rFonts w:asciiTheme="minorHAnsi" w:hAnsiTheme="minorHAnsi" w:cstheme="minorHAnsi"/>
            <w:color w:val="000000"/>
            <w:sz w:val="22"/>
            <w:shd w:val="clear" w:color="auto" w:fill="FFFFFF"/>
          </w:rPr>
          <w:t>consume resources</w:t>
        </w:r>
      </w:ins>
      <w:ins w:id="118" w:author="Daniel-Rios Garza" w:date="2023-12-29T15:26:00Z">
        <w:r w:rsidR="000B1CB6" w:rsidRPr="00E95947">
          <w:rPr>
            <w:rFonts w:asciiTheme="minorHAnsi" w:hAnsiTheme="minorHAnsi" w:cstheme="minorHAnsi"/>
            <w:color w:val="000000"/>
            <w:sz w:val="22"/>
            <w:shd w:val="clear" w:color="auto" w:fill="FFFFFF"/>
          </w:rPr>
          <w:t xml:space="preserve"> [https://doi.org/10.1101/2022.02.13.480281]</w:t>
        </w:r>
      </w:ins>
      <w:ins w:id="119" w:author="Daniel-Rios Garza" w:date="2023-12-29T12:02:00Z">
        <w:r w:rsidR="00EC1F18" w:rsidRPr="00E95947">
          <w:rPr>
            <w:rFonts w:asciiTheme="minorHAnsi" w:hAnsiTheme="minorHAnsi" w:cstheme="minorHAnsi"/>
            <w:color w:val="000000"/>
            <w:sz w:val="22"/>
            <w:shd w:val="clear" w:color="auto" w:fill="FFFFFF"/>
          </w:rPr>
          <w:t>, change the</w:t>
        </w:r>
      </w:ins>
      <w:r w:rsidR="00E95947" w:rsidRPr="00E95947">
        <w:rPr>
          <w:rFonts w:asciiTheme="minorHAnsi" w:hAnsiTheme="minorHAnsi" w:cstheme="minorHAnsi"/>
          <w:color w:val="000000"/>
          <w:sz w:val="22"/>
          <w:shd w:val="clear" w:color="auto" w:fill="FFFFFF"/>
        </w:rPr>
        <w:t xml:space="preserve"> environment’s</w:t>
      </w:r>
      <w:ins w:id="120" w:author="Daniel-Rios Garza" w:date="2023-12-29T12:02:00Z">
        <w:r w:rsidR="00EC1F18" w:rsidRPr="00E95947">
          <w:rPr>
            <w:rFonts w:asciiTheme="minorHAnsi" w:hAnsiTheme="minorHAnsi" w:cstheme="minorHAnsi"/>
            <w:color w:val="000000"/>
            <w:sz w:val="22"/>
            <w:shd w:val="clear" w:color="auto" w:fill="FFFFFF"/>
          </w:rPr>
          <w:t xml:space="preserve"> pH</w:t>
        </w:r>
      </w:ins>
      <w:ins w:id="121" w:author="Daniel-Rios Garza" w:date="2023-12-29T15:27:00Z">
        <w:r w:rsidR="000B1CB6" w:rsidRPr="00E95947">
          <w:rPr>
            <w:rFonts w:asciiTheme="minorHAnsi" w:hAnsiTheme="minorHAnsi" w:cstheme="minorHAnsi"/>
            <w:color w:val="000000"/>
            <w:sz w:val="22"/>
            <w:shd w:val="clear" w:color="auto" w:fill="FFFFFF"/>
          </w:rPr>
          <w:t xml:space="preserve"> [29662223]</w:t>
        </w:r>
      </w:ins>
      <w:ins w:id="122" w:author="Daniel-Rios Garza" w:date="2023-12-29T12:03:00Z">
        <w:r w:rsidR="00EC1F18" w:rsidRPr="00E95947">
          <w:rPr>
            <w:rFonts w:asciiTheme="minorHAnsi" w:hAnsiTheme="minorHAnsi" w:cstheme="minorHAnsi"/>
            <w:color w:val="000000"/>
            <w:sz w:val="22"/>
            <w:shd w:val="clear" w:color="auto" w:fill="FFFFFF"/>
          </w:rPr>
          <w:t>, create physical structures</w:t>
        </w:r>
      </w:ins>
      <w:ins w:id="123" w:author="Daniel-Rios Garza" w:date="2023-12-29T15:28:00Z">
        <w:r w:rsidR="000B1CB6" w:rsidRPr="00E95947">
          <w:rPr>
            <w:rFonts w:asciiTheme="minorHAnsi" w:hAnsiTheme="minorHAnsi" w:cstheme="minorHAnsi"/>
            <w:color w:val="000000"/>
            <w:sz w:val="22"/>
            <w:shd w:val="clear" w:color="auto" w:fill="FFFFFF"/>
          </w:rPr>
          <w:t xml:space="preserve"> [</w:t>
        </w:r>
      </w:ins>
      <w:ins w:id="124" w:author="Daniel-Rios Garza" w:date="2023-12-29T15:30:00Z">
        <w:r w:rsidR="000B1CB6" w:rsidRPr="00E95947">
          <w:rPr>
            <w:rFonts w:asciiTheme="minorHAnsi" w:hAnsiTheme="minorHAnsi" w:cstheme="minorHAnsi"/>
            <w:color w:val="000000"/>
            <w:sz w:val="22"/>
            <w:shd w:val="clear" w:color="auto" w:fill="FFFFFF"/>
          </w:rPr>
          <w:t>36789239</w:t>
        </w:r>
      </w:ins>
      <w:ins w:id="125" w:author="Daniel-Rios Garza" w:date="2023-12-29T15:28:00Z">
        <w:r w:rsidR="000B1CB6" w:rsidRPr="00E95947">
          <w:rPr>
            <w:rFonts w:asciiTheme="minorHAnsi" w:hAnsiTheme="minorHAnsi" w:cstheme="minorHAnsi"/>
            <w:color w:val="000000"/>
            <w:sz w:val="22"/>
            <w:shd w:val="clear" w:color="auto" w:fill="FFFFFF"/>
          </w:rPr>
          <w:t>]</w:t>
        </w:r>
      </w:ins>
      <w:ins w:id="126" w:author="Daniel-Rios Garza" w:date="2023-12-29T12:21:00Z">
        <w:r w:rsidR="00C824FB" w:rsidRPr="00E95947">
          <w:rPr>
            <w:rFonts w:asciiTheme="minorHAnsi" w:hAnsiTheme="minorHAnsi" w:cstheme="minorHAnsi"/>
            <w:color w:val="000000"/>
            <w:sz w:val="22"/>
            <w:shd w:val="clear" w:color="auto" w:fill="FFFFFF"/>
          </w:rPr>
          <w:t>, etc.</w:t>
        </w:r>
      </w:ins>
      <w:ins w:id="127" w:author="Daniel-Rios Garza" w:date="2023-12-29T12:03:00Z">
        <w:r w:rsidR="00EC1F18" w:rsidRPr="00E95947">
          <w:rPr>
            <w:rFonts w:asciiTheme="minorHAnsi" w:hAnsiTheme="minorHAnsi" w:cstheme="minorHAnsi"/>
            <w:color w:val="000000"/>
            <w:sz w:val="22"/>
            <w:shd w:val="clear" w:color="auto" w:fill="FFFFFF"/>
          </w:rPr>
          <w:t>—</w:t>
        </w:r>
      </w:ins>
      <w:ins w:id="128" w:author="Daniel-Rios Garza" w:date="2023-12-29T12:21:00Z">
        <w:r w:rsidR="00C824FB" w:rsidRPr="00E95947">
          <w:rPr>
            <w:rFonts w:asciiTheme="minorHAnsi" w:hAnsiTheme="minorHAnsi" w:cstheme="minorHAnsi"/>
            <w:color w:val="000000"/>
            <w:sz w:val="22"/>
            <w:shd w:val="clear" w:color="auto" w:fill="FFFFFF"/>
          </w:rPr>
          <w:t>in</w:t>
        </w:r>
      </w:ins>
      <w:ins w:id="129" w:author="Daniel-Rios Garza" w:date="2023-12-29T12:04:00Z">
        <w:r w:rsidR="00EC1F18" w:rsidRPr="00E95947">
          <w:rPr>
            <w:rFonts w:asciiTheme="minorHAnsi" w:hAnsiTheme="minorHAnsi" w:cstheme="minorHAnsi"/>
            <w:color w:val="000000"/>
            <w:sz w:val="22"/>
            <w:shd w:val="clear" w:color="auto" w:fill="FFFFFF"/>
          </w:rPr>
          <w:t xml:space="preserve"> response to </w:t>
        </w:r>
      </w:ins>
      <w:r w:rsidR="00886346">
        <w:rPr>
          <w:rFonts w:asciiTheme="minorHAnsi" w:hAnsiTheme="minorHAnsi" w:cstheme="minorHAnsi"/>
          <w:color w:val="000000"/>
          <w:sz w:val="22"/>
          <w:shd w:val="clear" w:color="auto" w:fill="FFFFFF"/>
        </w:rPr>
        <w:t xml:space="preserve">biotic and </w:t>
      </w:r>
      <w:ins w:id="130" w:author="Daniel-Rios Garza" w:date="2023-12-29T12:04:00Z">
        <w:r w:rsidR="00EC1F18" w:rsidRPr="00E95947">
          <w:rPr>
            <w:rFonts w:asciiTheme="minorHAnsi" w:hAnsiTheme="minorHAnsi" w:cstheme="minorHAnsi"/>
            <w:color w:val="000000"/>
            <w:sz w:val="22"/>
            <w:shd w:val="clear" w:color="auto" w:fill="FFFFFF"/>
          </w:rPr>
          <w:t xml:space="preserve">abiotic changes, </w:t>
        </w:r>
      </w:ins>
      <w:ins w:id="131" w:author="Daniel-Rios Garza" w:date="2023-12-29T12:22:00Z">
        <w:r w:rsidR="007C19EB" w:rsidRPr="00E95947">
          <w:rPr>
            <w:rFonts w:asciiTheme="minorHAnsi" w:hAnsiTheme="minorHAnsi" w:cstheme="minorHAnsi"/>
            <w:color w:val="000000"/>
            <w:sz w:val="22"/>
            <w:shd w:val="clear" w:color="auto" w:fill="FFFFFF"/>
          </w:rPr>
          <w:t>thereby making</w:t>
        </w:r>
      </w:ins>
      <w:ins w:id="132" w:author="Daniel-Rios Garza" w:date="2023-12-29T12:04:00Z">
        <w:r w:rsidR="00EC1F18" w:rsidRPr="00E95947">
          <w:rPr>
            <w:rFonts w:asciiTheme="minorHAnsi" w:hAnsiTheme="minorHAnsi" w:cstheme="minorHAnsi"/>
            <w:color w:val="000000"/>
            <w:sz w:val="22"/>
            <w:shd w:val="clear" w:color="auto" w:fill="FFFFFF"/>
          </w:rPr>
          <w:t xml:space="preserve"> </w:t>
        </w:r>
      </w:ins>
      <w:ins w:id="133" w:author="Daniel-Rios Garza" w:date="2023-12-29T12:03:00Z">
        <w:r w:rsidR="00EC1F18" w:rsidRPr="00E95947">
          <w:rPr>
            <w:rFonts w:asciiTheme="minorHAnsi" w:hAnsiTheme="minorHAnsi" w:cstheme="minorHAnsi"/>
            <w:color w:val="000000"/>
            <w:sz w:val="22"/>
            <w:shd w:val="clear" w:color="auto" w:fill="FFFFFF"/>
          </w:rPr>
          <w:t>it di</w:t>
        </w:r>
      </w:ins>
      <w:ins w:id="134" w:author="Daniel-Rios Garza" w:date="2023-12-29T12:04:00Z">
        <w:r w:rsidR="00EC1F18" w:rsidRPr="00E95947">
          <w:rPr>
            <w:rFonts w:asciiTheme="minorHAnsi" w:hAnsiTheme="minorHAnsi" w:cstheme="minorHAnsi"/>
            <w:color w:val="000000"/>
            <w:sz w:val="22"/>
            <w:shd w:val="clear" w:color="auto" w:fill="FFFFFF"/>
          </w:rPr>
          <w:t xml:space="preserve">fficult to disentangle </w:t>
        </w:r>
      </w:ins>
      <w:ins w:id="135" w:author="Daniel-Rios Garza" w:date="2023-12-29T12:05:00Z">
        <w:r w:rsidR="00EC1F18" w:rsidRPr="00E95947">
          <w:rPr>
            <w:rFonts w:asciiTheme="minorHAnsi" w:hAnsiTheme="minorHAnsi" w:cstheme="minorHAnsi"/>
            <w:color w:val="000000"/>
            <w:sz w:val="22"/>
            <w:shd w:val="clear" w:color="auto" w:fill="FFFFFF"/>
          </w:rPr>
          <w:t>c</w:t>
        </w:r>
      </w:ins>
      <w:ins w:id="136" w:author="Daniel-Rios Garza" w:date="2023-12-29T12:06:00Z">
        <w:r w:rsidR="00EC1F18" w:rsidRPr="00E95947">
          <w:rPr>
            <w:rFonts w:asciiTheme="minorHAnsi" w:hAnsiTheme="minorHAnsi" w:cstheme="minorHAnsi"/>
            <w:color w:val="000000"/>
            <w:sz w:val="22"/>
            <w:shd w:val="clear" w:color="auto" w:fill="FFFFFF"/>
          </w:rPr>
          <w:t xml:space="preserve">ommunity </w:t>
        </w:r>
      </w:ins>
      <w:ins w:id="137" w:author="Daniel-Rios Garza" w:date="2023-12-29T12:07:00Z">
        <w:r w:rsidR="00EC1F18" w:rsidRPr="00E95947">
          <w:rPr>
            <w:rFonts w:asciiTheme="minorHAnsi" w:hAnsiTheme="minorHAnsi" w:cstheme="minorHAnsi"/>
            <w:color w:val="000000"/>
            <w:sz w:val="22"/>
            <w:shd w:val="clear" w:color="auto" w:fill="FFFFFF"/>
          </w:rPr>
          <w:t>states from environment</w:t>
        </w:r>
      </w:ins>
      <w:ins w:id="138" w:author="Daniel-Rios Garza" w:date="2023-12-29T12:23:00Z">
        <w:r w:rsidR="007C19EB" w:rsidRPr="00E95947">
          <w:rPr>
            <w:rFonts w:asciiTheme="minorHAnsi" w:hAnsiTheme="minorHAnsi" w:cstheme="minorHAnsi"/>
            <w:color w:val="000000"/>
            <w:sz w:val="22"/>
            <w:shd w:val="clear" w:color="auto" w:fill="FFFFFF"/>
          </w:rPr>
          <w:t>al</w:t>
        </w:r>
      </w:ins>
      <w:ins w:id="139" w:author="Daniel-Rios Garza" w:date="2023-12-29T12:07:00Z">
        <w:r w:rsidR="00EC1F18" w:rsidRPr="00E95947">
          <w:rPr>
            <w:rFonts w:asciiTheme="minorHAnsi" w:hAnsiTheme="minorHAnsi" w:cstheme="minorHAnsi"/>
            <w:color w:val="000000"/>
            <w:sz w:val="22"/>
            <w:shd w:val="clear" w:color="auto" w:fill="FFFFFF"/>
          </w:rPr>
          <w:t xml:space="preserve"> </w:t>
        </w:r>
      </w:ins>
      <w:ins w:id="140" w:author="Daniel-Rios Garza" w:date="2023-12-29T12:23:00Z">
        <w:r w:rsidR="007C19EB" w:rsidRPr="00E95947">
          <w:rPr>
            <w:rFonts w:asciiTheme="minorHAnsi" w:hAnsiTheme="minorHAnsi" w:cstheme="minorHAnsi"/>
            <w:color w:val="000000"/>
            <w:sz w:val="22"/>
            <w:shd w:val="clear" w:color="auto" w:fill="FFFFFF"/>
          </w:rPr>
          <w:t>factor</w:t>
        </w:r>
      </w:ins>
      <w:ins w:id="141" w:author="Daniel-Rios Garza" w:date="2023-12-29T12:33:00Z">
        <w:r w:rsidR="008B0AD4" w:rsidRPr="00E95947">
          <w:rPr>
            <w:rFonts w:asciiTheme="minorHAnsi" w:hAnsiTheme="minorHAnsi" w:cstheme="minorHAnsi"/>
            <w:color w:val="000000"/>
            <w:sz w:val="22"/>
            <w:shd w:val="clear" w:color="auto" w:fill="FFFFFF"/>
          </w:rPr>
          <w:t>s</w:t>
        </w:r>
      </w:ins>
      <w:ins w:id="142" w:author="Daniel-Rios Garza" w:date="2023-12-29T12:08:00Z">
        <w:r w:rsidR="00EC1F18" w:rsidRPr="00E95947">
          <w:rPr>
            <w:rFonts w:asciiTheme="minorHAnsi" w:hAnsiTheme="minorHAnsi" w:cstheme="minorHAnsi"/>
            <w:color w:val="000000"/>
            <w:sz w:val="22"/>
            <w:shd w:val="clear" w:color="auto" w:fill="FFFFFF"/>
          </w:rPr>
          <w:t>.</w:t>
        </w:r>
      </w:ins>
    </w:p>
    <w:p w14:paraId="77081896" w14:textId="79F34D1C" w:rsidR="00000B1E" w:rsidRPr="00E95947" w:rsidRDefault="00000B1E" w:rsidP="00E95947">
      <w:pPr>
        <w:jc w:val="both"/>
        <w:rPr>
          <w:ins w:id="143" w:author="Daniel-Rios Garza" w:date="2023-12-29T13:26:00Z"/>
          <w:rFonts w:asciiTheme="minorHAnsi" w:hAnsiTheme="minorHAnsi" w:cstheme="minorHAnsi"/>
          <w:color w:val="000000"/>
          <w:sz w:val="22"/>
          <w:shd w:val="clear" w:color="auto" w:fill="FFFFFF"/>
        </w:rPr>
      </w:pPr>
      <w:ins w:id="144" w:author="Daniel-Rios Garza" w:date="2023-12-29T13:26:00Z">
        <w:r w:rsidRPr="00E95947">
          <w:rPr>
            <w:rFonts w:asciiTheme="minorHAnsi" w:hAnsiTheme="minorHAnsi" w:cstheme="minorHAnsi"/>
            <w:color w:val="000000"/>
            <w:sz w:val="22"/>
            <w:shd w:val="clear" w:color="auto" w:fill="FFFFFF"/>
          </w:rPr>
          <w:t>Microbial cells exist in dynamic equilibrium, coexisting with other cells and their environments</w:t>
        </w:r>
      </w:ins>
      <w:ins w:id="145" w:author="Daniel-Rios Garza" w:date="2023-12-29T15:30:00Z">
        <w:r w:rsidR="000B1CB6" w:rsidRPr="00E95947">
          <w:rPr>
            <w:rFonts w:asciiTheme="minorHAnsi" w:hAnsiTheme="minorHAnsi" w:cstheme="minorHAnsi"/>
            <w:color w:val="000000"/>
            <w:sz w:val="22"/>
            <w:shd w:val="clear" w:color="auto" w:fill="FFFFFF"/>
          </w:rPr>
          <w:t xml:space="preserve"> [</w:t>
        </w:r>
      </w:ins>
      <w:ins w:id="146" w:author="Daniel-Rios Garza" w:date="2023-12-29T15:31:00Z">
        <w:r w:rsidR="000B1CB6" w:rsidRPr="00E95947">
          <w:rPr>
            <w:rFonts w:asciiTheme="minorHAnsi" w:hAnsiTheme="minorHAnsi" w:cstheme="minorHAnsi"/>
            <w:color w:val="000000"/>
            <w:sz w:val="22"/>
            <w:shd w:val="clear" w:color="auto" w:fill="FFFFFF"/>
          </w:rPr>
          <w:t>33022263</w:t>
        </w:r>
      </w:ins>
      <w:ins w:id="147" w:author="Daniel-Rios Garza" w:date="2023-12-29T15:30:00Z">
        <w:r w:rsidR="000B1CB6" w:rsidRPr="00E95947">
          <w:rPr>
            <w:rFonts w:asciiTheme="minorHAnsi" w:hAnsiTheme="minorHAnsi" w:cstheme="minorHAnsi"/>
            <w:color w:val="000000"/>
            <w:sz w:val="22"/>
            <w:shd w:val="clear" w:color="auto" w:fill="FFFFFF"/>
          </w:rPr>
          <w:t>]</w:t>
        </w:r>
      </w:ins>
      <w:ins w:id="148" w:author="Daniel-Rios Garza" w:date="2023-12-29T13:26:00Z">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ins>
      <w:ins w:id="149" w:author="Daniel-Rios Garza" w:date="2023-12-29T15:32:00Z">
        <w:r w:rsidR="000B1CB6" w:rsidRPr="00E95947">
          <w:rPr>
            <w:rFonts w:asciiTheme="minorHAnsi" w:hAnsiTheme="minorHAnsi" w:cstheme="minorHAnsi"/>
            <w:color w:val="000000"/>
            <w:sz w:val="22"/>
            <w:shd w:val="clear" w:color="auto" w:fill="FFFFFF"/>
          </w:rPr>
          <w:t xml:space="preserve"> [36376406]</w:t>
        </w:r>
      </w:ins>
      <w:ins w:id="150" w:author="Daniel-Rios Garza" w:date="2023-12-29T13:26:00Z">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ins>
      <w:ins w:id="151" w:author="Daniel-Rios Garza" w:date="2023-12-29T15:33:00Z">
        <w:r w:rsidR="000B1CB6" w:rsidRPr="00E95947">
          <w:rPr>
            <w:rFonts w:asciiTheme="minorHAnsi" w:hAnsiTheme="minorHAnsi" w:cstheme="minorHAnsi"/>
            <w:color w:val="000000"/>
            <w:sz w:val="22"/>
            <w:shd w:val="clear" w:color="auto" w:fill="FFFFFF"/>
          </w:rPr>
          <w:t xml:space="preserve"> [</w:t>
        </w:r>
      </w:ins>
      <w:ins w:id="152" w:author="Daniel-Rios Garza" w:date="2023-12-29T15:34:00Z">
        <w:r w:rsidR="000B1CB6" w:rsidRPr="00E95947">
          <w:rPr>
            <w:rFonts w:asciiTheme="minorHAnsi" w:hAnsiTheme="minorHAnsi" w:cstheme="minorHAnsi"/>
            <w:color w:val="000000"/>
            <w:sz w:val="22"/>
            <w:shd w:val="clear" w:color="auto" w:fill="FFFFFF"/>
          </w:rPr>
          <w:t xml:space="preserve">34928547, </w:t>
        </w:r>
      </w:ins>
      <w:ins w:id="153" w:author="Daniel-Rios Garza" w:date="2023-12-29T15:35:00Z">
        <w:r w:rsidR="000B1CB6" w:rsidRPr="00E95947">
          <w:rPr>
            <w:rFonts w:asciiTheme="minorHAnsi" w:hAnsiTheme="minorHAnsi" w:cstheme="minorHAnsi"/>
            <w:color w:val="000000"/>
            <w:sz w:val="22"/>
            <w:shd w:val="clear" w:color="auto" w:fill="FFFFFF"/>
          </w:rPr>
          <w:t>32781027</w:t>
        </w:r>
      </w:ins>
      <w:ins w:id="154" w:author="Daniel-Rios Garza" w:date="2023-12-29T15:47:00Z">
        <w:r w:rsidR="001D1C04" w:rsidRPr="00E95947">
          <w:rPr>
            <w:rFonts w:asciiTheme="minorHAnsi" w:hAnsiTheme="minorHAnsi" w:cstheme="minorHAnsi"/>
            <w:color w:val="000000"/>
            <w:sz w:val="22"/>
            <w:shd w:val="clear" w:color="auto" w:fill="FFFFFF"/>
          </w:rPr>
          <w:t>, 37365188</w:t>
        </w:r>
      </w:ins>
      <w:ins w:id="155" w:author="Daniel-Rios Garza" w:date="2023-12-29T15:33:00Z">
        <w:r w:rsidR="000B1CB6" w:rsidRPr="00E95947">
          <w:rPr>
            <w:rFonts w:asciiTheme="minorHAnsi" w:hAnsiTheme="minorHAnsi" w:cstheme="minorHAnsi"/>
            <w:color w:val="000000"/>
            <w:sz w:val="22"/>
            <w:shd w:val="clear" w:color="auto" w:fill="FFFFFF"/>
          </w:rPr>
          <w:t>]</w:t>
        </w:r>
      </w:ins>
      <w:ins w:id="156" w:author="Daniel-Rios Garza" w:date="2023-12-29T13:26:00Z">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ins>
      <w:ins w:id="157" w:author="Daniel-Rios Garza" w:date="2023-12-29T15:37:00Z">
        <w:r w:rsidR="006021D1" w:rsidRPr="00E95947">
          <w:rPr>
            <w:rFonts w:asciiTheme="minorHAnsi" w:hAnsiTheme="minorHAnsi" w:cstheme="minorHAnsi"/>
            <w:color w:val="000000"/>
            <w:sz w:val="22"/>
            <w:shd w:val="clear" w:color="auto" w:fill="FFFFFF"/>
          </w:rPr>
          <w:t xml:space="preserve"> [30894528]</w:t>
        </w:r>
      </w:ins>
      <w:ins w:id="158" w:author="Daniel-Rios Garza" w:date="2023-12-29T13:26:00Z">
        <w:r w:rsidRPr="00E95947">
          <w:rPr>
            <w:rFonts w:asciiTheme="minorHAnsi" w:hAnsiTheme="minorHAnsi" w:cstheme="minorHAnsi"/>
            <w:color w:val="000000"/>
            <w:sz w:val="22"/>
            <w:shd w:val="clear" w:color="auto" w:fill="FFFFFF"/>
          </w:rPr>
          <w:t>—first consuming one and then another—or they might alternate between both strategies</w:t>
        </w:r>
      </w:ins>
      <w:ins w:id="159" w:author="Daniel-Rios Garza" w:date="2023-12-29T15:40:00Z">
        <w:r w:rsidR="006021D1" w:rsidRPr="00E95947">
          <w:rPr>
            <w:rFonts w:asciiTheme="minorHAnsi" w:hAnsiTheme="minorHAnsi" w:cstheme="minorHAnsi"/>
            <w:color w:val="000000"/>
            <w:sz w:val="22"/>
            <w:shd w:val="clear" w:color="auto" w:fill="FFFFFF"/>
          </w:rPr>
          <w:t xml:space="preserve"> [32561713]</w:t>
        </w:r>
      </w:ins>
      <w:ins w:id="160" w:author="Daniel-Rios Garza" w:date="2023-12-29T13:26:00Z">
        <w:r w:rsidRPr="00E95947">
          <w:rPr>
            <w:rFonts w:asciiTheme="minorHAnsi" w:hAnsiTheme="minorHAnsi" w:cstheme="minorHAnsi"/>
            <w:color w:val="000000"/>
            <w:sz w:val="22"/>
            <w:shd w:val="clear" w:color="auto" w:fill="FFFFFF"/>
          </w:rPr>
          <w:t>.</w:t>
        </w:r>
      </w:ins>
    </w:p>
    <w:p w14:paraId="6CDE1848" w14:textId="1FC0708B" w:rsidR="000203BF" w:rsidDel="00000B1E" w:rsidRDefault="00000B1E" w:rsidP="00E95947">
      <w:pPr>
        <w:jc w:val="both"/>
        <w:rPr>
          <w:del w:id="161" w:author="Daniel-Rios Garza" w:date="2023-12-29T13:26:00Z"/>
          <w:rFonts w:ascii="Verdana" w:hAnsi="Verdana"/>
          <w:color w:val="000000"/>
          <w:sz w:val="18"/>
          <w:szCs w:val="18"/>
          <w:shd w:val="clear" w:color="auto" w:fill="FFFFFF"/>
        </w:rPr>
      </w:pPr>
      <w:ins w:id="162" w:author="Daniel-Rios Garza" w:date="2023-12-29T13:26:00Z">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ins>
      <w:ins w:id="163" w:author="Daniel-Rios Garza" w:date="2023-12-29T15:42:00Z">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ins>
      <w:ins w:id="164" w:author="Daniel-Rios Garza" w:date="2023-12-29T13:26:00Z">
        <w:r w:rsidRPr="00E95947">
          <w:rPr>
            <w:rFonts w:asciiTheme="minorHAnsi" w:hAnsiTheme="minorHAnsi" w:cstheme="minorHAnsi"/>
            <w:color w:val="000000"/>
            <w:sz w:val="22"/>
            <w:shd w:val="clear" w:color="auto" w:fill="FFFFFF"/>
          </w:rPr>
          <w:t>, their impact on microbiome ecology and stability remains vastly underexplored</w:t>
        </w:r>
      </w:ins>
      <w:ins w:id="165" w:author="Daniel-Rios Garza" w:date="2023-12-29T15:42:00Z">
        <w:r w:rsidR="006021D1" w:rsidRPr="00E95947">
          <w:rPr>
            <w:rFonts w:asciiTheme="minorHAnsi" w:hAnsiTheme="minorHAnsi" w:cstheme="minorHAnsi"/>
            <w:color w:val="000000"/>
            <w:sz w:val="22"/>
            <w:shd w:val="clear" w:color="auto" w:fill="FFFFFF"/>
          </w:rPr>
          <w:t xml:space="preserve"> [</w:t>
        </w:r>
      </w:ins>
      <w:ins w:id="166" w:author="Daniel-Rios Garza" w:date="2023-12-29T15:44:00Z">
        <w:r w:rsidR="006021D1" w:rsidRPr="00E95947">
          <w:rPr>
            <w:rFonts w:asciiTheme="minorHAnsi" w:hAnsiTheme="minorHAnsi" w:cstheme="minorHAnsi"/>
            <w:color w:val="000000"/>
            <w:sz w:val="22"/>
            <w:shd w:val="clear" w:color="auto" w:fill="FFFFFF"/>
          </w:rPr>
          <w:t>37258505</w:t>
        </w:r>
      </w:ins>
      <w:ins w:id="167" w:author="Daniel-Rios Garza" w:date="2023-12-29T15:42:00Z">
        <w:r w:rsidR="006021D1" w:rsidRPr="00E95947">
          <w:rPr>
            <w:rFonts w:asciiTheme="minorHAnsi" w:hAnsiTheme="minorHAnsi" w:cstheme="minorHAnsi"/>
            <w:color w:val="000000"/>
            <w:sz w:val="22"/>
            <w:shd w:val="clear" w:color="auto" w:fill="FFFFFF"/>
          </w:rPr>
          <w:t>]</w:t>
        </w:r>
      </w:ins>
      <w:ins w:id="168" w:author="Daniel-Rios Garza" w:date="2023-12-29T13:26:00Z">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ins>
      <w:ins w:id="169" w:author="Daniel-Rios Garza" w:date="2023-12-29T15:48:00Z">
        <w:r w:rsidR="001D1C04" w:rsidRPr="00E95947">
          <w:rPr>
            <w:rFonts w:asciiTheme="minorHAnsi" w:hAnsiTheme="minorHAnsi" w:cstheme="minorHAnsi"/>
            <w:color w:val="000000"/>
            <w:sz w:val="22"/>
            <w:shd w:val="clear" w:color="auto" w:fill="FFFFFF"/>
          </w:rPr>
          <w:t xml:space="preserve"> [37670028]</w:t>
        </w:r>
      </w:ins>
      <w:ins w:id="170" w:author="Daniel-Rios Garza" w:date="2023-12-29T13:26:00Z">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ins>
      <w:ins w:id="171" w:author="Daniel-Rios Garza" w:date="2023-12-29T13:33:00Z">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ins>
      <w:ins w:id="172" w:author="Daniel-Rios Garza" w:date="2023-12-29T13:26:00Z">
        <w:r w:rsidRPr="00E95947">
          <w:rPr>
            <w:rFonts w:asciiTheme="minorHAnsi" w:hAnsiTheme="minorHAnsi" w:cstheme="minorHAnsi"/>
            <w:color w:val="000000"/>
            <w:sz w:val="22"/>
            <w:shd w:val="clear" w:color="auto" w:fill="FFFFFF"/>
          </w:rPr>
          <w:t>we hypothesize that the coexistence and switching between bacterial growth strategies c</w:t>
        </w:r>
      </w:ins>
      <w:ins w:id="173" w:author="Daniel-Rios Garza" w:date="2023-12-29T13:33:00Z">
        <w:r w:rsidR="006C5DFD" w:rsidRPr="00E95947">
          <w:rPr>
            <w:rFonts w:asciiTheme="minorHAnsi" w:hAnsiTheme="minorHAnsi" w:cstheme="minorHAnsi"/>
            <w:color w:val="000000"/>
            <w:sz w:val="22"/>
            <w:shd w:val="clear" w:color="auto" w:fill="FFFFFF"/>
          </w:rPr>
          <w:t>ou</w:t>
        </w:r>
      </w:ins>
      <w:ins w:id="174" w:author="Daniel-Rios Garza" w:date="2023-12-29T13:34:00Z">
        <w:r w:rsidR="006C5DFD" w:rsidRPr="00E95947">
          <w:rPr>
            <w:rFonts w:asciiTheme="minorHAnsi" w:hAnsiTheme="minorHAnsi" w:cstheme="minorHAnsi"/>
            <w:color w:val="000000"/>
            <w:sz w:val="22"/>
            <w:shd w:val="clear" w:color="auto" w:fill="FFFFFF"/>
          </w:rPr>
          <w:t>ld</w:t>
        </w:r>
      </w:ins>
      <w:ins w:id="175" w:author="Daniel-Rios Garza" w:date="2023-12-29T13:26:00Z">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ins>
      <w:del w:id="176" w:author="Daniel-Rios Garza" w:date="2023-12-29T13:26:00Z">
        <w:r w:rsidR="0025749E" w:rsidDel="00000B1E">
          <w:delText xml:space="preserve">In </w:delText>
        </w:r>
      </w:del>
      <w:del w:id="177" w:author="Daniel-Rios Garza" w:date="2023-12-29T13:17:00Z">
        <w:r w:rsidR="0025749E" w:rsidDel="00581EC0">
          <w:delText xml:space="preserve">a </w:delText>
        </w:r>
      </w:del>
      <w:del w:id="178" w:author="Daniel-Rios Garza" w:date="2023-12-29T13:26:00Z">
        <w:r w:rsidR="0025749E" w:rsidDel="00000B1E">
          <w:delText>previous study</w:delText>
        </w:r>
      </w:del>
      <w:del w:id="179" w:author="Daniel-Rios Garza" w:date="2023-12-29T13:17:00Z">
        <w:r w:rsidR="0025749E" w:rsidDel="00581EC0">
          <w:delText xml:space="preserve"> </w:delText>
        </w:r>
      </w:del>
      <w:del w:id="180" w:author="Daniel-Rios Garza" w:date="2023-12-29T13:26:00Z">
        <w:r w:rsidR="0025749E" w:rsidDel="00000B1E">
          <w:delText xml:space="preserve">we </w:delText>
        </w:r>
      </w:del>
      <w:del w:id="181" w:author="Daniel-Rios Garza" w:date="2023-12-29T13:17:00Z">
        <w:r w:rsidR="0025749E" w:rsidDel="00581EC0">
          <w:delText xml:space="preserve">found </w:delText>
        </w:r>
      </w:del>
      <w:del w:id="182" w:author="Daniel-Rios Garza" w:date="2023-12-29T13:26:00Z">
        <w:r w:rsidR="0025749E" w:rsidDel="00000B1E">
          <w:delText xml:space="preserve">that the ecological interactions between two gut </w:delText>
        </w:r>
        <w:r w:rsidR="00F456D2" w:rsidDel="00000B1E">
          <w:delText xml:space="preserve">bacterial </w:delText>
        </w:r>
        <w:r w:rsidR="0025749E" w:rsidDel="00000B1E">
          <w:delText xml:space="preserve">species </w:delText>
        </w:r>
      </w:del>
      <w:del w:id="183" w:author="Daniel-Rios Garza" w:date="2023-12-29T13:18:00Z">
        <w:r w:rsidR="00121E41" w:rsidDel="00581EC0">
          <w:delText>shift</w:delText>
        </w:r>
        <w:r w:rsidR="0025749E" w:rsidDel="00581EC0">
          <w:delText xml:space="preserve"> </w:delText>
        </w:r>
      </w:del>
      <w:del w:id="184" w:author="Daniel-Rios Garza" w:date="2023-12-29T13:26:00Z">
        <w:r w:rsidR="0025749E" w:rsidDel="00000B1E">
          <w:delText>during co-culture</w:delText>
        </w:r>
        <w:r w:rsidR="00121E41" w:rsidDel="00000B1E">
          <w:delText xml:space="preserve">. These </w:delText>
        </w:r>
      </w:del>
      <w:del w:id="185" w:author="Daniel-Rios Garza" w:date="2023-12-29T13:18:00Z">
        <w:r w:rsidR="00121E41" w:rsidDel="00581EC0">
          <w:delText>shifts are</w:delText>
        </w:r>
        <w:r w:rsidR="0025749E" w:rsidDel="00581EC0">
          <w:delText xml:space="preserve"> </w:delText>
        </w:r>
      </w:del>
      <w:del w:id="186" w:author="Daniel-Rios Garza" w:date="2023-12-29T13:26:00Z">
        <w:r w:rsidR="0025749E" w:rsidDel="00000B1E">
          <w:delText xml:space="preserve">in response </w:delText>
        </w:r>
        <w:r w:rsidR="00121E41" w:rsidDel="00000B1E">
          <w:delText xml:space="preserve">to </w:delText>
        </w:r>
      </w:del>
      <w:del w:id="187" w:author="Daniel-Rios Garza" w:date="2023-12-29T13:18:00Z">
        <w:r w:rsidR="00121E41" w:rsidDel="00581EC0">
          <w:delText xml:space="preserve">changes </w:delText>
        </w:r>
      </w:del>
      <w:del w:id="188" w:author="Daniel-Rios Garza" w:date="2023-12-29T13:26:00Z">
        <w:r w:rsidR="00F456D2" w:rsidDel="00000B1E">
          <w:delText>in</w:delText>
        </w:r>
        <w:r w:rsidR="0025749E" w:rsidDel="00000B1E">
          <w:delText xml:space="preserve"> pH and concentration of degradation products introduced by their </w:delText>
        </w:r>
        <w:r w:rsidR="00DC41BA" w:rsidDel="00000B1E">
          <w:delText>metabolic</w:delText>
        </w:r>
        <w:r w:rsidR="0072332E" w:rsidDel="00000B1E">
          <w:delText xml:space="preserve"> </w:delText>
        </w:r>
        <w:r w:rsidR="00FD4679" w:rsidDel="00000B1E">
          <w:delText>strategies. These</w:delText>
        </w:r>
        <w:r w:rsidR="00F456D2" w:rsidDel="00000B1E">
          <w:delText xml:space="preserve"> </w:delText>
        </w:r>
      </w:del>
      <w:del w:id="189" w:author="Daniel-Rios Garza" w:date="2023-12-29T13:18:00Z">
        <w:r w:rsidR="00121E41" w:rsidDel="00581EC0">
          <w:delText>alterations</w:delText>
        </w:r>
        <w:r w:rsidR="0025749E" w:rsidDel="00581EC0">
          <w:delText xml:space="preserve"> </w:delText>
        </w:r>
        <w:r w:rsidR="00F456D2" w:rsidDel="00581EC0">
          <w:delText xml:space="preserve">are </w:delText>
        </w:r>
      </w:del>
      <w:del w:id="190" w:author="Daniel-Rios Garza" w:date="2023-12-29T13:26:00Z">
        <w:r w:rsidR="00F456D2" w:rsidDel="00000B1E">
          <w:delText>driven by</w:delText>
        </w:r>
        <w:r w:rsidR="0025749E" w:rsidDel="00000B1E">
          <w:delText xml:space="preserve"> </w:delText>
        </w:r>
        <w:r w:rsidR="002D0D87" w:rsidDel="00000B1E">
          <w:delText xml:space="preserve">the expression of </w:delText>
        </w:r>
        <w:r w:rsidR="0025749E" w:rsidDel="00000B1E">
          <w:delText>alternative metabolic</w:delText>
        </w:r>
        <w:r w:rsidR="002D0D87" w:rsidDel="00000B1E">
          <w:delText xml:space="preserve"> programs </w:delText>
        </w:r>
        <w:r w:rsidR="00F456D2" w:rsidDel="00000B1E">
          <w:delText xml:space="preserve">under varying </w:delText>
        </w:r>
        <w:r w:rsidR="002D0D87" w:rsidDel="00000B1E">
          <w:delText>environment</w:delText>
        </w:r>
        <w:r w:rsidR="00F456D2" w:rsidDel="00000B1E">
          <w:delText>al conditions</w:delText>
        </w:r>
        <w:r w:rsidR="002D0D87" w:rsidDel="00000B1E">
          <w:delText xml:space="preserve">. </w:delText>
        </w:r>
      </w:del>
      <w:del w:id="191" w:author="Daniel-Rios Garza" w:date="2023-12-29T13:20:00Z">
        <w:r w:rsidR="00F456D2" w:rsidDel="00581EC0">
          <w:delText>W</w:delText>
        </w:r>
        <w:r w:rsidR="0025749E" w:rsidDel="00581EC0">
          <w:delText xml:space="preserve">e </w:delText>
        </w:r>
      </w:del>
      <w:del w:id="192" w:author="Daniel-Rios Garza" w:date="2023-12-29T13:26:00Z">
        <w:r w:rsidR="0025749E" w:rsidDel="00000B1E">
          <w:delText>hypothesize</w:delText>
        </w:r>
        <w:r w:rsidR="00F456D2" w:rsidDel="00000B1E">
          <w:delText xml:space="preserve"> </w:delText>
        </w:r>
      </w:del>
      <w:del w:id="193" w:author="Daniel-Rios Garza" w:date="2023-12-29T13:20:00Z">
        <w:r w:rsidR="00F456D2" w:rsidDel="00581EC0">
          <w:delText>here</w:delText>
        </w:r>
        <w:r w:rsidR="0025749E" w:rsidDel="00581EC0">
          <w:delText xml:space="preserve"> </w:delText>
        </w:r>
      </w:del>
      <w:del w:id="194" w:author="Daniel-Rios Garza" w:date="2023-12-29T13:26:00Z">
        <w:r w:rsidR="0025749E" w:rsidDel="00000B1E">
          <w:delText xml:space="preserve">that </w:delText>
        </w:r>
        <w:r w:rsidR="00F456D2" w:rsidDel="00000B1E">
          <w:delText xml:space="preserve">the </w:delText>
        </w:r>
        <w:r w:rsidR="0025749E" w:rsidDel="00000B1E">
          <w:lastRenderedPageBreak/>
          <w:delText xml:space="preserve">coexistence </w:delText>
        </w:r>
        <w:r w:rsidR="00F456D2" w:rsidDel="00000B1E">
          <w:delText xml:space="preserve">and switching between bacterial growth </w:delText>
        </w:r>
        <w:r w:rsidR="0072332E" w:rsidDel="00000B1E">
          <w:delText>strategies</w:delText>
        </w:r>
        <w:r w:rsidR="0025749E" w:rsidDel="00000B1E">
          <w:delText xml:space="preserve"> </w:delText>
        </w:r>
        <w:r w:rsidR="00F456D2" w:rsidDel="00000B1E">
          <w:delText>can induce</w:delText>
        </w:r>
        <w:r w:rsidR="002D0D87" w:rsidDel="00000B1E">
          <w:delText xml:space="preserve"> sharp transitions in the community</w:delText>
        </w:r>
        <w:r w:rsidR="00F456D2" w:rsidDel="00000B1E">
          <w:delText>-level</w:delText>
        </w:r>
        <w:r w:rsidR="0072332E" w:rsidDel="00000B1E">
          <w:delText xml:space="preserve"> phenotype</w:delText>
        </w:r>
        <w:r w:rsidR="00F456D2" w:rsidDel="00000B1E">
          <w:delText>s</w:delText>
        </w:r>
        <w:r w:rsidR="0072332E" w:rsidDel="00000B1E">
          <w:delText>, leading</w:delText>
        </w:r>
        <w:r w:rsidR="002D0D87" w:rsidDel="00000B1E">
          <w:delText xml:space="preserve"> </w:delText>
        </w:r>
        <w:r w:rsidR="0072332E" w:rsidDel="00000B1E">
          <w:delText xml:space="preserve">to </w:delText>
        </w:r>
        <w:r w:rsidR="0025749E" w:rsidDel="00000B1E">
          <w:delText>multistability and predictable alternative community states</w:delText>
        </w:r>
        <w:r w:rsidR="002D0D87" w:rsidDel="00000B1E">
          <w:delText>.</w:delText>
        </w:r>
      </w:del>
    </w:p>
    <w:p w14:paraId="3C3ED509" w14:textId="77777777" w:rsidR="006B7C3F" w:rsidRDefault="006B7C3F" w:rsidP="00E95947">
      <w:pPr>
        <w:jc w:val="both"/>
        <w:rPr>
          <w:ins w:id="195" w:author="Daniel-Rios Garza" w:date="2023-12-29T13:59:00Z"/>
        </w:rPr>
      </w:pPr>
    </w:p>
    <w:p w14:paraId="1F567360" w14:textId="2435D62D"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ins w:id="196" w:author="Daniel-Rios Garza" w:date="2023-12-29T23:01:00Z">
        <w:r w:rsidR="005A7899" w:rsidRPr="00886346">
          <w:rPr>
            <w:rFonts w:asciiTheme="minorHAnsi" w:hAnsiTheme="minorHAnsi"/>
            <w:sz w:val="22"/>
          </w:rPr>
          <w:t xml:space="preserve">that allowed us </w:t>
        </w:r>
      </w:ins>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ins w:id="197" w:author="Daniel-Rios Garza" w:date="2023-12-29T23:01:00Z">
        <w:r w:rsidR="005A7899" w:rsidRPr="00886346">
          <w:rPr>
            <w:rFonts w:asciiTheme="minorHAnsi" w:hAnsiTheme="minorHAnsi"/>
            <w:sz w:val="22"/>
          </w:rPr>
          <w:t>s</w:t>
        </w:r>
      </w:ins>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human gut bacteria in WC 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commentRangeStart w:id="198"/>
      <w:del w:id="199" w:author="Daniel-Rios Garza" w:date="2023-12-29T13:56:00Z">
        <w:r w:rsidR="00121E41" w:rsidRPr="00886346" w:rsidDel="006B7C3F">
          <w:rPr>
            <w:rFonts w:asciiTheme="minorHAnsi" w:hAnsiTheme="minorHAnsi"/>
            <w:sz w:val="22"/>
          </w:rPr>
          <w:delText>xxx</w:delText>
        </w:r>
        <w:commentRangeEnd w:id="198"/>
        <w:r w:rsidR="0011076A" w:rsidRPr="00886346" w:rsidDel="006B7C3F">
          <w:rPr>
            <w:rStyle w:val="CommentReference"/>
            <w:rFonts w:asciiTheme="minorHAnsi" w:hAnsiTheme="minorHAnsi"/>
            <w:sz w:val="22"/>
            <w:szCs w:val="22"/>
          </w:rPr>
          <w:commentReference w:id="198"/>
        </w:r>
        <w:r w:rsidR="00121E41" w:rsidRPr="00886346" w:rsidDel="006B7C3F">
          <w:rPr>
            <w:rFonts w:asciiTheme="minorHAnsi" w:hAnsiTheme="minorHAnsi"/>
            <w:sz w:val="22"/>
          </w:rPr>
          <w:delText xml:space="preserve"> </w:delText>
        </w:r>
      </w:del>
      <w:ins w:id="200" w:author="Daniel-Rios Garza" w:date="2023-12-29T13:56:00Z">
        <w:r w:rsidR="006B7C3F" w:rsidRPr="00886346">
          <w:rPr>
            <w:rFonts w:asciiTheme="minorHAnsi" w:hAnsiTheme="minorHAnsi"/>
            <w:sz w:val="22"/>
          </w:rPr>
          <w:t xml:space="preserve">0.71 mM </w:t>
        </w:r>
      </w:ins>
      <w:r w:rsidR="00121E41" w:rsidRPr="00886346">
        <w:rPr>
          <w:rFonts w:asciiTheme="minorHAnsi" w:hAnsiTheme="minorHAnsi"/>
          <w:sz w:val="22"/>
        </w:rPr>
        <w:t>+/-</w:t>
      </w:r>
      <w:ins w:id="201" w:author="Daniel-Rios Garza" w:date="2023-12-29T13:59:00Z">
        <w:r w:rsidR="006B7C3F" w:rsidRPr="00886346">
          <w:rPr>
            <w:rFonts w:asciiTheme="minorHAnsi" w:hAnsiTheme="minorHAnsi"/>
            <w:sz w:val="22"/>
          </w:rPr>
          <w:t>0.07</w:t>
        </w:r>
      </w:ins>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components </w:t>
      </w:r>
      <w:r w:rsidR="00F456D2" w:rsidRPr="00886346">
        <w:rPr>
          <w:rFonts w:asciiTheme="minorHAnsi" w:hAnsiTheme="minorHAnsi"/>
          <w:sz w:val="22"/>
        </w:rPr>
        <w:t>yet</w:t>
      </w:r>
      <w:r w:rsidR="00744893" w:rsidRPr="00886346">
        <w:rPr>
          <w:rFonts w:asciiTheme="minorHAnsi" w:hAnsiTheme="minorHAnsi"/>
          <w:sz w:val="22"/>
        </w:rPr>
        <w:t xml:space="preserve"> contains </w:t>
      </w:r>
      <w:r w:rsidR="00F456D2" w:rsidRPr="00886346">
        <w:rPr>
          <w:rFonts w:asciiTheme="minorHAnsi" w:hAnsiTheme="minorHAnsi"/>
          <w:sz w:val="22"/>
        </w:rPr>
        <w:t xml:space="preserve">sufficient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744893" w:rsidRPr="00886346">
        <w:rPr>
          <w:rFonts w:asciiTheme="minorHAnsi" w:hAnsiTheme="minorHAnsi"/>
          <w:sz w:val="22"/>
        </w:rPr>
        <w:t xml:space="preserve"> t</w:t>
      </w:r>
      <w:r w:rsidR="00F456D2" w:rsidRPr="00886346">
        <w:rPr>
          <w:rFonts w:asciiTheme="minorHAnsi" w:hAnsiTheme="minorHAnsi"/>
          <w:sz w:val="22"/>
        </w:rPr>
        <w:t>o partially</w:t>
      </w:r>
      <w:r w:rsidR="00744893" w:rsidRPr="00886346">
        <w:rPr>
          <w:rFonts w:asciiTheme="minorHAnsi" w:hAnsiTheme="minorHAnsi"/>
          <w:sz w:val="22"/>
        </w:rPr>
        <w:t xml:space="preserve"> resemble complex anaerobic environments such as the gut.</w:t>
      </w:r>
    </w:p>
    <w:p w14:paraId="5294EF08" w14:textId="77CD4F6F"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xml:space="preserve">. We then collected </w:t>
      </w:r>
      <w:proofErr w:type="spellStart"/>
      <w:r w:rsidRPr="00886346">
        <w:rPr>
          <w:rFonts w:asciiTheme="minorHAnsi" w:hAnsiTheme="minorHAnsi"/>
          <w:sz w:val="22"/>
        </w:rPr>
        <w:t>RNAseq</w:t>
      </w:r>
      <w:proofErr w:type="spellEnd"/>
      <w:r w:rsidRPr="00886346">
        <w:rPr>
          <w:rFonts w:asciiTheme="minorHAnsi" w:hAnsiTheme="minorHAnsi"/>
          <w:sz w:val="22"/>
        </w:rPr>
        <w:t xml:space="preserve">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DF3005" w:rsidRPr="00886346">
        <w:rPr>
          <w:rFonts w:asciiTheme="minorHAnsi" w:hAnsiTheme="minorHAnsi"/>
          <w:sz w:val="22"/>
        </w:rPr>
        <w:t xml:space="preserve"> some general life strategies</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698D9C6"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ins w:id="202" w:author="Daniel-Rios Garza" w:date="2023-12-29T23:02:00Z">
        <w:r w:rsidR="005A7899" w:rsidRPr="00886346">
          <w:rPr>
            <w:rFonts w:asciiTheme="minorHAnsi" w:hAnsiTheme="minorHAnsi"/>
            <w:sz w:val="22"/>
          </w:rPr>
          <w:t>ure</w:t>
        </w:r>
      </w:ins>
      <w:del w:id="203" w:author="Daniel-Rios Garza" w:date="2023-12-29T23:02:00Z">
        <w:r w:rsidR="005F62D5" w:rsidRPr="00886346" w:rsidDel="005A7899">
          <w:rPr>
            <w:rFonts w:asciiTheme="minorHAnsi" w:hAnsiTheme="minorHAnsi"/>
            <w:sz w:val="22"/>
          </w:rPr>
          <w:delText>.</w:delText>
        </w:r>
      </w:del>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del w:id="204" w:author="Daniel-Rios Garza" w:date="2023-12-29T23:03:00Z">
        <w:r w:rsidR="0098380F" w:rsidRPr="00886346" w:rsidDel="005A7899">
          <w:rPr>
            <w:rFonts w:asciiTheme="minorHAnsi" w:hAnsiTheme="minorHAnsi"/>
            <w:sz w:val="22"/>
          </w:rPr>
          <w:delText xml:space="preserve">. </w:delText>
        </w:r>
      </w:del>
      <w:ins w:id="205" w:author="Daniel-Rios Garza" w:date="2023-12-29T23:03:00Z">
        <w:r w:rsidR="005A7899" w:rsidRPr="00886346">
          <w:rPr>
            <w:rFonts w:asciiTheme="minorHAnsi" w:hAnsiTheme="minorHAnsi"/>
            <w:sz w:val="22"/>
          </w:rPr>
          <w:t>ure</w:t>
        </w:r>
        <w:r w:rsidR="005A7899" w:rsidRPr="00886346">
          <w:rPr>
            <w:rFonts w:asciiTheme="minorHAnsi" w:hAnsiTheme="minorHAnsi"/>
            <w:sz w:val="22"/>
          </w:rPr>
          <w:t xml:space="preserve"> </w:t>
        </w:r>
      </w:ins>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proofErr w:type="spellStart"/>
      <w:r w:rsidR="0098380F" w:rsidRPr="00886346">
        <w:rPr>
          <w:rFonts w:asciiTheme="minorHAnsi" w:hAnsiTheme="minorHAnsi"/>
          <w:i/>
          <w:sz w:val="22"/>
          <w:rPrChange w:id="206" w:author="Daniel-Rios Garza" w:date="2023-12-29T22:39:00Z">
            <w:rPr/>
          </w:rPrChange>
        </w:rPr>
        <w:t>Blautia</w:t>
      </w:r>
      <w:proofErr w:type="spellEnd"/>
      <w:r w:rsidR="0098380F" w:rsidRPr="00886346">
        <w:rPr>
          <w:rFonts w:asciiTheme="minorHAnsi" w:hAnsiTheme="minorHAnsi"/>
          <w:sz w:val="22"/>
        </w:rPr>
        <w:t xml:space="preserve"> and </w:t>
      </w:r>
      <w:proofErr w:type="spellStart"/>
      <w:r w:rsidR="0098380F" w:rsidRPr="00886346">
        <w:rPr>
          <w:rFonts w:asciiTheme="minorHAnsi" w:hAnsiTheme="minorHAnsi"/>
          <w:i/>
          <w:sz w:val="22"/>
          <w:rPrChange w:id="207" w:author="Daniel-Rios Garza" w:date="2023-12-29T22:39:00Z">
            <w:rPr/>
          </w:rPrChange>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We confirmed this sequential substrate preference by showing that increased trehalose extended the non-glucose consuming phase (Supplementary Fig</w:t>
      </w:r>
      <w:ins w:id="208" w:author="Daniel-Rios Garza" w:date="2023-12-29T23:03:00Z">
        <w:r w:rsidR="005A7899" w:rsidRPr="00886346">
          <w:rPr>
            <w:rFonts w:asciiTheme="minorHAnsi" w:hAnsiTheme="minorHAnsi"/>
            <w:sz w:val="22"/>
          </w:rPr>
          <w:t>ure</w:t>
        </w:r>
      </w:ins>
      <w:del w:id="209" w:author="Daniel-Rios Garza" w:date="2023-12-29T23:03:00Z">
        <w:r w:rsidR="005F62D5" w:rsidRPr="00886346" w:rsidDel="005A7899">
          <w:rPr>
            <w:rFonts w:asciiTheme="minorHAnsi" w:hAnsiTheme="minorHAnsi"/>
            <w:sz w:val="22"/>
          </w:rPr>
          <w:delText>.</w:delText>
        </w:r>
      </w:del>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Video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t xml:space="preserve">(inflection point in growth curve, Fig. 1D, ~26 </w:t>
      </w:r>
      <w:proofErr w:type="spellStart"/>
      <w:r w:rsidR="005F62D5" w:rsidRPr="00886346">
        <w:rPr>
          <w:rFonts w:asciiTheme="minorHAnsi" w:hAnsiTheme="minorHAnsi"/>
          <w:color w:val="1C1917"/>
          <w:sz w:val="22"/>
          <w:shd w:val="clear" w:color="auto" w:fill="FFFFFF"/>
        </w:rPr>
        <w:t>hrs</w:t>
      </w:r>
      <w:proofErr w:type="spellEnd"/>
      <w:r w:rsidR="005F62D5" w:rsidRPr="00886346">
        <w:rPr>
          <w:rFonts w:asciiTheme="minorHAnsi" w:hAnsiTheme="minorHAnsi"/>
          <w:color w:val="1C1917"/>
          <w:sz w:val="22"/>
          <w:shd w:val="clear" w:color="auto" w:fill="FFFFFF"/>
        </w:rPr>
        <w:t xml:space="preserve">). Equations modeling </w:t>
      </w:r>
      <w:proofErr w:type="spellStart"/>
      <w:r w:rsidR="005F62D5" w:rsidRPr="00886346">
        <w:rPr>
          <w:rFonts w:asciiTheme="minorHAnsi" w:hAnsiTheme="minorHAnsi"/>
          <w:i/>
          <w:color w:val="1C1917"/>
          <w:sz w:val="22"/>
          <w:shd w:val="clear" w:color="auto" w:fill="FFFFFF"/>
        </w:rPr>
        <w:t>Blautia</w:t>
      </w:r>
      <w:proofErr w:type="spellEnd"/>
      <w:r w:rsidR="005F62D5" w:rsidRPr="00886346">
        <w:rPr>
          <w:rFonts w:asciiTheme="minorHAnsi" w:hAnsiTheme="minorHAnsi"/>
          <w:i/>
          <w:color w:val="1C1917"/>
          <w:sz w:val="22"/>
          <w:shd w:val="clear" w:color="auto" w:fill="FFFFFF"/>
        </w:rPr>
        <w:t xml:space="preserve">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lifestyle strategy are detailed in Supplementary Text S1.</w:t>
      </w:r>
    </w:p>
    <w:p w14:paraId="3A1BBA03" w14:textId="77777777" w:rsidR="0066257E" w:rsidRPr="0066257E" w:rsidRDefault="0066257E" w:rsidP="0066257E">
      <w:pPr>
        <w:jc w:val="both"/>
        <w:rPr>
          <w:rFonts w:asciiTheme="minorHAnsi" w:hAnsiTheme="minorHAnsi"/>
          <w:sz w:val="22"/>
        </w:rPr>
      </w:pPr>
      <w:r w:rsidRPr="0066257E">
        <w:rPr>
          <w:rFonts w:asciiTheme="minorHAnsi" w:hAnsiTheme="minorHAnsi"/>
          <w:i/>
          <w:sz w:val="22"/>
          <w:rPrChange w:id="210" w:author="Daniel-Rios Garza" w:date="2023-12-29T22:40:00Z">
            <w:rPr/>
          </w:rPrChange>
        </w:rPr>
        <w:t xml:space="preserve">Bacteroides </w:t>
      </w:r>
      <w:proofErr w:type="spellStart"/>
      <w:r w:rsidRPr="0066257E">
        <w:rPr>
          <w:rFonts w:asciiTheme="minorHAnsi" w:hAnsiTheme="minorHAnsi"/>
          <w:i/>
          <w:sz w:val="22"/>
          <w:rPrChange w:id="211" w:author="Daniel-Rios Garza" w:date="2023-12-29T22:40:00Z">
            <w:rPr/>
          </w:rPrChange>
        </w:rPr>
        <w:t>thetaiotaomicron</w:t>
      </w:r>
      <w:proofErr w:type="spellEnd"/>
      <w:r w:rsidRPr="0066257E">
        <w:rPr>
          <w:rFonts w:asciiTheme="minorHAnsi" w:hAnsiTheme="minorHAnsi"/>
          <w:sz w:val="22"/>
        </w:rPr>
        <w:t xml:space="preserve"> rapidly metabolizes glucose and pyruvate, producing fermentation acids that significantly reduce the medium's pH</w:t>
      </w:r>
      <w:ins w:id="212" w:author="Daniel-Rios Garza" w:date="2023-12-29T22:42:00Z">
        <w:r w:rsidRPr="0066257E">
          <w:rPr>
            <w:rFonts w:asciiTheme="minorHAnsi" w:hAnsiTheme="minorHAnsi"/>
            <w:sz w:val="22"/>
          </w:rPr>
          <w:t xml:space="preserve"> (Figure 1E)</w:t>
        </w:r>
      </w:ins>
      <w:r w:rsidRPr="0066257E">
        <w:rPr>
          <w:rFonts w:asciiTheme="minorHAnsi" w:hAnsiTheme="minorHAnsi"/>
          <w:sz w:val="22"/>
        </w:rPr>
        <w:t>. However, this organism is inhibited under low pH conditions [</w:t>
      </w:r>
      <w:ins w:id="213" w:author="Daniel-Rios Garza" w:date="2023-12-29T22:46:00Z">
        <w:r w:rsidRPr="0066257E">
          <w:rPr>
            <w:rFonts w:asciiTheme="minorHAnsi" w:hAnsiTheme="minorHAnsi"/>
            <w:sz w:val="22"/>
          </w:rPr>
          <w:t>19397676</w:t>
        </w:r>
      </w:ins>
      <w:r w:rsidRPr="0066257E">
        <w:rPr>
          <w:rFonts w:asciiTheme="minorHAnsi" w:hAnsiTheme="minorHAnsi"/>
          <w:sz w:val="22"/>
        </w:rPr>
        <w:t>]. When the carbon sources are exhausted, most cells lose viability but can still be detected through SYBR green staining in flow cytometry. The loss of membrane integrity was confirmed using PI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ins w:id="214" w:author="Daniel-Rios Garza" w:date="2023-12-29T22:47:00Z">
        <w:r w:rsidRPr="0066257E">
          <w:rPr>
            <w:rFonts w:asciiTheme="minorHAnsi" w:hAnsiTheme="minorHAnsi"/>
            <w:color w:val="000000"/>
            <w:sz w:val="22"/>
            <w:shd w:val="clear" w:color="auto" w:fill="FFFFFF"/>
          </w:rPr>
          <w:t>37670028</w:t>
        </w:r>
      </w:ins>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C7E7EC4" w:rsidR="00F334BD" w:rsidRDefault="00F334BD" w:rsidP="002D0D87">
      <w:commentRangeStart w:id="215"/>
      <w:commentRangeStart w:id="216"/>
      <w:del w:id="217" w:author="Daniel-Rios Garza" w:date="2023-12-29T15:00:00Z">
        <w:r w:rsidDel="00486D32">
          <w:rPr>
            <w:noProof/>
          </w:rPr>
          <w:drawing>
            <wp:anchor distT="0" distB="0" distL="114300" distR="114300" simplePos="0" relativeHeight="251658240" behindDoc="1" locked="0" layoutInCell="1" allowOverlap="1" wp14:anchorId="2553A52C" wp14:editId="7BD205A2">
              <wp:simplePos x="0" y="0"/>
              <wp:positionH relativeFrom="margin">
                <wp:posOffset>-114973</wp:posOffset>
              </wp:positionH>
              <wp:positionV relativeFrom="paragraph">
                <wp:posOffset>537</wp:posOffset>
              </wp:positionV>
              <wp:extent cx="5083360" cy="7160456"/>
              <wp:effectExtent l="0" t="0" r="317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9015" cy="7196594"/>
                      </a:xfrm>
                      <a:prstGeom prst="rect">
                        <a:avLst/>
                      </a:prstGeom>
                      <a:noFill/>
                    </pic:spPr>
                  </pic:pic>
                </a:graphicData>
              </a:graphic>
              <wp14:sizeRelH relativeFrom="page">
                <wp14:pctWidth>0</wp14:pctWidth>
              </wp14:sizeRelH>
              <wp14:sizeRelV relativeFrom="page">
                <wp14:pctHeight>0</wp14:pctHeight>
              </wp14:sizeRelV>
            </wp:anchor>
          </w:drawing>
        </w:r>
      </w:del>
      <w:commentRangeEnd w:id="215"/>
      <w:r w:rsidR="008D23A3">
        <w:rPr>
          <w:rStyle w:val="CommentReference"/>
        </w:rPr>
        <w:commentReference w:id="215"/>
      </w:r>
      <w:commentRangeEnd w:id="216"/>
      <w:r w:rsidR="00683426">
        <w:rPr>
          <w:rStyle w:val="CommentReference"/>
        </w:rPr>
        <w:commentReference w:id="216"/>
      </w:r>
    </w:p>
    <w:p w14:paraId="7E447F30" w14:textId="24D059F6" w:rsidR="00A26B68" w:rsidRDefault="00A26B68" w:rsidP="00A26B68">
      <w:pPr>
        <w:rPr>
          <w:ins w:id="218" w:author="Daniel-Rios Garza" w:date="2023-12-29T14:29:00Z"/>
        </w:rPr>
      </w:pPr>
    </w:p>
    <w:p w14:paraId="68180037" w14:textId="57BB57F9" w:rsidR="00A26B68" w:rsidRPr="00E95947" w:rsidRDefault="00486D32">
      <w:pPr>
        <w:pPrChange w:id="219" w:author="Daniel-Rios Garza" w:date="2023-12-29T14:29:00Z">
          <w:pPr>
            <w:pStyle w:val="Title"/>
            <w:spacing w:line="480" w:lineRule="auto"/>
          </w:pPr>
        </w:pPrChange>
      </w:pPr>
      <w:ins w:id="220" w:author="Daniel-Rios Garza" w:date="2023-12-29T14:53:00Z">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ins>
    </w:p>
    <w:p w14:paraId="7E571873" w14:textId="77777777" w:rsidR="00F334BD" w:rsidRPr="0066257E" w:rsidDel="00486D32" w:rsidRDefault="00F334BD" w:rsidP="00486D32">
      <w:pPr>
        <w:pStyle w:val="Title"/>
        <w:spacing w:line="480" w:lineRule="auto"/>
        <w:jc w:val="both"/>
        <w:rPr>
          <w:del w:id="221" w:author="Daniel-Rios Garza" w:date="2023-12-29T15:01:00Z"/>
          <w:rFonts w:asciiTheme="minorHAnsi" w:hAnsiTheme="minorHAnsi" w:cstheme="minorHAnsi"/>
          <w:sz w:val="18"/>
          <w:szCs w:val="20"/>
          <w:rPrChange w:id="222" w:author="Daniel-Rios Garza" w:date="2023-12-29T15:01:00Z">
            <w:rPr>
              <w:del w:id="223" w:author="Daniel-Rios Garza" w:date="2023-12-29T15:01:00Z"/>
              <w:rFonts w:ascii="Arial" w:hAnsi="Arial" w:cs="Arial"/>
            </w:rPr>
          </w:rPrChange>
        </w:rPr>
        <w:pPrChange w:id="224" w:author="Daniel-Rios Garza" w:date="2023-12-29T15:01:00Z">
          <w:pPr>
            <w:pStyle w:val="Title"/>
            <w:spacing w:line="480" w:lineRule="auto"/>
          </w:pPr>
        </w:pPrChange>
      </w:pPr>
    </w:p>
    <w:p w14:paraId="55E4DA24" w14:textId="77777777" w:rsidR="00F334BD" w:rsidRPr="0066257E" w:rsidDel="00486D32" w:rsidRDefault="00F334BD" w:rsidP="00486D32">
      <w:pPr>
        <w:pStyle w:val="Title"/>
        <w:spacing w:line="480" w:lineRule="auto"/>
        <w:jc w:val="both"/>
        <w:rPr>
          <w:del w:id="225" w:author="Daniel-Rios Garza" w:date="2023-12-29T15:01:00Z"/>
          <w:rFonts w:asciiTheme="minorHAnsi" w:hAnsiTheme="minorHAnsi" w:cstheme="minorHAnsi"/>
          <w:sz w:val="18"/>
          <w:szCs w:val="20"/>
          <w:rPrChange w:id="226" w:author="Daniel-Rios Garza" w:date="2023-12-29T15:01:00Z">
            <w:rPr>
              <w:del w:id="227" w:author="Daniel-Rios Garza" w:date="2023-12-29T15:01:00Z"/>
              <w:rFonts w:ascii="Arial" w:hAnsi="Arial" w:cs="Arial"/>
            </w:rPr>
          </w:rPrChange>
        </w:rPr>
        <w:pPrChange w:id="228" w:author="Daniel-Rios Garza" w:date="2023-12-29T15:01:00Z">
          <w:pPr>
            <w:pStyle w:val="Title"/>
            <w:spacing w:line="480" w:lineRule="auto"/>
          </w:pPr>
        </w:pPrChange>
      </w:pPr>
    </w:p>
    <w:p w14:paraId="3315A87E" w14:textId="77777777" w:rsidR="00F334BD" w:rsidRPr="0066257E" w:rsidDel="00486D32" w:rsidRDefault="00F334BD" w:rsidP="00486D32">
      <w:pPr>
        <w:pStyle w:val="Title"/>
        <w:spacing w:line="480" w:lineRule="auto"/>
        <w:jc w:val="both"/>
        <w:rPr>
          <w:del w:id="229" w:author="Daniel-Rios Garza" w:date="2023-12-29T15:01:00Z"/>
          <w:rFonts w:asciiTheme="minorHAnsi" w:hAnsiTheme="minorHAnsi" w:cstheme="minorHAnsi"/>
          <w:sz w:val="18"/>
          <w:szCs w:val="20"/>
          <w:rPrChange w:id="230" w:author="Daniel-Rios Garza" w:date="2023-12-29T15:01:00Z">
            <w:rPr>
              <w:del w:id="231" w:author="Daniel-Rios Garza" w:date="2023-12-29T15:01:00Z"/>
              <w:rFonts w:ascii="Arial" w:hAnsi="Arial" w:cs="Arial"/>
            </w:rPr>
          </w:rPrChange>
        </w:rPr>
        <w:pPrChange w:id="232" w:author="Daniel-Rios Garza" w:date="2023-12-29T15:01:00Z">
          <w:pPr>
            <w:pStyle w:val="Title"/>
            <w:spacing w:line="480" w:lineRule="auto"/>
          </w:pPr>
        </w:pPrChange>
      </w:pPr>
    </w:p>
    <w:p w14:paraId="18152226" w14:textId="77777777" w:rsidR="00F334BD" w:rsidRPr="0066257E" w:rsidDel="00486D32" w:rsidRDefault="00F334BD" w:rsidP="00486D32">
      <w:pPr>
        <w:pStyle w:val="Title"/>
        <w:spacing w:line="480" w:lineRule="auto"/>
        <w:jc w:val="both"/>
        <w:rPr>
          <w:del w:id="233" w:author="Daniel-Rios Garza" w:date="2023-12-29T15:01:00Z"/>
          <w:rFonts w:asciiTheme="minorHAnsi" w:hAnsiTheme="minorHAnsi" w:cstheme="minorHAnsi"/>
          <w:sz w:val="18"/>
          <w:szCs w:val="20"/>
          <w:rPrChange w:id="234" w:author="Daniel-Rios Garza" w:date="2023-12-29T15:01:00Z">
            <w:rPr>
              <w:del w:id="235" w:author="Daniel-Rios Garza" w:date="2023-12-29T15:01:00Z"/>
              <w:rFonts w:ascii="Arial" w:hAnsi="Arial" w:cs="Arial"/>
            </w:rPr>
          </w:rPrChange>
        </w:rPr>
        <w:pPrChange w:id="236" w:author="Daniel-Rios Garza" w:date="2023-12-29T15:01:00Z">
          <w:pPr>
            <w:pStyle w:val="Title"/>
            <w:spacing w:line="480" w:lineRule="auto"/>
          </w:pPr>
        </w:pPrChange>
      </w:pPr>
    </w:p>
    <w:p w14:paraId="0A388881" w14:textId="77777777" w:rsidR="009C1365" w:rsidRPr="0066257E" w:rsidDel="00486D32" w:rsidRDefault="009C1365" w:rsidP="00486D32">
      <w:pPr>
        <w:jc w:val="both"/>
        <w:rPr>
          <w:del w:id="237" w:author="Daniel-Rios Garza" w:date="2023-12-29T15:01:00Z"/>
          <w:rFonts w:asciiTheme="minorHAnsi" w:eastAsiaTheme="majorEastAsia" w:hAnsiTheme="minorHAnsi" w:cstheme="minorHAnsi"/>
          <w:b/>
          <w:bCs/>
          <w:sz w:val="18"/>
          <w:szCs w:val="20"/>
          <w:rPrChange w:id="238" w:author="Daniel-Rios Garza" w:date="2023-12-29T15:01:00Z">
            <w:rPr>
              <w:del w:id="239" w:author="Daniel-Rios Garza" w:date="2023-12-29T15:01:00Z"/>
              <w:rFonts w:eastAsiaTheme="majorEastAsia"/>
              <w:b/>
              <w:bCs/>
              <w:sz w:val="20"/>
            </w:rPr>
          </w:rPrChange>
        </w:rPr>
        <w:pPrChange w:id="240" w:author="Daniel-Rios Garza" w:date="2023-12-29T15:01:00Z">
          <w:pPr/>
        </w:pPrChange>
      </w:pPr>
    </w:p>
    <w:p w14:paraId="72E55DB2" w14:textId="77777777" w:rsidR="009C1365" w:rsidRPr="0066257E" w:rsidDel="00486D32" w:rsidRDefault="009C1365" w:rsidP="00486D32">
      <w:pPr>
        <w:jc w:val="both"/>
        <w:rPr>
          <w:del w:id="241" w:author="Daniel-Rios Garza" w:date="2023-12-29T15:01:00Z"/>
          <w:rFonts w:asciiTheme="minorHAnsi" w:eastAsiaTheme="majorEastAsia" w:hAnsiTheme="minorHAnsi" w:cstheme="minorHAnsi"/>
          <w:b/>
          <w:bCs/>
          <w:sz w:val="18"/>
          <w:szCs w:val="20"/>
          <w:rPrChange w:id="242" w:author="Daniel-Rios Garza" w:date="2023-12-29T15:01:00Z">
            <w:rPr>
              <w:del w:id="243" w:author="Daniel-Rios Garza" w:date="2023-12-29T15:01:00Z"/>
              <w:rFonts w:eastAsiaTheme="majorEastAsia"/>
              <w:b/>
              <w:bCs/>
              <w:sz w:val="20"/>
            </w:rPr>
          </w:rPrChange>
        </w:rPr>
        <w:pPrChange w:id="244" w:author="Daniel-Rios Garza" w:date="2023-12-29T15:01:00Z">
          <w:pPr/>
        </w:pPrChange>
      </w:pPr>
    </w:p>
    <w:p w14:paraId="2E5ECDB1" w14:textId="7E0C8C83" w:rsidR="00486D32" w:rsidRPr="0066257E" w:rsidRDefault="00486D32" w:rsidP="00486D32">
      <w:pPr>
        <w:jc w:val="both"/>
        <w:rPr>
          <w:ins w:id="245" w:author="Daniel-Rios Garza" w:date="2023-12-29T15:01:00Z"/>
          <w:rFonts w:cs="Arial"/>
          <w:sz w:val="22"/>
        </w:rPr>
        <w:pPrChange w:id="246" w:author="Daniel-Rios Garza" w:date="2023-12-29T15:01:00Z">
          <w:pPr/>
        </w:pPrChange>
      </w:pPr>
      <w:ins w:id="247" w:author="Daniel-Rios Garza" w:date="2023-12-29T15:01:00Z">
        <w:r w:rsidRPr="0066257E">
          <w:rPr>
            <w:rFonts w:asciiTheme="minorHAnsi" w:hAnsiTheme="minorHAnsi" w:cstheme="minorHAnsi"/>
            <w:b/>
            <w:bCs/>
            <w:sz w:val="18"/>
            <w:szCs w:val="20"/>
            <w:rPrChange w:id="248" w:author="Daniel-Rios Garza" w:date="2023-12-29T15:01:00Z">
              <w:rPr>
                <w:rFonts w:cs="Arial"/>
                <w:b/>
                <w:bCs/>
              </w:rPr>
            </w:rPrChange>
          </w:rPr>
          <w:t>Figure 1:</w:t>
        </w:r>
        <w:r w:rsidRPr="0066257E">
          <w:rPr>
            <w:rFonts w:asciiTheme="minorHAnsi" w:hAnsiTheme="minorHAnsi" w:cstheme="minorHAnsi"/>
            <w:sz w:val="18"/>
            <w:szCs w:val="20"/>
            <w:rPrChange w:id="249" w:author="Daniel-Rios Garza" w:date="2023-12-29T15:01:00Z">
              <w:rPr>
                <w:rFonts w:cs="Arial"/>
              </w:rPr>
            </w:rPrChange>
          </w:rPr>
          <w:t xml:space="preserve"> </w:t>
        </w:r>
      </w:ins>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proofErr w:type="spellStart"/>
      <w:r w:rsidR="0066257E" w:rsidRPr="0066257E">
        <w:rPr>
          <w:rFonts w:asciiTheme="minorHAnsi" w:hAnsiTheme="minorHAnsi" w:cstheme="minorHAnsi"/>
          <w:i/>
          <w:sz w:val="18"/>
          <w:szCs w:val="20"/>
        </w:rPr>
        <w:t>Blautia</w:t>
      </w:r>
      <w:proofErr w:type="spellEnd"/>
      <w:r w:rsidR="0066257E" w:rsidRPr="0066257E">
        <w:rPr>
          <w:rFonts w:asciiTheme="minorHAnsi" w:hAnsiTheme="minorHAnsi" w:cstheme="minorHAnsi"/>
          <w:i/>
          <w:sz w:val="18"/>
          <w:szCs w:val="20"/>
        </w:rPr>
        <w:t xml:space="preserve"> </w:t>
      </w:r>
      <w:proofErr w:type="spellStart"/>
      <w:r w:rsidR="0066257E" w:rsidRPr="0066257E">
        <w:rPr>
          <w:rFonts w:asciiTheme="minorHAnsi" w:hAnsiTheme="minorHAnsi" w:cstheme="minorHAnsi"/>
          <w:i/>
          <w:sz w:val="18"/>
          <w:szCs w:val="20"/>
        </w:rPr>
        <w:t>hydrogenotrophica</w:t>
      </w:r>
      <w:proofErr w:type="spellEnd"/>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 xml:space="preserve">Bacteroides </w:t>
      </w:r>
      <w:proofErr w:type="spellStart"/>
      <w:r w:rsidR="0066257E" w:rsidRPr="0066257E">
        <w:rPr>
          <w:rFonts w:asciiTheme="minorHAnsi" w:hAnsiTheme="minorHAnsi" w:cstheme="minorHAnsi"/>
          <w:i/>
          <w:sz w:val="18"/>
          <w:szCs w:val="20"/>
        </w:rPr>
        <w:t>thetaiotaomicron</w:t>
      </w:r>
      <w:proofErr w:type="spellEnd"/>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ins w:id="250" w:author="Daniel-Rios Garza" w:date="2023-12-29T15:01:00Z">
        <w:r w:rsidRPr="0066257E">
          <w:rPr>
            <w:rFonts w:asciiTheme="minorHAnsi" w:hAnsiTheme="minorHAnsi" w:cstheme="minorHAnsi"/>
            <w:sz w:val="18"/>
            <w:szCs w:val="20"/>
            <w:rPrChange w:id="251" w:author="Daniel-Rios Garza" w:date="2023-12-29T15:01:00Z">
              <w:rPr>
                <w:rFonts w:cs="Arial"/>
              </w:rPr>
            </w:rPrChange>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ins>
    </w:p>
    <w:p w14:paraId="3466DFD4" w14:textId="0F14DC94" w:rsidR="00F334BD" w:rsidRPr="0066257E" w:rsidDel="00486D32" w:rsidRDefault="00F334BD" w:rsidP="0066257E">
      <w:pPr>
        <w:jc w:val="both"/>
        <w:rPr>
          <w:del w:id="252" w:author="Daniel-Rios Garza" w:date="2023-12-29T15:01:00Z"/>
          <w:rFonts w:asciiTheme="minorHAnsi" w:eastAsiaTheme="majorEastAsia" w:hAnsiTheme="minorHAnsi"/>
          <w:i/>
          <w:sz w:val="22"/>
          <w:rPrChange w:id="253" w:author="Daniel-Rios Garza" w:date="2023-12-29T22:40:00Z">
            <w:rPr>
              <w:del w:id="254" w:author="Daniel-Rios Garza" w:date="2023-12-29T15:01:00Z"/>
              <w:rFonts w:eastAsiaTheme="majorEastAsia"/>
              <w:sz w:val="20"/>
            </w:rPr>
          </w:rPrChange>
        </w:rPr>
      </w:pPr>
      <w:del w:id="255" w:author="Daniel-Rios Garza" w:date="2023-12-29T15:01:00Z">
        <w:r w:rsidRPr="0066257E" w:rsidDel="00486D32">
          <w:rPr>
            <w:rFonts w:asciiTheme="minorHAnsi" w:eastAsiaTheme="majorEastAsia" w:hAnsiTheme="minorHAnsi"/>
            <w:b/>
            <w:bCs/>
            <w:i/>
            <w:sz w:val="22"/>
            <w:rPrChange w:id="256" w:author="Daniel-Rios Garza" w:date="2023-12-29T22:40:00Z">
              <w:rPr>
                <w:rFonts w:eastAsiaTheme="majorEastAsia"/>
                <w:b/>
                <w:bCs/>
                <w:sz w:val="20"/>
              </w:rPr>
            </w:rPrChange>
          </w:rPr>
          <w:delText>Figure 1:</w:delText>
        </w:r>
        <w:r w:rsidRPr="0066257E" w:rsidDel="00486D32">
          <w:rPr>
            <w:rFonts w:asciiTheme="minorHAnsi" w:eastAsiaTheme="majorEastAsia" w:hAnsiTheme="minorHAnsi"/>
            <w:i/>
            <w:sz w:val="22"/>
            <w:rPrChange w:id="257" w:author="Daniel-Rios Garza" w:date="2023-12-29T22:40:00Z">
              <w:rPr>
                <w:rFonts w:eastAsiaTheme="majorEastAsia"/>
                <w:sz w:val="20"/>
              </w:rPr>
            </w:rPrChange>
          </w:rPr>
          <w:delText xml:space="preserve"> Growth kinetics and modeled metabolism of three human gut bacteria. Schematic illustration of the core energy metabolism of </w:delText>
        </w:r>
        <w:r w:rsidRPr="0066257E" w:rsidDel="00486D32">
          <w:rPr>
            <w:rFonts w:asciiTheme="minorHAnsi" w:eastAsiaTheme="majorEastAsia" w:hAnsiTheme="minorHAnsi"/>
            <w:i/>
            <w:iCs/>
            <w:sz w:val="22"/>
          </w:rPr>
          <w:delText>Blautia hydrogenotrophica</w:delText>
        </w:r>
        <w:r w:rsidRPr="0066257E" w:rsidDel="00486D32">
          <w:rPr>
            <w:rFonts w:asciiTheme="minorHAnsi" w:eastAsiaTheme="majorEastAsia" w:hAnsiTheme="minorHAnsi"/>
            <w:i/>
            <w:sz w:val="22"/>
            <w:rPrChange w:id="258" w:author="Daniel-Rios Garza" w:date="2023-12-29T22:40:00Z">
              <w:rPr>
                <w:rFonts w:eastAsiaTheme="majorEastAsia"/>
                <w:sz w:val="20"/>
              </w:rPr>
            </w:rPrChange>
          </w:rPr>
          <w:delText xml:space="preserve"> (A), </w:delText>
        </w:r>
        <w:r w:rsidRPr="0066257E" w:rsidDel="00486D32">
          <w:rPr>
            <w:rFonts w:asciiTheme="minorHAnsi" w:eastAsiaTheme="majorEastAsia" w:hAnsiTheme="minorHAnsi"/>
            <w:i/>
            <w:iCs/>
            <w:sz w:val="22"/>
          </w:rPr>
          <w:delText>Bacteroides thetaiotaomicron</w:delText>
        </w:r>
        <w:r w:rsidRPr="0066257E" w:rsidDel="00486D32">
          <w:rPr>
            <w:rFonts w:asciiTheme="minorHAnsi" w:eastAsiaTheme="majorEastAsia" w:hAnsiTheme="minorHAnsi"/>
            <w:i/>
            <w:sz w:val="22"/>
            <w:rPrChange w:id="259" w:author="Daniel-Rios Garza" w:date="2023-12-29T22:40:00Z">
              <w:rPr>
                <w:rFonts w:eastAsiaTheme="majorEastAsia"/>
                <w:sz w:val="20"/>
              </w:rPr>
            </w:rPrChange>
          </w:rPr>
          <w:delText xml:space="preserve"> (B), and </w:delText>
        </w:r>
        <w:r w:rsidRPr="0066257E" w:rsidDel="00486D32">
          <w:rPr>
            <w:rFonts w:asciiTheme="minorHAnsi" w:eastAsiaTheme="majorEastAsia" w:hAnsiTheme="minorHAnsi"/>
            <w:i/>
            <w:iCs/>
            <w:sz w:val="22"/>
          </w:rPr>
          <w:delText>Roseburia intestinalis</w:delText>
        </w:r>
        <w:r w:rsidRPr="0066257E" w:rsidDel="00486D32">
          <w:rPr>
            <w:rFonts w:asciiTheme="minorHAnsi" w:eastAsiaTheme="majorEastAsia" w:hAnsiTheme="minorHAnsi"/>
            <w:i/>
            <w:sz w:val="22"/>
            <w:rPrChange w:id="260" w:author="Daniel-Rios Garza" w:date="2023-12-29T22:40:00Z">
              <w:rPr>
                <w:rFonts w:eastAsiaTheme="majorEastAsia"/>
                <w:sz w:val="20"/>
              </w:rPr>
            </w:rPrChange>
          </w:rPr>
          <w:delText xml:space="preserve"> (C), as inferred from genomic metabolic model reconstructions and empirical growth data. It includes gene expression changes during cultivation (middle panel), consumption of carbon sources (glucose, pyruvate, trehalose, etc.) and the production of fermentation products (acetate, lactate, butyrate, etc.).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delText>
        </w:r>
      </w:del>
    </w:p>
    <w:p w14:paraId="3804820F" w14:textId="27855281"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del w:id="261" w:author="Daniel-Rios Garza" w:date="2023-12-29T22:47:00Z">
        <w:r w:rsidRPr="0066257E" w:rsidDel="009B4E8F">
          <w:rPr>
            <w:rFonts w:asciiTheme="minorHAnsi" w:hAnsiTheme="minorHAnsi"/>
            <w:sz w:val="22"/>
          </w:rPr>
          <w:delText xml:space="preserve">. </w:delText>
        </w:r>
      </w:del>
      <w:ins w:id="262" w:author="Daniel-Rios Garza" w:date="2023-12-29T22:47:00Z">
        <w:r w:rsidR="009B4E8F" w:rsidRPr="0066257E">
          <w:rPr>
            <w:rFonts w:asciiTheme="minorHAnsi" w:hAnsiTheme="minorHAnsi"/>
            <w:sz w:val="22"/>
          </w:rPr>
          <w:t>ure</w:t>
        </w:r>
        <w:r w:rsidR="009B4E8F" w:rsidRPr="0066257E">
          <w:rPr>
            <w:rFonts w:asciiTheme="minorHAnsi" w:hAnsiTheme="minorHAnsi"/>
            <w:sz w:val="22"/>
          </w:rPr>
          <w:t xml:space="preserve"> </w:t>
        </w:r>
      </w:ins>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ins w:id="263" w:author="Daniel-Rios Garza" w:date="2023-12-29T22:48:00Z">
        <w:r w:rsidR="009B4E8F" w:rsidRPr="0066257E">
          <w:rPr>
            <w:rFonts w:asciiTheme="minorHAnsi" w:hAnsiTheme="minorHAnsi"/>
            <w:sz w:val="22"/>
          </w:rPr>
          <w:t xml:space="preserve">we </w:t>
        </w:r>
      </w:ins>
      <w:r w:rsidRPr="0066257E">
        <w:rPr>
          <w:rFonts w:asciiTheme="minorHAnsi" w:hAnsiTheme="minorHAnsi"/>
          <w:sz w:val="22"/>
        </w:rPr>
        <w:t>previously described [</w:t>
      </w:r>
      <w:ins w:id="264" w:author="Daniel-Rios Garza" w:date="2023-12-29T22:48:00Z">
        <w:r w:rsidR="009B4E8F" w:rsidRPr="0066257E">
          <w:rPr>
            <w:rFonts w:asciiTheme="minorHAnsi" w:hAnsiTheme="minorHAnsi"/>
            <w:color w:val="000000"/>
            <w:sz w:val="22"/>
            <w:shd w:val="clear" w:color="auto" w:fill="FFFFFF"/>
          </w:rPr>
          <w:t>37670028</w:t>
        </w:r>
      </w:ins>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w:t>
      </w:r>
      <w:r w:rsidRPr="0066257E">
        <w:rPr>
          <w:rFonts w:asciiTheme="minorHAnsi" w:hAnsiTheme="minorHAnsi"/>
          <w:sz w:val="22"/>
        </w:rPr>
        <w:lastRenderedPageBreak/>
        <w:t>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ins w:id="265" w:author="Daniel-Rios Garza" w:date="2023-12-29T22:48:00Z">
        <w:r w:rsidR="009B4E8F" w:rsidRPr="0066257E">
          <w:rPr>
            <w:rFonts w:asciiTheme="minorHAnsi" w:hAnsiTheme="minorHAnsi"/>
            <w:sz w:val="22"/>
          </w:rPr>
          <w:t>ure</w:t>
        </w:r>
      </w:ins>
      <w:del w:id="266" w:author="Daniel-Rios Garza" w:date="2023-12-29T22:48:00Z">
        <w:r w:rsidRPr="0066257E" w:rsidDel="009B4E8F">
          <w:rPr>
            <w:rFonts w:asciiTheme="minorHAnsi" w:hAnsiTheme="minorHAnsi"/>
            <w:sz w:val="22"/>
          </w:rPr>
          <w:delText>.</w:delText>
        </w:r>
      </w:del>
      <w:r w:rsidRPr="0066257E">
        <w:rPr>
          <w:rFonts w:asciiTheme="minorHAnsi" w:hAnsiTheme="minorHAnsi"/>
          <w:sz w:val="22"/>
        </w:rPr>
        <w:t xml:space="preserve"> 1F).</w:t>
      </w:r>
    </w:p>
    <w:p w14:paraId="78CB86B3" w14:textId="10DFF9AF"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 xml:space="preserve">stability landscapes in a continuous culture environment. We explored how steady-state bacteria/metabolite levels respond to controllable factors - culture pH and dilution rate - which do not directly alter their initial concentrations but can </w:t>
      </w:r>
      <w:ins w:id="267" w:author="Daniel-Rios Garza" w:date="2023-12-29T22:50:00Z">
        <w:r w:rsidR="00C34C72" w:rsidRPr="0041666C">
          <w:rPr>
            <w:rFonts w:asciiTheme="minorHAnsi" w:hAnsiTheme="minorHAnsi"/>
            <w:sz w:val="22"/>
          </w:rPr>
          <w:t xml:space="preserve">impact the systems’ </w:t>
        </w:r>
      </w:ins>
      <w:del w:id="268" w:author="Daniel-Rios Garza" w:date="2023-12-29T22:50:00Z">
        <w:r w:rsidRPr="0041666C" w:rsidDel="00C34C72">
          <w:rPr>
            <w:rFonts w:asciiTheme="minorHAnsi" w:hAnsiTheme="minorHAnsi"/>
            <w:sz w:val="22"/>
          </w:rPr>
          <w:delText xml:space="preserve">shift </w:delText>
        </w:r>
      </w:del>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2D3B7333"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ins w:id="269" w:author="Daniel-Rios Garza" w:date="2023-12-29T22:51:00Z">
        <w:r w:rsidR="00C34C72" w:rsidRPr="00F75AE4">
          <w:rPr>
            <w:rFonts w:asciiTheme="minorHAnsi" w:hAnsiTheme="minorHAnsi"/>
            <w:sz w:val="22"/>
          </w:rPr>
          <w:t xml:space="preserve">in silico </w:t>
        </w:r>
      </w:ins>
      <w:r w:rsidRPr="00F75AE4">
        <w:rPr>
          <w:rFonts w:asciiTheme="minorHAnsi" w:hAnsiTheme="minorHAnsi"/>
          <w:sz w:val="22"/>
        </w:rPr>
        <w:t xml:space="preserve">analysis is that the stability landscape of some of the state variables revealed sharp transition between alternative concentration profiles. For example, </w:t>
      </w:r>
      <w:commentRangeStart w:id="270"/>
      <w:commentRangeStart w:id="271"/>
      <w:r w:rsidRPr="00F75AE4">
        <w:rPr>
          <w:rFonts w:asciiTheme="minorHAnsi" w:hAnsiTheme="minorHAnsi"/>
          <w:i/>
          <w:sz w:val="22"/>
        </w:rPr>
        <w:t xml:space="preserve">Blautia hydrogenotrophica </w:t>
      </w:r>
      <w:r w:rsidRPr="00F75AE4">
        <w:rPr>
          <w:rFonts w:asciiTheme="minorHAnsi" w:hAnsiTheme="minorHAnsi"/>
          <w:sz w:val="22"/>
        </w:rPr>
        <w:t>maintains consistent concentrations under wide pH ranges</w:t>
      </w:r>
      <w:commentRangeEnd w:id="270"/>
      <w:r w:rsidR="00CF24C5" w:rsidRPr="00F75AE4">
        <w:rPr>
          <w:rStyle w:val="CommentReference"/>
          <w:rFonts w:asciiTheme="minorHAnsi" w:hAnsiTheme="minorHAnsi"/>
          <w:sz w:val="22"/>
          <w:szCs w:val="22"/>
        </w:rPr>
        <w:commentReference w:id="270"/>
      </w:r>
      <w:commentRangeEnd w:id="271"/>
      <w:r w:rsidR="00683426" w:rsidRPr="00F75AE4">
        <w:rPr>
          <w:rStyle w:val="CommentReference"/>
          <w:rFonts w:asciiTheme="minorHAnsi" w:hAnsiTheme="minorHAnsi"/>
          <w:sz w:val="22"/>
          <w:szCs w:val="22"/>
        </w:rPr>
        <w:commentReference w:id="271"/>
      </w:r>
      <w:r w:rsidRPr="00F75AE4">
        <w:rPr>
          <w:rFonts w:asciiTheme="minorHAnsi" w:hAnsiTheme="minorHAnsi"/>
          <w:sz w:val="22"/>
        </w:rPr>
        <w:t xml:space="preserve">,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 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drawing>
          <wp:anchor distT="0" distB="0" distL="114300" distR="114300" simplePos="0" relativeHeight="25166131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42247F19" w14:textId="74C651CB" w:rsidR="00F75AE4" w:rsidRPr="00F75AE4" w:rsidRDefault="00F75AE4" w:rsidP="00F75AE4">
      <w:pPr>
        <w:jc w:val="both"/>
        <w:rPr>
          <w:rFonts w:asciiTheme="minorHAnsi" w:hAnsiTheme="minorHAnsi"/>
          <w:bCs/>
          <w:sz w:val="18"/>
        </w:rPr>
      </w:pPr>
      <w:r w:rsidRPr="00F75AE4">
        <w:rPr>
          <w:rFonts w:asciiTheme="minorHAnsi" w:hAnsiTheme="minorHAnsi"/>
          <w:b/>
          <w:bCs/>
          <w:sz w:val="18"/>
        </w:rPr>
        <w:t xml:space="preserve">Figure 2: </w:t>
      </w:r>
      <w:r w:rsidRPr="00F75AE4">
        <w:rPr>
          <w:rFonts w:asciiTheme="minorHAnsi" w:hAnsiTheme="minorHAnsi"/>
          <w:bCs/>
          <w:sz w:val="18"/>
        </w:rPr>
        <w:t>Mechanistic modeling reveals that pH and dilution rate drive community transitions. (A) Schematic of the mechanistic model encoded as ordinary differential equations (see Supplementary Text 1). The model incorporates experimental data (refer to Fig. 1B-D and Supplementary Fig</w:t>
      </w:r>
      <w:r w:rsidR="00AF02E0">
        <w:rPr>
          <w:rFonts w:asciiTheme="minorHAnsi" w:hAnsiTheme="minorHAnsi"/>
          <w:bCs/>
          <w:sz w:val="18"/>
        </w:rPr>
        <w:t>ures</w:t>
      </w:r>
      <w:r w:rsidRPr="00F75AE4">
        <w:rPr>
          <w:rFonts w:asciiTheme="minorHAnsi" w:hAnsiTheme="minorHAnsi"/>
          <w:bCs/>
          <w:sz w:val="18"/>
        </w:rPr>
        <w:t xml:space="preserve"> S1 &amp; S2) to simulate variables under varying conditions. (B) Contour plots depicting the predicted steady-state concentrations of model variables across a pH range of 5.0-6.5 and dilution rates from 0 to 0.2 h</w:t>
      </w:r>
      <w:r w:rsidRPr="00F75AE4">
        <w:rPr>
          <w:rFonts w:asciiTheme="minorHAnsi" w:hAnsiTheme="minorHAnsi"/>
          <w:bCs/>
          <w:sz w:val="18"/>
          <w:vertAlign w:val="superscript"/>
        </w:rPr>
        <w:t>-1</w:t>
      </w:r>
      <w:r w:rsidRPr="00F75AE4">
        <w:rPr>
          <w:rFonts w:asciiTheme="minorHAnsi" w:hAnsiTheme="minorHAnsi"/>
          <w:bCs/>
          <w:sz w:val="18"/>
        </w:rPr>
        <w:t>. Concentrations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F75AE4">
        <w:rPr>
          <w:rFonts w:asciiTheme="minorHAnsi" w:hAnsiTheme="minorHAnsi"/>
          <w:bCs/>
          <w:sz w:val="18"/>
          <w:vertAlign w:val="superscript"/>
        </w:rPr>
        <w:t>5</w:t>
      </w:r>
      <w:r w:rsidRPr="00F75AE4">
        <w:rPr>
          <w:rFonts w:asciiTheme="minorHAnsi" w:hAnsiTheme="minorHAnsi"/>
          <w:bCs/>
          <w:sz w:val="18"/>
        </w:rPr>
        <w:t xml:space="preserve"> cells/</w:t>
      </w:r>
      <w:proofErr w:type="spellStart"/>
      <w:r w:rsidRPr="00F75AE4">
        <w:rPr>
          <w:rFonts w:asciiTheme="minorHAnsi" w:hAnsiTheme="minorHAnsi"/>
          <w:bCs/>
          <w:sz w:val="18"/>
        </w:rPr>
        <w:t>μL</w:t>
      </w:r>
      <w:proofErr w:type="spellEnd"/>
      <w:r w:rsidRPr="00F75AE4">
        <w:rPr>
          <w:rFonts w:asciiTheme="minorHAnsi" w:hAnsiTheme="minorHAnsi"/>
          <w:bCs/>
          <w:sz w:val="18"/>
        </w:rPr>
        <w:t>. The black shaded rectangle within the plot highlights the conditions that closely approximate those of our mini-bioreactor experiments (refer to Figure 3).</w:t>
      </w:r>
    </w:p>
    <w:p w14:paraId="3443EF01" w14:textId="7C24E48E" w:rsidR="00C11AD9" w:rsidRPr="00F75AE4" w:rsidRDefault="00336C69" w:rsidP="00F75AE4">
      <w:pPr>
        <w:jc w:val="both"/>
        <w:rPr>
          <w:rFonts w:asciiTheme="minorHAnsi" w:hAnsiTheme="minorHAnsi"/>
          <w:sz w:val="22"/>
        </w:rPr>
      </w:pPr>
      <w:r w:rsidRPr="00F75AE4">
        <w:rPr>
          <w:rFonts w:asciiTheme="minorHAnsi" w:hAnsiTheme="minorHAnsi"/>
          <w:sz w:val="22"/>
        </w:rPr>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proofErr w:type="spellStart"/>
      <w:r w:rsidR="004E1D5A" w:rsidRPr="00F75AE4">
        <w:rPr>
          <w:rFonts w:asciiTheme="minorHAnsi" w:hAnsiTheme="minorHAnsi"/>
          <w:i/>
          <w:sz w:val="22"/>
        </w:rPr>
        <w:t>Blautia</w:t>
      </w:r>
      <w:proofErr w:type="spellEnd"/>
      <w:r w:rsidR="004E1D5A" w:rsidRPr="00F75AE4">
        <w:rPr>
          <w:rFonts w:asciiTheme="minorHAnsi" w:hAnsiTheme="minorHAnsi"/>
          <w:i/>
          <w:sz w:val="22"/>
        </w:rPr>
        <w:t xml:space="preserve">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272"/>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272"/>
      <w:r w:rsidR="00D449D6" w:rsidRPr="00F75AE4">
        <w:rPr>
          <w:rStyle w:val="CommentReference"/>
          <w:rFonts w:asciiTheme="minorHAnsi" w:hAnsiTheme="minorHAnsi"/>
          <w:sz w:val="22"/>
          <w:szCs w:val="22"/>
        </w:rPr>
        <w:commentReference w:id="272"/>
      </w:r>
      <w:r w:rsidR="004E1D5A" w:rsidRPr="00F75AE4">
        <w:rPr>
          <w:rFonts w:asciiTheme="minorHAnsi" w:hAnsiTheme="minorHAnsi"/>
          <w:sz w:val="22"/>
        </w:rPr>
        <w:t>(Figure 3A). Consequently, two states can coexist under the same parameter values, and the system’s history is required to predict its behavior</w:t>
      </w:r>
      <w:ins w:id="273" w:author="Daniel-Rios Garza" w:date="2023-12-29T22:55:00Z">
        <w:r w:rsidR="00C34C72" w:rsidRPr="00F75AE4">
          <w:rPr>
            <w:rFonts w:asciiTheme="minorHAnsi" w:hAnsiTheme="minorHAnsi"/>
            <w:sz w:val="22"/>
          </w:rPr>
          <w:t xml:space="preserve"> (</w:t>
        </w:r>
      </w:ins>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ins w:id="274" w:author="Daniel-Rios Garza" w:date="2023-12-29T22:55:00Z">
        <w:r w:rsidR="00C34C72" w:rsidRPr="00F75AE4">
          <w:rPr>
            <w:rFonts w:asciiTheme="minorHAnsi" w:hAnsiTheme="minorHAnsi"/>
            <w:sz w:val="22"/>
          </w:rPr>
          <w:t xml:space="preserve"> Supplementary Figure </w:t>
        </w:r>
      </w:ins>
      <w:r w:rsidR="00F14BEC">
        <w:rPr>
          <w:rFonts w:asciiTheme="minorHAnsi" w:hAnsiTheme="minorHAnsi"/>
          <w:sz w:val="22"/>
        </w:rPr>
        <w:t>S3</w:t>
      </w:r>
      <w:r w:rsidR="003C7F4B">
        <w:rPr>
          <w:rFonts w:asciiTheme="minorHAnsi" w:hAnsiTheme="minorHAnsi"/>
          <w:sz w:val="22"/>
        </w:rPr>
        <w:t xml:space="preserve"> and its caption</w:t>
      </w:r>
      <w:ins w:id="275" w:author="Daniel-Rios Garza" w:date="2023-12-29T22:55:00Z">
        <w:r w:rsidR="00C34C72" w:rsidRPr="00F75AE4">
          <w:rPr>
            <w:rFonts w:asciiTheme="minorHAnsi" w:hAnsiTheme="minorHAnsi"/>
            <w:sz w:val="22"/>
          </w:rPr>
          <w:t>)</w:t>
        </w:r>
      </w:ins>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lastRenderedPageBreak/>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276"/>
      <w:r w:rsidRPr="003C7F4B">
        <w:rPr>
          <w:rFonts w:asciiTheme="minorHAnsi" w:hAnsiTheme="minorHAnsi"/>
          <w:sz w:val="22"/>
        </w:rPr>
        <w:t>ultimately depends on its history</w:t>
      </w:r>
      <w:commentRangeEnd w:id="276"/>
      <w:r w:rsidR="001B7026" w:rsidRPr="003C7F4B">
        <w:rPr>
          <w:rStyle w:val="CommentReference"/>
          <w:rFonts w:asciiTheme="minorHAnsi" w:hAnsiTheme="minorHAnsi"/>
          <w:sz w:val="22"/>
          <w:szCs w:val="22"/>
        </w:rPr>
        <w:commentReference w:id="276"/>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277"/>
      <w:commentRangeStart w:id="278"/>
      <w:r w:rsidR="005E2BA3" w:rsidRPr="003C7F4B">
        <w:rPr>
          <w:rFonts w:asciiTheme="minorHAnsi" w:hAnsiTheme="minorHAnsi"/>
          <w:sz w:val="22"/>
        </w:rPr>
        <w:t>Figure 3B</w:t>
      </w:r>
      <w:commentRangeEnd w:id="277"/>
      <w:r w:rsidR="00556668" w:rsidRPr="003C7F4B">
        <w:rPr>
          <w:rStyle w:val="CommentReference"/>
          <w:rFonts w:asciiTheme="minorHAnsi" w:hAnsiTheme="minorHAnsi"/>
          <w:sz w:val="22"/>
          <w:szCs w:val="22"/>
        </w:rPr>
        <w:commentReference w:id="277"/>
      </w:r>
      <w:commentRangeEnd w:id="278"/>
      <w:r w:rsidR="003C7F4B" w:rsidRPr="003C7F4B">
        <w:rPr>
          <w:rStyle w:val="CommentReference"/>
          <w:rFonts w:asciiTheme="minorHAnsi" w:hAnsiTheme="minorHAnsi"/>
          <w:sz w:val="22"/>
          <w:szCs w:val="22"/>
        </w:rPr>
        <w:commentReference w:id="278"/>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ins w:id="279" w:author="Daniel-Rios Garza" w:date="2023-12-29T22:56:00Z">
        <w:r w:rsidR="00C34C72" w:rsidRPr="003C7F4B">
          <w:rPr>
            <w:rFonts w:asciiTheme="minorHAnsi" w:hAnsiTheme="minorHAnsi"/>
            <w:sz w:val="22"/>
          </w:rPr>
          <w:t xml:space="preserve"> (also see Supplementary Figure </w:t>
        </w:r>
      </w:ins>
      <w:r w:rsidR="003C7F4B" w:rsidRPr="003C7F4B">
        <w:rPr>
          <w:rFonts w:asciiTheme="minorHAnsi" w:hAnsiTheme="minorHAnsi"/>
          <w:sz w:val="22"/>
        </w:rPr>
        <w:t>S3</w:t>
      </w:r>
      <w:ins w:id="280" w:author="Daniel-Rios Garza" w:date="2023-12-29T22:56:00Z">
        <w:r w:rsidR="00C34C72" w:rsidRPr="003C7F4B">
          <w:rPr>
            <w:rFonts w:asciiTheme="minorHAnsi" w:hAnsiTheme="minorHAnsi"/>
            <w:sz w:val="22"/>
          </w:rPr>
          <w:t>)</w:t>
        </w:r>
      </w:ins>
      <w:r w:rsidR="005E2BA3" w:rsidRPr="003C7F4B">
        <w:rPr>
          <w:rFonts w:asciiTheme="minorHAnsi" w:hAnsiTheme="minorHAnsi"/>
          <w:sz w:val="22"/>
        </w:rPr>
        <w:t xml:space="preserve">. </w:t>
      </w:r>
    </w:p>
    <w:p w14:paraId="5E3B553F" w14:textId="21CD06C2"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281"/>
      <w:commentRangeStart w:id="282"/>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ins w:id="283" w:author="Daniel-Rios Garza" w:date="2023-12-29T12:03:00Z">
        <w:r w:rsidR="00167230" w:rsidRPr="00E95947">
          <w:rPr>
            <w:rFonts w:asciiTheme="minorHAnsi" w:hAnsiTheme="minorHAnsi" w:cstheme="minorHAnsi"/>
            <w:color w:val="000000"/>
            <w:sz w:val="22"/>
            <w:shd w:val="clear" w:color="auto" w:fill="FFFFFF"/>
          </w:rPr>
          <w:t>—</w:t>
        </w:r>
      </w:ins>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281"/>
      <w:r w:rsidR="00A8247F" w:rsidRPr="00436EDE">
        <w:rPr>
          <w:rStyle w:val="CommentReference"/>
          <w:rFonts w:asciiTheme="minorHAnsi" w:hAnsiTheme="minorHAnsi"/>
          <w:sz w:val="22"/>
          <w:szCs w:val="22"/>
        </w:rPr>
        <w:commentReference w:id="281"/>
      </w:r>
      <w:commentRangeEnd w:id="282"/>
      <w:r w:rsidR="00717DF6" w:rsidRPr="00436EDE">
        <w:rPr>
          <w:rStyle w:val="CommentReference"/>
          <w:rFonts w:asciiTheme="minorHAnsi" w:hAnsiTheme="minorHAnsi"/>
          <w:sz w:val="22"/>
          <w:szCs w:val="22"/>
        </w:rPr>
        <w:commentReference w:id="282"/>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three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 As with our model, these states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hydrogenotrophica</w:t>
      </w:r>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Tables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44F8E6AC"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B928B8" w:rsidRPr="00B928B8">
        <w:rPr>
          <w:rFonts w:asciiTheme="minorHAnsi" w:hAnsiTheme="minorHAnsi"/>
          <w:sz w:val="22"/>
        </w:rPr>
        <w:t xml:space="preserve"> (ellipse II in Figure 3C)</w:t>
      </w:r>
      <w:r w:rsidR="0074307A" w:rsidRPr="00B928B8">
        <w:rPr>
          <w:rFonts w:asciiTheme="minorHAnsi" w:hAnsiTheme="minorHAnsi"/>
          <w:sz w:val="22"/>
        </w:rPr>
        <w:t>. Following pH and dilution rate perturbation</w:t>
      </w:r>
      <w:r w:rsidR="00436EDE" w:rsidRPr="00B928B8">
        <w:rPr>
          <w:rFonts w:asciiTheme="minorHAnsi" w:hAnsiTheme="minorHAnsi"/>
          <w:sz w:val="22"/>
        </w:rPr>
        <w:t>s</w:t>
      </w:r>
      <w:ins w:id="284" w:author="Daniel-Rios Garza" w:date="2023-12-29T12:03:00Z">
        <w:r w:rsidR="00A71C2D" w:rsidRPr="00E95947">
          <w:rPr>
            <w:rFonts w:asciiTheme="minorHAnsi" w:hAnsiTheme="minorHAnsi" w:cstheme="minorHAnsi"/>
            <w:color w:val="000000"/>
            <w:sz w:val="22"/>
            <w:shd w:val="clear" w:color="auto" w:fill="FFFFFF"/>
          </w:rPr>
          <w:t>—</w:t>
        </w:r>
      </w:ins>
      <w:r w:rsidR="00436EDE" w:rsidRPr="00B928B8">
        <w:rPr>
          <w:rFonts w:asciiTheme="minorHAnsi" w:hAnsiTheme="minorHAnsi"/>
          <w:sz w:val="22"/>
        </w:rPr>
        <w:t>stooping</w:t>
      </w:r>
      <w:r w:rsidR="0074307A" w:rsidRPr="00B928B8">
        <w:rPr>
          <w:rFonts w:asciiTheme="minorHAnsi" w:hAnsiTheme="minorHAnsi"/>
          <w:sz w:val="22"/>
        </w:rPr>
        <w:t xml:space="preserve"> the feed </w:t>
      </w:r>
      <w:r w:rsidR="00436EDE" w:rsidRPr="00B928B8">
        <w:rPr>
          <w:rFonts w:asciiTheme="minorHAnsi" w:hAnsiTheme="minorHAnsi"/>
          <w:sz w:val="22"/>
        </w:rPr>
        <w:t>while</w:t>
      </w:r>
      <w:r w:rsidR="0074307A" w:rsidRPr="00B928B8">
        <w:rPr>
          <w:rFonts w:asciiTheme="minorHAnsi" w:hAnsiTheme="minorHAnsi"/>
          <w:sz w:val="22"/>
        </w:rPr>
        <w:t xml:space="preserve"> 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ins w:id="285" w:author="Daniel-Rios Garza" w:date="2023-12-29T12:03:00Z">
        <w:r w:rsidR="00A71C2D" w:rsidRPr="00E95947">
          <w:rPr>
            <w:rFonts w:asciiTheme="minorHAnsi" w:hAnsiTheme="minorHAnsi" w:cstheme="minorHAnsi"/>
            <w:color w:val="000000"/>
            <w:sz w:val="22"/>
            <w:shd w:val="clear" w:color="auto" w:fill="FFFFFF"/>
          </w:rPr>
          <w:t>—</w:t>
        </w:r>
      </w:ins>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w:t>
      </w:r>
      <w:r w:rsidR="00436EDE" w:rsidRPr="00B928B8">
        <w:rPr>
          <w:rFonts w:asciiTheme="minorHAnsi" w:hAnsiTheme="minorHAnsi"/>
          <w:sz w:val="22"/>
        </w:rPr>
        <w:t xml:space="preserve">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A71C2D">
        <w:rPr>
          <w:rFonts w:asciiTheme="minorHAnsi" w:hAnsiTheme="minorHAnsi"/>
          <w:sz w:val="22"/>
        </w:rPr>
        <w:t>ith high</w:t>
      </w:r>
      <w:r w:rsidR="0074307A" w:rsidRPr="00B928B8">
        <w:rPr>
          <w:rFonts w:asciiTheme="minorHAnsi" w:hAnsiTheme="minorHAnsi"/>
          <w:sz w:val="22"/>
        </w:rPr>
        <w:t xml:space="preserve">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w:t>
      </w:r>
      <w:r w:rsidR="00A71C2D">
        <w:rPr>
          <w:rFonts w:asciiTheme="minorHAnsi" w:hAnsiTheme="minorHAnsi"/>
          <w:sz w:val="22"/>
        </w:rPr>
        <w:t>and low</w:t>
      </w:r>
      <w:r w:rsidR="0074307A" w:rsidRPr="00B928B8">
        <w:rPr>
          <w:rFonts w:asciiTheme="minorHAnsi" w:hAnsiTheme="minorHAnsi"/>
          <w:sz w:val="22"/>
        </w:rPr>
        <w:t xml:space="preserve"> </w:t>
      </w:r>
      <w:proofErr w:type="spellStart"/>
      <w:r w:rsidR="0074307A" w:rsidRPr="00B928B8">
        <w:rPr>
          <w:rFonts w:asciiTheme="minorHAnsi" w:hAnsiTheme="minorHAnsi"/>
          <w:i/>
          <w:sz w:val="22"/>
        </w:rPr>
        <w:t>Roseburia</w:t>
      </w:r>
      <w:proofErr w:type="spellEnd"/>
      <w:r w:rsidR="0074307A" w:rsidRPr="00B928B8">
        <w:rPr>
          <w:rFonts w:asciiTheme="minorHAnsi" w:hAnsiTheme="minorHAnsi"/>
          <w:i/>
          <w:sz w:val="22"/>
        </w:rPr>
        <w:t xml:space="preserve"> intestinalis</w:t>
      </w:r>
      <w:r w:rsidR="0074307A" w:rsidRPr="00B928B8">
        <w:rPr>
          <w:rFonts w:asciiTheme="minorHAnsi" w:hAnsiTheme="minorHAnsi"/>
          <w:sz w:val="22"/>
        </w:rPr>
        <w:t xml:space="preserve"> </w:t>
      </w:r>
      <w:r w:rsidR="00A71C2D">
        <w:rPr>
          <w:rFonts w:asciiTheme="minorHAnsi" w:hAnsiTheme="minorHAnsi"/>
          <w:sz w:val="22"/>
        </w:rPr>
        <w:t>abundance</w:t>
      </w:r>
      <w:r w:rsidR="0074307A" w:rsidRPr="00B928B8">
        <w:rPr>
          <w:rFonts w:asciiTheme="minorHAnsi" w:hAnsiTheme="minorHAnsi"/>
          <w:sz w:val="22"/>
        </w:rPr>
        <w:t xml:space="preserve"> (ellipse I in Figure 3),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 xml:space="preserve">Bacteroides </w:t>
      </w:r>
      <w:proofErr w:type="spellStart"/>
      <w:r w:rsidR="0074307A" w:rsidRPr="00B928B8">
        <w:rPr>
          <w:rFonts w:asciiTheme="minorHAnsi" w:hAnsiTheme="minorHAnsi"/>
          <w:i/>
          <w:sz w:val="22"/>
        </w:rPr>
        <w:t>thetaiotaomicron</w:t>
      </w:r>
      <w:proofErr w:type="spellEnd"/>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w:t>
      </w:r>
      <w:r w:rsidR="00B928B8" w:rsidRPr="00B928B8">
        <w:rPr>
          <w:rFonts w:asciiTheme="minorHAnsi" w:hAnsiTheme="minorHAnsi"/>
          <w:sz w:val="22"/>
        </w:rPr>
        <w:t xml:space="preserve">(ellipse </w:t>
      </w:r>
      <w:r w:rsidR="00B928B8" w:rsidRPr="00B928B8">
        <w:rPr>
          <w:rFonts w:asciiTheme="minorHAnsi" w:hAnsiTheme="minorHAnsi"/>
          <w:sz w:val="22"/>
        </w:rPr>
        <w:t>II</w:t>
      </w:r>
      <w:r w:rsidR="00B928B8" w:rsidRPr="00B928B8">
        <w:rPr>
          <w:rFonts w:asciiTheme="minorHAnsi" w:hAnsiTheme="minorHAnsi"/>
          <w:sz w:val="22"/>
        </w:rPr>
        <w:t>I in Figure 3)</w:t>
      </w:r>
      <w:r w:rsidR="0074307A" w:rsidRPr="00B928B8">
        <w:rPr>
          <w:rFonts w:asciiTheme="minorHAnsi" w:hAnsiTheme="minorHAnsi"/>
          <w:sz w:val="22"/>
        </w:rPr>
        <w:t xml:space="preserve">. </w:t>
      </w:r>
      <w:r w:rsidR="00436EDE" w:rsidRPr="00B928B8">
        <w:rPr>
          <w:rFonts w:asciiTheme="minorHAnsi" w:hAnsiTheme="minorHAnsi"/>
          <w:sz w:val="22"/>
        </w:rPr>
        <w:t xml:space="preserve">In </w:t>
      </w:r>
      <w:r w:rsidR="00436EDE" w:rsidRPr="00B928B8">
        <w:rPr>
          <w:rFonts w:asciiTheme="minorHAnsi" w:hAnsiTheme="minorHAnsi"/>
          <w:sz w:val="22"/>
        </w:rPr>
        <w:t>a second</w:t>
      </w:r>
      <w:r w:rsidR="00436EDE" w:rsidRPr="00B928B8">
        <w:rPr>
          <w:rFonts w:asciiTheme="minorHAnsi" w:hAnsiTheme="minorHAnsi"/>
          <w:sz w:val="22"/>
        </w:rPr>
        <w:t xml:space="preserve"> experiment, </w:t>
      </w:r>
      <w:r w:rsidR="00A71C2D">
        <w:rPr>
          <w:rFonts w:asciiTheme="minorHAnsi" w:hAnsiTheme="minorHAnsi"/>
          <w:sz w:val="22"/>
        </w:rPr>
        <w:t>represented</w:t>
      </w:r>
      <w:r w:rsidR="00436EDE" w:rsidRPr="00B928B8">
        <w:rPr>
          <w:rFonts w:asciiTheme="minorHAnsi" w:hAnsiTheme="minorHAnsi"/>
          <w:sz w:val="22"/>
        </w:rPr>
        <w:t xml:space="preserve"> by the </w:t>
      </w:r>
      <w:r w:rsidR="00436EDE" w:rsidRPr="00B928B8">
        <w:rPr>
          <w:rFonts w:asciiTheme="minorHAnsi" w:hAnsiTheme="minorHAnsi"/>
          <w:sz w:val="22"/>
        </w:rPr>
        <w:t>purple</w:t>
      </w:r>
      <w:r w:rsidR="00436EDE" w:rsidRPr="00B928B8">
        <w:rPr>
          <w:rFonts w:asciiTheme="minorHAnsi" w:hAnsiTheme="minorHAnsi"/>
          <w:sz w:val="22"/>
        </w:rPr>
        <w:t xml:space="preserve"> dots in Figure 3C,</w:t>
      </w:r>
      <w:r w:rsidR="00436EDE" w:rsidRPr="00B928B8">
        <w:rPr>
          <w:rFonts w:asciiTheme="minorHAnsi" w:hAnsiTheme="minorHAnsi"/>
          <w:sz w:val="22"/>
        </w:rPr>
        <w:t xml:space="preserve">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71C2D">
        <w:rPr>
          <w:rFonts w:asciiTheme="minorHAnsi" w:hAnsiTheme="minorHAnsi"/>
          <w:sz w:val="22"/>
        </w:rPr>
        <w:t>a</w:t>
      </w:r>
      <w:r w:rsidR="0074307A" w:rsidRPr="00B928B8">
        <w:rPr>
          <w:rFonts w:asciiTheme="minorHAnsi" w:hAnsiTheme="minorHAnsi"/>
          <w:sz w:val="22"/>
        </w:rPr>
        <w:t xml:space="preserve"> steady-state w</w:t>
      </w:r>
      <w:r w:rsidR="00A71C2D">
        <w:rPr>
          <w:rFonts w:asciiTheme="minorHAnsi" w:hAnsiTheme="minorHAnsi"/>
          <w:sz w:val="22"/>
        </w:rPr>
        <w:t>ith high</w:t>
      </w:r>
      <w:r w:rsidR="0074307A" w:rsidRPr="00B928B8">
        <w:rPr>
          <w:rFonts w:asciiTheme="minorHAnsi" w:hAnsiTheme="minorHAnsi"/>
          <w:sz w:val="22"/>
        </w:rPr>
        <w:t xml:space="preserve">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r w:rsidR="0074307A" w:rsidRPr="00B928B8">
        <w:rPr>
          <w:rFonts w:asciiTheme="minorHAnsi" w:hAnsiTheme="minorHAnsi"/>
          <w:sz w:val="22"/>
        </w:rPr>
        <w:t>’s</w:t>
      </w:r>
      <w:proofErr w:type="spellEnd"/>
      <w:r w:rsidR="0074307A" w:rsidRPr="00B928B8">
        <w:rPr>
          <w:rFonts w:asciiTheme="minorHAnsi" w:hAnsiTheme="minorHAnsi"/>
          <w:sz w:val="22"/>
        </w:rPr>
        <w:t xml:space="preserve"> abundance</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436EDE" w:rsidRPr="00B928B8">
        <w:rPr>
          <w:rFonts w:asciiTheme="minorHAnsi" w:hAnsiTheme="minorHAnsi"/>
          <w:sz w:val="22"/>
        </w:rPr>
        <w:t>, the system re</w:t>
      </w:r>
      <w:r w:rsidR="00A71C2D">
        <w:rPr>
          <w:rFonts w:asciiTheme="minorHAnsi" w:hAnsiTheme="minorHAnsi"/>
          <w:sz w:val="22"/>
        </w:rPr>
        <w:t>verted</w:t>
      </w:r>
      <w:r w:rsidR="00436EDE" w:rsidRPr="00B928B8">
        <w:rPr>
          <w:rFonts w:asciiTheme="minorHAnsi" w:hAnsiTheme="minorHAnsi"/>
          <w:sz w:val="22"/>
        </w:rPr>
        <w:t xml:space="preserve"> to the same state</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proofErr w:type="spellStart"/>
      <w:r w:rsidR="00A71C2D" w:rsidRPr="00AF02E0">
        <w:rPr>
          <w:rFonts w:asciiTheme="minorHAnsi" w:hAnsiTheme="minorHAnsi"/>
          <w:i/>
          <w:sz w:val="22"/>
        </w:rPr>
        <w:t>Blautia</w:t>
      </w:r>
      <w:proofErr w:type="spellEnd"/>
      <w:r w:rsidR="00A71C2D" w:rsidRPr="00AF02E0">
        <w:rPr>
          <w:rFonts w:asciiTheme="minorHAnsi" w:hAnsiTheme="minorHAnsi"/>
          <w:i/>
          <w:sz w:val="22"/>
        </w:rPr>
        <w:t xml:space="preserve"> </w:t>
      </w:r>
      <w:proofErr w:type="spellStart"/>
      <w:r w:rsidR="00A71C2D" w:rsidRPr="00AF02E0">
        <w:rPr>
          <w:rFonts w:asciiTheme="minorHAnsi" w:hAnsiTheme="minorHAnsi"/>
          <w:i/>
          <w:sz w:val="22"/>
        </w:rPr>
        <w:t>hydrogenotrophica</w:t>
      </w:r>
      <w:proofErr w:type="spellEnd"/>
      <w:r w:rsidR="00A71C2D" w:rsidRPr="00A71C2D">
        <w:rPr>
          <w:rFonts w:asciiTheme="minorHAnsi" w:hAnsiTheme="minorHAnsi"/>
          <w:sz w:val="22"/>
        </w:rPr>
        <w:t>—we infer that this corroborates the history-dependent multistability mechanism suggested by our model's landscape analysis</w:t>
      </w:r>
      <w:r w:rsidR="00C569A1" w:rsidRPr="00B928B8">
        <w:rPr>
          <w:rFonts w:asciiTheme="minorHAnsi" w:hAnsiTheme="minorHAnsi"/>
          <w:sz w:val="22"/>
        </w:rPr>
        <w:t>.</w:t>
      </w:r>
    </w:p>
    <w:p w14:paraId="1BB62D6D" w14:textId="36F97961" w:rsidR="00A71C2D" w:rsidRDefault="00A71C2D" w:rsidP="00B928B8">
      <w:pPr>
        <w:jc w:val="both"/>
        <w:rPr>
          <w:rFonts w:asciiTheme="minorHAnsi" w:hAnsiTheme="minorHAnsi"/>
          <w:sz w:val="22"/>
        </w:rPr>
      </w:pPr>
    </w:p>
    <w:p w14:paraId="1BB23C5B" w14:textId="6ED98A46" w:rsidR="00A71C2D" w:rsidRDefault="0091205E" w:rsidP="00B928B8">
      <w:pPr>
        <w:jc w:val="both"/>
        <w:rPr>
          <w:rFonts w:asciiTheme="minorHAnsi" w:hAnsiTheme="minorHAnsi"/>
          <w:sz w:val="22"/>
        </w:rPr>
      </w:pPr>
      <w:r>
        <w:rPr>
          <w:rFonts w:asciiTheme="minorHAnsi" w:hAnsiTheme="minorHAnsi"/>
          <w:noProof/>
          <w:sz w:val="22"/>
        </w:rPr>
        <w:drawing>
          <wp:inline distT="0" distB="0" distL="0" distR="0" wp14:anchorId="2A9A845C" wp14:editId="603349D9">
            <wp:extent cx="5760720" cy="685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857365"/>
                    </a:xfrm>
                    <a:prstGeom prst="rect">
                      <a:avLst/>
                    </a:prstGeom>
                  </pic:spPr>
                </pic:pic>
              </a:graphicData>
            </a:graphic>
          </wp:inline>
        </w:drawing>
      </w:r>
    </w:p>
    <w:p w14:paraId="79096D07" w14:textId="28E8CB24" w:rsidR="00A71C2D" w:rsidRPr="00BF0153" w:rsidRDefault="00BF0153" w:rsidP="00B928B8">
      <w:pPr>
        <w:jc w:val="both"/>
        <w:rPr>
          <w:rFonts w:asciiTheme="minorHAnsi" w:hAnsiTheme="minorHAnsi"/>
          <w:sz w:val="18"/>
        </w:rPr>
      </w:pPr>
      <w:r w:rsidRPr="00BF0153">
        <w:rPr>
          <w:rFonts w:asciiTheme="minorHAnsi" w:hAnsiTheme="minorHAnsi"/>
          <w:b/>
          <w:bCs/>
          <w:sz w:val="18"/>
        </w:rPr>
        <w:t>Figure 3:</w:t>
      </w:r>
      <w:r w:rsidRPr="00BF0153">
        <w:rPr>
          <w:rFonts w:asciiTheme="minorHAnsi" w:hAnsiTheme="minorHAnsi"/>
          <w:sz w:val="18"/>
        </w:rPr>
        <w:t xml:space="preserve"> Modeling and experimental validation of tipping points and multistability. Model simulations predict alternative steady states connected by sharp transitions that exhibit hysteresis (ecological memory). For example, (A) a perturbation of the dilution rate drives a change to the alternative community state. Even when the original dilution rate is restored, the system does not return to the initial state. (B) Conditioning the system pH affects which steady-state community composition ultimately emerges. (C) Experimental validation conducted in </w:t>
      </w:r>
      <w:proofErr w:type="spellStart"/>
      <w:r w:rsidRPr="00BF0153">
        <w:rPr>
          <w:rFonts w:asciiTheme="minorHAnsi" w:hAnsiTheme="minorHAnsi"/>
          <w:sz w:val="18"/>
        </w:rPr>
        <w:t>minibioreactors</w:t>
      </w:r>
      <w:proofErr w:type="spellEnd"/>
      <w:r w:rsidRPr="00BF0153">
        <w:rPr>
          <w:rFonts w:asciiTheme="minorHAnsi" w:hAnsiTheme="minorHAnsi"/>
          <w:sz w:val="18"/>
        </w:rPr>
        <w:t xml:space="preserve"> (shown in the small inset photograph) reveals sharply defined, stable community compositions that persist under nearly identical environmental conditions, aligning with the model's predictions of multistability. We systematically collected periodic samples and analyzed the community state using HPLC for metabolites, alongside 16S rDNA sequencing and flow cytometry for bacterial species quantification (detailed in Supplementary Table S2). The heatmap illustrates endpoint replicates before perturbation and after achieving a post-perturbation steady-state, classified by “states” corresponding to ellipses I, II, and III in the PCA plots. The top and bottom plots track the trajectories of two separate experiments within principal component space. The left plots depict the paths taken by samples towards their steady-states, starting at “1” and progressing until they reach a point of minimal change; their arrival at a steady-state is denoted by red asterisks within the ellipses. The right plots trace post-perturbation trajectories: in the first experiment (blue dots), samples transition from steady-state II to alternative stable states, whereas in the second experiment (purple dots), samples revert to their original state (state I). The light green PCA background comprises all samples; steady-states were identified by observing temporal sample trajectories consistently drifting within a delimited area, around which the ellipses were drawn.</w:t>
      </w:r>
    </w:p>
    <w:p w14:paraId="5666FCA5" w14:textId="47F73BF4" w:rsidR="00A71C2D" w:rsidRDefault="00A71C2D" w:rsidP="00B928B8">
      <w:pPr>
        <w:jc w:val="both"/>
        <w:rPr>
          <w:rFonts w:asciiTheme="minorHAnsi" w:hAnsiTheme="minorHAnsi"/>
          <w:sz w:val="22"/>
        </w:rPr>
      </w:pPr>
    </w:p>
    <w:p w14:paraId="4EE90348" w14:textId="36726B2E" w:rsidR="00F92097" w:rsidRDefault="00F92097" w:rsidP="00502E2F">
      <w:pPr>
        <w:jc w:val="both"/>
      </w:pPr>
      <w:r w:rsidRPr="00F92097">
        <w:t>To further confirm this multistability mechanism and explore its potential to explain microbiome landscape dynamics, we abstracted components of our model into a new formalism</w:t>
      </w:r>
      <w:r w:rsidR="005929AB">
        <w:t xml:space="preserve"> (for details refer to Supplementary text S2)</w:t>
      </w:r>
      <w:r w:rsidRPr="00F92097">
        <w:t xml:space="preserve">. Species are defined by Lotka-Volterra growth/interaction rates, but </w:t>
      </w:r>
      <w:r w:rsidR="00502E2F">
        <w:t xml:space="preserve">instead of single growth rates and interaction vectors, species </w:t>
      </w:r>
      <w:r w:rsidRPr="00F92097">
        <w:t xml:space="preserve">encompass </w:t>
      </w:r>
      <w:r w:rsidR="00502E2F">
        <w:t xml:space="preserve">subpopulations with alternative phenotypes (two and potentially more growth rates and interaction terms) </w:t>
      </w:r>
      <w:r w:rsidRPr="00F92097">
        <w:t>with environment-responsive transitions between them (Fig</w:t>
      </w:r>
      <w:r w:rsidR="00E969E8">
        <w:t>ure</w:t>
      </w:r>
      <w:r w:rsidRPr="00F92097">
        <w:t xml:space="preserve"> 4A). As in our mechanistic model, this simplified model exhibits alternative </w:t>
      </w:r>
      <w:r w:rsidR="00831752">
        <w:t>community types</w:t>
      </w:r>
      <w:r w:rsidRPr="00F92097">
        <w:t xml:space="preserve"> separated by </w:t>
      </w:r>
      <w:r w:rsidR="00067BC1">
        <w:t xml:space="preserve">a </w:t>
      </w:r>
      <w:r w:rsidRPr="00F92097">
        <w:t>tipping point (Fig</w:t>
      </w:r>
      <w:r w:rsidR="00E969E8">
        <w:t>ure</w:t>
      </w:r>
      <w:r w:rsidRPr="00F92097">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t>ure</w:t>
      </w:r>
      <w:r w:rsidRPr="00F92097">
        <w:t xml:space="preserve"> 4C).</w:t>
      </w:r>
      <w:r w:rsidR="00502E2F">
        <w:t xml:space="preserve"> </w:t>
      </w:r>
      <w:r w:rsidR="00E969E8" w:rsidRPr="00E969E8">
        <w:t xml:space="preserve">Similar to an empirical study of species distribution across stool samples </w:t>
      </w:r>
      <w:r w:rsidR="00E969E8">
        <w:t>[</w:t>
      </w:r>
      <w:r w:rsidR="00E969E8" w:rsidRPr="00E969E8">
        <w:t>25003530</w:t>
      </w:r>
      <w:r w:rsidR="00E969E8">
        <w:t>]</w:t>
      </w:r>
      <w:r w:rsidR="00E969E8" w:rsidRPr="00E969E8">
        <w:t>, the species driving such community shifts—referred to as typing elements—exhibit a bimodal distribution in our model (Figure 4C).</w:t>
      </w:r>
    </w:p>
    <w:p w14:paraId="657E2E18" w14:textId="5E86929C" w:rsidR="00C569A1" w:rsidRDefault="002B2EA9" w:rsidP="00735E61">
      <w:r>
        <w:rPr>
          <w:rStyle w:val="CommentReference"/>
        </w:rPr>
        <w:commentReference w:id="286"/>
      </w:r>
      <w:r w:rsidR="00E969E8">
        <w:rPr>
          <w:rStyle w:val="CommentReference"/>
        </w:rPr>
        <w:commentReference w:id="287"/>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77777777" w:rsidR="00C569A1" w:rsidRDefault="00C569A1" w:rsidP="00735E61"/>
    <w:p w14:paraId="70551DC1" w14:textId="77777777" w:rsidR="00067BC1" w:rsidRDefault="00067BC1" w:rsidP="000203BF">
      <w:pPr>
        <w:pStyle w:val="Title"/>
        <w:spacing w:line="480" w:lineRule="auto"/>
        <w:rPr>
          <w:rFonts w:ascii="Arial" w:hAnsi="Arial" w:cs="Arial"/>
        </w:rPr>
      </w:pPr>
    </w:p>
    <w:p w14:paraId="5E4AD997" w14:textId="2AE82AE3" w:rsidR="00067BC1" w:rsidRDefault="00067BC1" w:rsidP="000203BF">
      <w:pPr>
        <w:pStyle w:val="Title"/>
        <w:spacing w:line="480" w:lineRule="auto"/>
        <w:rPr>
          <w:rFonts w:ascii="Arial" w:hAnsi="Arial" w:cs="Arial"/>
        </w:rPr>
      </w:pPr>
    </w:p>
    <w:p w14:paraId="27C20C3A" w14:textId="591E98E3" w:rsidR="00AF02E0" w:rsidRDefault="00AF02E0" w:rsidP="00AF02E0">
      <w:r>
        <w:rPr>
          <w:rFonts w:cs="Arial"/>
          <w:noProof/>
        </w:rPr>
        <w:drawing>
          <wp:anchor distT="0" distB="0" distL="114300" distR="114300" simplePos="0" relativeHeight="251662336" behindDoc="1" locked="0" layoutInCell="1" allowOverlap="1" wp14:anchorId="050C3252" wp14:editId="094F99A3">
            <wp:simplePos x="0" y="0"/>
            <wp:positionH relativeFrom="margin">
              <wp:posOffset>147711</wp:posOffset>
            </wp:positionH>
            <wp:positionV relativeFrom="paragraph">
              <wp:posOffset>-414118</wp:posOffset>
            </wp:positionV>
            <wp:extent cx="5760720" cy="63620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14:sizeRelH relativeFrom="page">
              <wp14:pctWidth>0</wp14:pctWidth>
            </wp14:sizeRelH>
            <wp14:sizeRelV relativeFrom="page">
              <wp14:pctHeight>0</wp14:pctHeight>
            </wp14:sizeRelV>
          </wp:anchor>
        </w:drawing>
      </w:r>
    </w:p>
    <w:p w14:paraId="0D94A56C" w14:textId="1A9AD6C9" w:rsidR="00AF02E0" w:rsidRDefault="00AF02E0" w:rsidP="00AF02E0"/>
    <w:p w14:paraId="412E997D" w14:textId="77777777" w:rsidR="00AF02E0" w:rsidRPr="00AF02E0" w:rsidRDefault="00AF02E0" w:rsidP="00AF02E0"/>
    <w:p w14:paraId="6C7C58B5" w14:textId="0BE130ED" w:rsidR="00067BC1" w:rsidRDefault="00067BC1" w:rsidP="000203BF">
      <w:pPr>
        <w:pStyle w:val="Title"/>
        <w:spacing w:line="480" w:lineRule="auto"/>
        <w:rPr>
          <w:rFonts w:ascii="Arial" w:hAnsi="Arial" w:cs="Arial"/>
        </w:rPr>
      </w:pPr>
    </w:p>
    <w:p w14:paraId="0ADEDE78" w14:textId="1C043AB5" w:rsidR="00067BC1" w:rsidRDefault="00067BC1" w:rsidP="000203BF">
      <w:pPr>
        <w:pStyle w:val="Title"/>
        <w:spacing w:line="480" w:lineRule="auto"/>
        <w:rPr>
          <w:rFonts w:ascii="Arial" w:hAnsi="Arial" w:cs="Arial"/>
        </w:rPr>
      </w:pPr>
    </w:p>
    <w:p w14:paraId="37BB2917" w14:textId="77777777" w:rsidR="00067BC1" w:rsidRDefault="00067BC1" w:rsidP="000203BF">
      <w:pPr>
        <w:pStyle w:val="Title"/>
        <w:spacing w:line="480" w:lineRule="auto"/>
        <w:rPr>
          <w:rFonts w:ascii="Arial" w:hAnsi="Arial" w:cs="Arial"/>
        </w:rPr>
      </w:pPr>
    </w:p>
    <w:p w14:paraId="5ED46677" w14:textId="77777777" w:rsidR="00AF02E0" w:rsidRDefault="00AF02E0" w:rsidP="00067BC1">
      <w:pPr>
        <w:rPr>
          <w:rFonts w:asciiTheme="minorHAnsi" w:hAnsiTheme="minorHAnsi"/>
          <w:b/>
          <w:sz w:val="18"/>
        </w:rPr>
      </w:pPr>
    </w:p>
    <w:p w14:paraId="664053A9" w14:textId="77777777" w:rsidR="00AF02E0" w:rsidRDefault="00AF02E0" w:rsidP="00067BC1">
      <w:pPr>
        <w:rPr>
          <w:rFonts w:asciiTheme="minorHAnsi" w:hAnsiTheme="minorHAnsi"/>
          <w:b/>
          <w:sz w:val="18"/>
        </w:rPr>
      </w:pPr>
    </w:p>
    <w:p w14:paraId="567B672F" w14:textId="77777777" w:rsidR="00AF02E0" w:rsidRDefault="00AF02E0" w:rsidP="00067BC1">
      <w:pPr>
        <w:rPr>
          <w:rFonts w:asciiTheme="minorHAnsi" w:hAnsiTheme="minorHAnsi"/>
          <w:b/>
          <w:sz w:val="18"/>
        </w:rPr>
      </w:pPr>
    </w:p>
    <w:p w14:paraId="3EF18409" w14:textId="77777777" w:rsidR="00AF02E0" w:rsidRDefault="00AF02E0" w:rsidP="00067BC1">
      <w:pPr>
        <w:rPr>
          <w:rFonts w:asciiTheme="minorHAnsi" w:hAnsiTheme="minorHAnsi"/>
          <w:b/>
          <w:sz w:val="18"/>
        </w:rPr>
      </w:pPr>
    </w:p>
    <w:p w14:paraId="405ED4AA" w14:textId="77777777" w:rsidR="00AF02E0" w:rsidRDefault="00AF02E0" w:rsidP="00067BC1">
      <w:pPr>
        <w:rPr>
          <w:rFonts w:asciiTheme="minorHAnsi" w:hAnsiTheme="minorHAnsi"/>
          <w:b/>
          <w:sz w:val="18"/>
        </w:rPr>
      </w:pPr>
    </w:p>
    <w:p w14:paraId="6054C605" w14:textId="77777777" w:rsidR="00AF02E0" w:rsidRDefault="00AF02E0" w:rsidP="00067BC1">
      <w:pPr>
        <w:rPr>
          <w:rFonts w:asciiTheme="minorHAnsi" w:hAnsiTheme="minorHAnsi"/>
          <w:b/>
          <w:sz w:val="18"/>
        </w:rPr>
      </w:pPr>
    </w:p>
    <w:p w14:paraId="6AEDF722" w14:textId="77777777" w:rsidR="00AF02E0" w:rsidRDefault="00AF02E0" w:rsidP="00067BC1">
      <w:pPr>
        <w:rPr>
          <w:rFonts w:asciiTheme="minorHAnsi" w:hAnsiTheme="minorHAnsi"/>
          <w:b/>
          <w:sz w:val="18"/>
        </w:rPr>
      </w:pPr>
    </w:p>
    <w:p w14:paraId="0D62A12B" w14:textId="77777777" w:rsidR="00AF02E0" w:rsidRDefault="00AF02E0" w:rsidP="00067BC1">
      <w:pPr>
        <w:rPr>
          <w:rFonts w:asciiTheme="minorHAnsi" w:hAnsiTheme="minorHAnsi"/>
          <w:b/>
          <w:sz w:val="18"/>
        </w:rPr>
      </w:pPr>
    </w:p>
    <w:p w14:paraId="39521BF4" w14:textId="77777777" w:rsidR="00AF02E0" w:rsidRDefault="00AF02E0" w:rsidP="00067BC1">
      <w:pPr>
        <w:rPr>
          <w:rFonts w:asciiTheme="minorHAnsi" w:hAnsiTheme="minorHAnsi"/>
          <w:b/>
          <w:sz w:val="18"/>
        </w:rPr>
      </w:pPr>
    </w:p>
    <w:p w14:paraId="17CA4320" w14:textId="77777777" w:rsidR="00AF02E0" w:rsidRDefault="00AF02E0" w:rsidP="00067BC1">
      <w:pPr>
        <w:rPr>
          <w:rFonts w:asciiTheme="minorHAnsi" w:hAnsiTheme="minorHAnsi"/>
          <w:b/>
          <w:sz w:val="18"/>
        </w:rPr>
      </w:pPr>
    </w:p>
    <w:p w14:paraId="06A29F99" w14:textId="77777777" w:rsidR="00AF02E0" w:rsidRDefault="00AF02E0" w:rsidP="00067BC1">
      <w:pPr>
        <w:rPr>
          <w:rFonts w:asciiTheme="minorHAnsi" w:hAnsiTheme="minorHAnsi"/>
          <w:b/>
          <w:sz w:val="18"/>
        </w:rPr>
      </w:pPr>
    </w:p>
    <w:p w14:paraId="252F59B0" w14:textId="77777777" w:rsidR="00AF02E0" w:rsidRDefault="00AF02E0" w:rsidP="00067BC1">
      <w:pPr>
        <w:rPr>
          <w:rFonts w:asciiTheme="minorHAnsi" w:hAnsiTheme="minorHAnsi"/>
          <w:b/>
          <w:sz w:val="18"/>
        </w:rPr>
      </w:pPr>
    </w:p>
    <w:p w14:paraId="75A818F9" w14:textId="26A1ECF1"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w:t>
      </w:r>
      <w:proofErr w:type="spellStart"/>
      <w:r w:rsidRPr="006D4532">
        <w:rPr>
          <w:rFonts w:asciiTheme="minorHAnsi" w:hAnsiTheme="minorHAnsi"/>
          <w:sz w:val="18"/>
        </w:rPr>
        <w:t>interswitching</w:t>
      </w:r>
      <w:proofErr w:type="spellEnd"/>
      <w:r w:rsidRPr="006D4532">
        <w:rPr>
          <w:rFonts w:asciiTheme="minorHAnsi" w:hAnsiTheme="minorHAnsi"/>
          <w:sz w:val="18"/>
        </w:rPr>
        <w:t xml:space="preserve">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a weakly competing phenotype, but low trehalose triggers a metabolic shift, enabling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this typing element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bookmarkStart w:id="288" w:name="_GoBack"/>
      <w:commentRangeStart w:id="289"/>
      <w:commentRangeStart w:id="290"/>
      <w:commentRangeStart w:id="291"/>
      <w:r w:rsidRPr="00EF73A5">
        <w:rPr>
          <w:sz w:val="56"/>
          <w:szCs w:val="56"/>
        </w:rPr>
        <w:t>Discussion</w:t>
      </w:r>
      <w:commentRangeEnd w:id="289"/>
      <w:r w:rsidR="001B7026">
        <w:rPr>
          <w:rStyle w:val="CommentReference"/>
        </w:rPr>
        <w:commentReference w:id="289"/>
      </w:r>
      <w:commentRangeEnd w:id="290"/>
      <w:r w:rsidR="006B3F74">
        <w:rPr>
          <w:rStyle w:val="CommentReference"/>
        </w:rPr>
        <w:commentReference w:id="290"/>
      </w:r>
      <w:commentRangeEnd w:id="291"/>
      <w:r w:rsidR="006B3F74">
        <w:rPr>
          <w:rStyle w:val="CommentReference"/>
        </w:rPr>
        <w:commentReference w:id="291"/>
      </w:r>
      <w:bookmarkEnd w:id="288"/>
    </w:p>
    <w:p w14:paraId="5CF3FFC3" w14:textId="31B16E99" w:rsidR="003E291B" w:rsidRDefault="00EF73A5" w:rsidP="00AC7AF4">
      <w:pPr>
        <w:jc w:val="both"/>
        <w:rPr>
          <w:rFonts w:asciiTheme="minorHAnsi" w:hAnsiTheme="minorHAnsi"/>
          <w:sz w:val="22"/>
        </w:rPr>
      </w:pPr>
      <w:ins w:id="292" w:author="Karoline Faust" w:date="2023-12-13T09:53:00Z">
        <w:r w:rsidRPr="00AC7AF4">
          <w:rPr>
            <w:rFonts w:asciiTheme="minorHAnsi" w:hAnsiTheme="minorHAnsi"/>
            <w:sz w:val="22"/>
          </w:rPr>
          <w:t xml:space="preserve">Here, we </w:t>
        </w:r>
      </w:ins>
      <w:ins w:id="293" w:author="Karoline Faust" w:date="2023-12-13T09:57:00Z">
        <w:r w:rsidRPr="00AC7AF4">
          <w:rPr>
            <w:rFonts w:asciiTheme="minorHAnsi" w:hAnsiTheme="minorHAnsi"/>
            <w:sz w:val="22"/>
          </w:rPr>
          <w:t>first</w:t>
        </w:r>
      </w:ins>
      <w:ins w:id="294" w:author="Karoline Faust" w:date="2023-12-13T09:53:00Z">
        <w:r w:rsidRPr="00AC7AF4">
          <w:rPr>
            <w:rFonts w:asciiTheme="minorHAnsi" w:hAnsiTheme="minorHAnsi"/>
            <w:sz w:val="22"/>
          </w:rPr>
          <w:t xml:space="preserve"> explored </w:t>
        </w:r>
      </w:ins>
      <w:r w:rsidR="00BB3E00">
        <w:rPr>
          <w:rFonts w:asciiTheme="minorHAnsi" w:hAnsiTheme="minorHAnsi"/>
          <w:sz w:val="22"/>
        </w:rPr>
        <w:t xml:space="preserve">in depth </w:t>
      </w:r>
      <w:ins w:id="295" w:author="Karoline Faust" w:date="2023-12-13T09:53:00Z">
        <w:r w:rsidRPr="00AC7AF4">
          <w:rPr>
            <w:rFonts w:asciiTheme="minorHAnsi" w:hAnsiTheme="minorHAnsi"/>
            <w:sz w:val="22"/>
          </w:rPr>
          <w:t>the metabolic strategies of three common human gut bacterial species and demonstrated</w:t>
        </w:r>
      </w:ins>
      <w:ins w:id="296" w:author="Karoline Faust" w:date="2023-12-13T09:59:00Z">
        <w:r w:rsidRPr="00AC7AF4">
          <w:rPr>
            <w:rFonts w:asciiTheme="minorHAnsi" w:hAnsiTheme="minorHAnsi"/>
            <w:sz w:val="22"/>
          </w:rPr>
          <w:t xml:space="preserve"> in silico and in vitro</w:t>
        </w:r>
      </w:ins>
      <w:ins w:id="297" w:author="Karoline Faust" w:date="2023-12-13T09:53:00Z">
        <w:r w:rsidRPr="00AC7AF4">
          <w:rPr>
            <w:rFonts w:asciiTheme="minorHAnsi" w:hAnsiTheme="minorHAnsi"/>
            <w:sz w:val="22"/>
          </w:rPr>
          <w:t xml:space="preserve"> that</w:t>
        </w:r>
      </w:ins>
      <w:ins w:id="298" w:author="Karoline Faust" w:date="2023-12-13T09:59:00Z">
        <w:r w:rsidRPr="00AC7AF4">
          <w:rPr>
            <w:rFonts w:asciiTheme="minorHAnsi" w:hAnsiTheme="minorHAnsi"/>
            <w:sz w:val="22"/>
          </w:rPr>
          <w:t xml:space="preserve"> </w:t>
        </w:r>
      </w:ins>
      <w:ins w:id="299" w:author="Karoline Faust" w:date="2023-12-13T09:53:00Z">
        <w:r w:rsidRPr="00AC7AF4">
          <w:rPr>
            <w:rFonts w:asciiTheme="minorHAnsi" w:hAnsiTheme="minorHAnsi"/>
            <w:sz w:val="22"/>
          </w:rPr>
          <w:t>mult</w:t>
        </w:r>
      </w:ins>
      <w:ins w:id="300" w:author="Karoline Faust" w:date="2023-12-13T09:54:00Z">
        <w:r w:rsidRPr="00AC7AF4">
          <w:rPr>
            <w:rFonts w:asciiTheme="minorHAnsi" w:hAnsiTheme="minorHAnsi"/>
            <w:sz w:val="22"/>
          </w:rPr>
          <w:t>i</w:t>
        </w:r>
      </w:ins>
      <w:ins w:id="301" w:author="Karoline Faust" w:date="2023-12-13T09:57:00Z">
        <w:r w:rsidRPr="00AC7AF4">
          <w:rPr>
            <w:rFonts w:asciiTheme="minorHAnsi" w:hAnsiTheme="minorHAnsi"/>
            <w:sz w:val="22"/>
          </w:rPr>
          <w:t>-</w:t>
        </w:r>
      </w:ins>
      <w:ins w:id="302" w:author="Karoline Faust" w:date="2023-12-13T09:54:00Z">
        <w:r w:rsidRPr="00AC7AF4">
          <w:rPr>
            <w:rFonts w:asciiTheme="minorHAnsi" w:hAnsiTheme="minorHAnsi"/>
            <w:sz w:val="22"/>
          </w:rPr>
          <w:t xml:space="preserve">stability arises as a consequence of </w:t>
        </w:r>
      </w:ins>
      <w:r w:rsidR="002344B6">
        <w:rPr>
          <w:rFonts w:asciiTheme="minorHAnsi" w:hAnsiTheme="minorHAnsi"/>
          <w:iCs/>
          <w:sz w:val="22"/>
        </w:rPr>
        <w:t>bacterial</w:t>
      </w:r>
      <w:ins w:id="303" w:author="Karoline Faust" w:date="2023-12-13T09:59:00Z">
        <w:r w:rsidRPr="00AC7AF4">
          <w:rPr>
            <w:rFonts w:asciiTheme="minorHAnsi" w:hAnsiTheme="minorHAnsi"/>
            <w:sz w:val="22"/>
          </w:rPr>
          <w:t xml:space="preserve"> </w:t>
        </w:r>
      </w:ins>
      <w:ins w:id="304" w:author="Karoline Faust" w:date="2023-12-13T09:54:00Z">
        <w:r w:rsidRPr="00AC7AF4">
          <w:rPr>
            <w:rFonts w:asciiTheme="minorHAnsi" w:hAnsiTheme="minorHAnsi"/>
            <w:sz w:val="22"/>
          </w:rPr>
          <w:t>metabolic flexibility.</w:t>
        </w:r>
      </w:ins>
      <w:ins w:id="305" w:author="Karoline Faust" w:date="2023-12-13T10:06:00Z">
        <w:r w:rsidR="002A048A" w:rsidRPr="00AC7AF4">
          <w:rPr>
            <w:rFonts w:asciiTheme="minorHAnsi" w:hAnsiTheme="minorHAnsi"/>
            <w:sz w:val="22"/>
          </w:rPr>
          <w:t xml:space="preserve"> </w:t>
        </w:r>
      </w:ins>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proofErr w:type="spellStart"/>
      <w:r w:rsidR="0019177C" w:rsidRPr="000F64E7">
        <w:rPr>
          <w:rFonts w:asciiTheme="minorHAnsi" w:hAnsiTheme="minorHAnsi"/>
          <w:i/>
          <w:sz w:val="22"/>
        </w:rPr>
        <w:t>Blautia</w:t>
      </w:r>
      <w:proofErr w:type="spellEnd"/>
      <w:r w:rsidR="0019177C" w:rsidRPr="000F64E7">
        <w:rPr>
          <w:rFonts w:asciiTheme="minorHAnsi" w:hAnsiTheme="minorHAnsi"/>
          <w:i/>
          <w:sz w:val="22"/>
        </w:rPr>
        <w:t xml:space="preserve"> </w:t>
      </w:r>
      <w:proofErr w:type="spellStart"/>
      <w:r w:rsidR="0019177C" w:rsidRPr="000F64E7">
        <w:rPr>
          <w:rFonts w:asciiTheme="minorHAnsi" w:hAnsiTheme="minorHAnsi"/>
          <w:i/>
          <w:sz w:val="22"/>
        </w:rPr>
        <w:t>hydrogenotrophica</w:t>
      </w:r>
      <w:proofErr w:type="spellEnd"/>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proofErr w:type="spellStart"/>
      <w:r w:rsidR="00A31182" w:rsidRPr="000F64E7">
        <w:rPr>
          <w:rFonts w:asciiTheme="minorHAnsi" w:hAnsiTheme="minorHAnsi"/>
          <w:i/>
          <w:sz w:val="22"/>
        </w:rPr>
        <w:t>Blautia</w:t>
      </w:r>
      <w:proofErr w:type="spellEnd"/>
      <w:r w:rsidR="00A31182" w:rsidRPr="000F64E7">
        <w:rPr>
          <w:rFonts w:asciiTheme="minorHAnsi" w:hAnsiTheme="minorHAnsi"/>
          <w:i/>
          <w:sz w:val="22"/>
        </w:rPr>
        <w:t xml:space="preserve">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306"/>
      <w:ins w:id="307" w:author="Karoline Faust" w:date="2023-12-13T10:14:00Z">
        <w:r w:rsidR="003E291B" w:rsidRPr="00AC7AF4">
          <w:rPr>
            <w:rFonts w:asciiTheme="minorHAnsi" w:hAnsiTheme="minorHAnsi"/>
            <w:sz w:val="22"/>
          </w:rPr>
          <w:t xml:space="preserve">To </w:t>
        </w:r>
      </w:ins>
      <w:r w:rsidR="00A31182">
        <w:rPr>
          <w:rFonts w:asciiTheme="minorHAnsi" w:hAnsiTheme="minorHAnsi"/>
          <w:sz w:val="22"/>
        </w:rPr>
        <w:t xml:space="preserve">the best of </w:t>
      </w:r>
      <w:ins w:id="308" w:author="Karoline Faust" w:date="2023-12-13T10:14:00Z">
        <w:r w:rsidR="003E291B" w:rsidRPr="00AC7AF4">
          <w:rPr>
            <w:rFonts w:asciiTheme="minorHAnsi" w:hAnsiTheme="minorHAnsi"/>
            <w:sz w:val="22"/>
          </w:rPr>
          <w:t xml:space="preserve">our knowledge, </w:t>
        </w:r>
      </w:ins>
      <w:ins w:id="309" w:author="Karoline Faust" w:date="2023-12-13T10:15:00Z">
        <w:r w:rsidR="003E291B" w:rsidRPr="00AC7AF4">
          <w:rPr>
            <w:rFonts w:asciiTheme="minorHAnsi" w:hAnsiTheme="minorHAnsi"/>
            <w:sz w:val="22"/>
          </w:rPr>
          <w:t xml:space="preserve">this </w:t>
        </w:r>
      </w:ins>
      <w:r w:rsidR="00A31182">
        <w:rPr>
          <w:rFonts w:asciiTheme="minorHAnsi" w:hAnsiTheme="minorHAnsi"/>
          <w:sz w:val="22"/>
        </w:rPr>
        <w:t xml:space="preserve">study </w:t>
      </w:r>
      <w:ins w:id="310" w:author="Karoline Faust" w:date="2023-12-13T10:15:00Z">
        <w:r w:rsidR="003E291B" w:rsidRPr="00AC7AF4">
          <w:rPr>
            <w:rFonts w:asciiTheme="minorHAnsi" w:hAnsiTheme="minorHAnsi"/>
            <w:sz w:val="22"/>
          </w:rPr>
          <w:t xml:space="preserve">is the first </w:t>
        </w:r>
      </w:ins>
      <w:r w:rsidR="00A31182">
        <w:rPr>
          <w:rFonts w:asciiTheme="minorHAnsi" w:hAnsiTheme="minorHAnsi"/>
          <w:sz w:val="22"/>
        </w:rPr>
        <w:t xml:space="preserve">to observe </w:t>
      </w:r>
      <w:ins w:id="311" w:author="Karoline Faust" w:date="2023-12-13T10:15:00Z">
        <w:r w:rsidR="003E291B" w:rsidRPr="00AC7AF4">
          <w:rPr>
            <w:rFonts w:asciiTheme="minorHAnsi" w:hAnsiTheme="minorHAnsi"/>
            <w:sz w:val="22"/>
          </w:rPr>
          <w:t>more</w:t>
        </w:r>
      </w:ins>
      <w:ins w:id="312" w:author="Karoline Faust" w:date="2023-12-13T10:16:00Z">
        <w:r w:rsidR="003E291B" w:rsidRPr="00AC7AF4">
          <w:rPr>
            <w:rFonts w:asciiTheme="minorHAnsi" w:hAnsiTheme="minorHAnsi"/>
            <w:sz w:val="22"/>
          </w:rPr>
          <w:t xml:space="preserve"> than one </w:t>
        </w:r>
      </w:ins>
      <w:ins w:id="313" w:author="Karoline Faust" w:date="2023-12-13T10:14:00Z">
        <w:r w:rsidR="003E291B" w:rsidRPr="00AC7AF4">
          <w:rPr>
            <w:rFonts w:asciiTheme="minorHAnsi" w:hAnsiTheme="minorHAnsi"/>
            <w:sz w:val="22"/>
          </w:rPr>
          <w:t>alternative community typ</w:t>
        </w:r>
      </w:ins>
      <w:ins w:id="314" w:author="Karoline Faust" w:date="2023-12-13T10:16:00Z">
        <w:r w:rsidR="003E291B" w:rsidRPr="00AC7AF4">
          <w:rPr>
            <w:rFonts w:asciiTheme="minorHAnsi" w:hAnsiTheme="minorHAnsi"/>
            <w:sz w:val="22"/>
          </w:rPr>
          <w:t xml:space="preserve">e </w:t>
        </w:r>
      </w:ins>
      <w:ins w:id="315" w:author="Karoline Faust" w:date="2023-12-13T10:14:00Z">
        <w:r w:rsidR="003E291B" w:rsidRPr="00AC7AF4">
          <w:rPr>
            <w:rFonts w:asciiTheme="minorHAnsi" w:hAnsiTheme="minorHAnsi"/>
            <w:sz w:val="22"/>
          </w:rPr>
          <w:t>in</w:t>
        </w:r>
      </w:ins>
      <w:ins w:id="316" w:author="Karoline Faust" w:date="2023-12-13T10:33:00Z">
        <w:r w:rsidR="00A225CD" w:rsidRPr="00AC7AF4">
          <w:rPr>
            <w:rFonts w:asciiTheme="minorHAnsi" w:hAnsiTheme="minorHAnsi"/>
            <w:sz w:val="22"/>
          </w:rPr>
          <w:t xml:space="preserve"> controlled conditions in</w:t>
        </w:r>
      </w:ins>
      <w:ins w:id="317" w:author="Karoline Faust" w:date="2023-12-13T10:14:00Z">
        <w:r w:rsidR="003E291B" w:rsidRPr="00AC7AF4">
          <w:rPr>
            <w:rFonts w:asciiTheme="minorHAnsi" w:hAnsiTheme="minorHAnsi"/>
            <w:sz w:val="22"/>
          </w:rPr>
          <w:t xml:space="preserve"> response to a perturbation.</w:t>
        </w:r>
      </w:ins>
      <w:commentRangeEnd w:id="306"/>
      <w:r w:rsidR="00386637" w:rsidRPr="00AC7AF4">
        <w:rPr>
          <w:rStyle w:val="CommentReference"/>
          <w:rFonts w:asciiTheme="minorHAnsi" w:hAnsiTheme="minorHAnsi"/>
          <w:sz w:val="22"/>
          <w:szCs w:val="22"/>
        </w:rPr>
        <w:commentReference w:id="306"/>
      </w:r>
    </w:p>
    <w:p w14:paraId="664CB92D" w14:textId="53A5AD21" w:rsidR="00F15F73" w:rsidRPr="002A239B" w:rsidRDefault="002A239B" w:rsidP="002A239B">
      <w:pPr>
        <w:jc w:val="both"/>
        <w:rPr>
          <w:ins w:id="318" w:author="Karoline Faust" w:date="2023-12-13T10:09:00Z"/>
          <w:rFonts w:asciiTheme="minorHAnsi" w:eastAsiaTheme="minorHAnsi" w:hAnsiTheme="minorHAnsi"/>
          <w:sz w:val="22"/>
          <w:szCs w:val="24"/>
          <w:lang w:eastAsia="en-US"/>
        </w:rPr>
      </w:pPr>
      <w:r>
        <w:rPr>
          <w:rFonts w:asciiTheme="minorHAnsi" w:hAnsiTheme="minorHAnsi"/>
          <w:sz w:val="22"/>
        </w:rPr>
        <w:t>Our</w:t>
      </w:r>
      <w:ins w:id="319" w:author="Karoline Faust" w:date="2023-12-13T09:55:00Z">
        <w:r w:rsidR="00EF73A5" w:rsidRPr="002A239B">
          <w:rPr>
            <w:rFonts w:asciiTheme="minorHAnsi" w:hAnsiTheme="minorHAnsi"/>
            <w:sz w:val="22"/>
          </w:rPr>
          <w:t xml:space="preserve"> simulation</w:t>
        </w:r>
      </w:ins>
      <w:ins w:id="320" w:author="Karoline Faust" w:date="2023-12-13T09:56:00Z">
        <w:r w:rsidR="00EF73A5" w:rsidRPr="002A239B">
          <w:rPr>
            <w:rFonts w:asciiTheme="minorHAnsi" w:hAnsiTheme="minorHAnsi"/>
            <w:sz w:val="22"/>
          </w:rPr>
          <w:t>s</w:t>
        </w:r>
      </w:ins>
      <w:ins w:id="321" w:author="Karoline Faust" w:date="2023-12-13T09:55:00Z">
        <w:r w:rsidR="00EF73A5" w:rsidRPr="002A239B">
          <w:rPr>
            <w:rFonts w:asciiTheme="minorHAnsi" w:hAnsiTheme="minorHAnsi"/>
            <w:sz w:val="22"/>
          </w:rPr>
          <w:t xml:space="preserve"> </w:t>
        </w:r>
      </w:ins>
      <w:r>
        <w:rPr>
          <w:rFonts w:asciiTheme="minorHAnsi" w:hAnsiTheme="minorHAnsi"/>
          <w:sz w:val="22"/>
        </w:rPr>
        <w:t xml:space="preserve">further confirm </w:t>
      </w:r>
      <w:ins w:id="322" w:author="Karoline Faust" w:date="2023-12-13T09:55:00Z">
        <w:r w:rsidR="00EF73A5" w:rsidRPr="002A239B">
          <w:rPr>
            <w:rFonts w:asciiTheme="minorHAnsi" w:hAnsiTheme="minorHAnsi"/>
            <w:sz w:val="22"/>
          </w:rPr>
          <w:t>that</w:t>
        </w:r>
      </w:ins>
      <w:ins w:id="323" w:author="Karoline Faust" w:date="2023-12-13T09:56:00Z">
        <w:r w:rsidR="00EF73A5" w:rsidRPr="002A239B">
          <w:rPr>
            <w:rFonts w:asciiTheme="minorHAnsi" w:hAnsiTheme="minorHAnsi"/>
            <w:sz w:val="22"/>
          </w:rPr>
          <w:t xml:space="preserve"> the </w:t>
        </w:r>
      </w:ins>
      <w:r>
        <w:rPr>
          <w:rFonts w:asciiTheme="minorHAnsi" w:hAnsiTheme="minorHAnsi"/>
          <w:sz w:val="22"/>
        </w:rPr>
        <w:t>presence</w:t>
      </w:r>
      <w:ins w:id="324" w:author="Karoline Faust" w:date="2023-12-13T09:56:00Z">
        <w:r w:rsidR="00EF73A5" w:rsidRPr="002A239B">
          <w:rPr>
            <w:rFonts w:asciiTheme="minorHAnsi" w:hAnsiTheme="minorHAnsi"/>
            <w:sz w:val="22"/>
          </w:rPr>
          <w:t xml:space="preserve"> of</w:t>
        </w:r>
      </w:ins>
      <w:ins w:id="325" w:author="Karoline Faust" w:date="2023-12-13T09:55:00Z">
        <w:r w:rsidR="00EF73A5" w:rsidRPr="002A239B">
          <w:rPr>
            <w:rFonts w:asciiTheme="minorHAnsi" w:hAnsiTheme="minorHAnsi"/>
            <w:sz w:val="22"/>
          </w:rPr>
          <w:t xml:space="preserve"> </w:t>
        </w:r>
      </w:ins>
      <w:ins w:id="326" w:author="Karoline Faust" w:date="2023-12-13T10:02:00Z">
        <w:r w:rsidR="00724B25" w:rsidRPr="002A239B">
          <w:rPr>
            <w:rFonts w:asciiTheme="minorHAnsi" w:hAnsiTheme="minorHAnsi"/>
            <w:sz w:val="22"/>
          </w:rPr>
          <w:t>different</w:t>
        </w:r>
      </w:ins>
      <w:ins w:id="327" w:author="Karoline Faust" w:date="2023-12-13T09:56:00Z">
        <w:r w:rsidR="00EF73A5" w:rsidRPr="002A239B">
          <w:rPr>
            <w:rFonts w:asciiTheme="minorHAnsi" w:hAnsiTheme="minorHAnsi"/>
            <w:sz w:val="22"/>
          </w:rPr>
          <w:t xml:space="preserve"> phenotypes</w:t>
        </w:r>
      </w:ins>
      <w:ins w:id="328" w:author="Karoline Faust" w:date="2023-12-13T09:55:00Z">
        <w:r w:rsidR="00EF73A5" w:rsidRPr="002A239B">
          <w:rPr>
            <w:rFonts w:asciiTheme="minorHAnsi" w:hAnsiTheme="minorHAnsi"/>
            <w:sz w:val="22"/>
          </w:rPr>
          <w:t xml:space="preserve"> </w:t>
        </w:r>
      </w:ins>
      <w:r>
        <w:rPr>
          <w:rFonts w:asciiTheme="minorHAnsi" w:hAnsiTheme="minorHAnsi"/>
          <w:sz w:val="22"/>
        </w:rPr>
        <w:t xml:space="preserve">can give rise to </w:t>
      </w:r>
      <w:ins w:id="329" w:author="Karoline Faust" w:date="2023-12-13T09:56:00Z">
        <w:r w:rsidR="00EF73A5" w:rsidRPr="002A239B">
          <w:rPr>
            <w:rFonts w:asciiTheme="minorHAnsi" w:hAnsiTheme="minorHAnsi"/>
            <w:sz w:val="22"/>
          </w:rPr>
          <w:t>alterna</w:t>
        </w:r>
      </w:ins>
      <w:ins w:id="330" w:author="Karoline Faust" w:date="2023-12-13T09:57:00Z">
        <w:r w:rsidR="00EF73A5" w:rsidRPr="002A239B">
          <w:rPr>
            <w:rFonts w:asciiTheme="minorHAnsi" w:hAnsiTheme="minorHAnsi"/>
            <w:sz w:val="22"/>
          </w:rPr>
          <w:t>tive community types in large communities.</w:t>
        </w:r>
      </w:ins>
      <w:ins w:id="331" w:author="Karoline Faust" w:date="2023-12-13T10:00:00Z">
        <w:r w:rsidR="00EF73A5" w:rsidRPr="002A239B">
          <w:rPr>
            <w:rFonts w:asciiTheme="minorHAnsi" w:hAnsiTheme="minorHAnsi"/>
            <w:sz w:val="22"/>
          </w:rPr>
          <w:t xml:space="preserve"> </w:t>
        </w:r>
      </w:ins>
      <w:ins w:id="332" w:author="Karoline Faust" w:date="2023-12-13T10:10:00Z">
        <w:r w:rsidR="00F15F73" w:rsidRPr="002A239B">
          <w:rPr>
            <w:rFonts w:asciiTheme="minorHAnsi" w:hAnsiTheme="minorHAnsi"/>
            <w:sz w:val="22"/>
          </w:rPr>
          <w:t xml:space="preserve">Thus, we </w:t>
        </w:r>
      </w:ins>
      <w:r>
        <w:rPr>
          <w:rFonts w:asciiTheme="minorHAnsi" w:hAnsiTheme="minorHAnsi"/>
          <w:sz w:val="22"/>
        </w:rPr>
        <w:t>suggest</w:t>
      </w:r>
      <w:ins w:id="333" w:author="Karoline Faust" w:date="2023-12-13T10:10:00Z">
        <w:r w:rsidR="00F15F73" w:rsidRPr="002A239B">
          <w:rPr>
            <w:rFonts w:asciiTheme="minorHAnsi" w:hAnsiTheme="minorHAnsi"/>
            <w:sz w:val="22"/>
          </w:rPr>
          <w:t xml:space="preserve"> that multistability is a potential driver behind alternative community types observed in the gut microbiome</w:t>
        </w:r>
      </w:ins>
      <w:ins w:id="334" w:author="Karoline Faust" w:date="2023-12-13T10:11:00Z">
        <w:r w:rsidR="00F15F73" w:rsidRPr="002A239B">
          <w:rPr>
            <w:rFonts w:asciiTheme="minorHAnsi" w:hAnsiTheme="minorHAnsi"/>
            <w:sz w:val="22"/>
          </w:rPr>
          <w:t xml:space="preserve"> </w:t>
        </w:r>
      </w:ins>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ins w:id="335" w:author="Karoline Faust" w:date="2023-12-13T10:10:00Z">
        <w:r w:rsidR="00F15F73" w:rsidRPr="002A239B">
          <w:rPr>
            <w:rFonts w:asciiTheme="minorHAnsi" w:hAnsiTheme="minorHAnsi"/>
            <w:sz w:val="22"/>
          </w:rPr>
          <w:t xml:space="preserve">, </w:t>
        </w:r>
      </w:ins>
      <w:r>
        <w:rPr>
          <w:rFonts w:asciiTheme="minorHAnsi" w:hAnsiTheme="minorHAnsi"/>
          <w:sz w:val="22"/>
        </w:rPr>
        <w:t>supporting previous propositions</w:t>
      </w:r>
      <w:r w:rsidR="00EB4CC3" w:rsidRPr="002A239B">
        <w:rPr>
          <w:rFonts w:asciiTheme="minorHAnsi" w:hAnsiTheme="minorHAnsi"/>
          <w:sz w:val="22"/>
        </w:rPr>
        <w:t xml:space="preserve"> [</w:t>
      </w:r>
      <w:bookmarkStart w:id="336" w:name="_Hlk155193047"/>
      <w:r w:rsidR="009B1852" w:rsidRPr="002A239B">
        <w:rPr>
          <w:rFonts w:asciiTheme="minorHAnsi" w:hAnsiTheme="minorHAnsi"/>
          <w:sz w:val="22"/>
        </w:rPr>
        <w:t>28475180</w:t>
      </w:r>
      <w:bookmarkEnd w:id="336"/>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ins w:id="337" w:author="Karoline Faust" w:date="2023-12-13T10:10:00Z">
        <w:r w:rsidR="00F15F73" w:rsidRPr="002A239B">
          <w:rPr>
            <w:rFonts w:asciiTheme="minorHAnsi" w:hAnsiTheme="minorHAnsi"/>
            <w:sz w:val="22"/>
          </w:rPr>
          <w:t>.</w:t>
        </w:r>
      </w:ins>
      <w:ins w:id="338" w:author="Karoline Faust" w:date="2023-12-13T10:14:00Z">
        <w:r w:rsidR="003E291B" w:rsidRPr="002A239B">
          <w:rPr>
            <w:rFonts w:asciiTheme="minorHAnsi" w:hAnsiTheme="minorHAnsi"/>
            <w:sz w:val="22"/>
          </w:rPr>
          <w:t xml:space="preserve"> </w:t>
        </w:r>
      </w:ins>
      <w:r>
        <w:rPr>
          <w:rFonts w:asciiTheme="minorHAnsi" w:hAnsiTheme="minorHAnsi"/>
          <w:sz w:val="22"/>
        </w:rPr>
        <w:t>T</w:t>
      </w:r>
      <w:ins w:id="339" w:author="Karoline Faust" w:date="2023-12-13T10:38:00Z">
        <w:r w:rsidR="00C067C3" w:rsidRPr="002A239B">
          <w:rPr>
            <w:rFonts w:asciiTheme="minorHAnsi" w:hAnsiTheme="minorHAnsi"/>
            <w:sz w:val="22"/>
          </w:rPr>
          <w:t>he occurrence of alternative community types in other host-associated microbiota</w:t>
        </w:r>
      </w:ins>
      <w:ins w:id="340" w:author="Karoline Faust" w:date="2023-12-13T10:50:00Z">
        <w:r w:rsidR="00886F44" w:rsidRPr="002A239B">
          <w:rPr>
            <w:rFonts w:asciiTheme="minorHAnsi" w:hAnsiTheme="minorHAnsi"/>
            <w:sz w:val="22"/>
          </w:rPr>
          <w:t>, which</w:t>
        </w:r>
      </w:ins>
      <w:ins w:id="341" w:author="Karoline Faust" w:date="2023-12-13T10:38:00Z">
        <w:r w:rsidR="00C067C3" w:rsidRPr="002A239B">
          <w:rPr>
            <w:rFonts w:asciiTheme="minorHAnsi" w:hAnsiTheme="minorHAnsi"/>
            <w:sz w:val="22"/>
          </w:rPr>
          <w:t xml:space="preserve"> are not easily explained </w:t>
        </w:r>
      </w:ins>
      <w:ins w:id="342" w:author="Karoline Faust" w:date="2023-12-13T10:50:00Z">
        <w:r w:rsidR="00886F44" w:rsidRPr="002A239B">
          <w:rPr>
            <w:rFonts w:asciiTheme="minorHAnsi" w:hAnsiTheme="minorHAnsi"/>
            <w:sz w:val="22"/>
          </w:rPr>
          <w:t>by</w:t>
        </w:r>
      </w:ins>
      <w:ins w:id="343" w:author="Karoline Faust" w:date="2023-12-13T10:38:00Z">
        <w:r w:rsidR="00C067C3" w:rsidRPr="002A239B">
          <w:rPr>
            <w:rFonts w:asciiTheme="minorHAnsi" w:hAnsiTheme="minorHAnsi"/>
            <w:sz w:val="22"/>
          </w:rPr>
          <w:t xml:space="preserve"> environmental differences</w:t>
        </w:r>
      </w:ins>
      <w:r w:rsidR="009B1852" w:rsidRPr="002A239B">
        <w:rPr>
          <w:rFonts w:asciiTheme="minorHAnsi" w:hAnsiTheme="minorHAnsi"/>
          <w:sz w:val="22"/>
        </w:rPr>
        <w:t xml:space="preserve"> [22553250, 24739969, 30679075]</w:t>
      </w:r>
      <w:ins w:id="344" w:author="Karoline Faust" w:date="2023-12-13T10:38:00Z">
        <w:r w:rsidR="00C067C3" w:rsidRPr="002A239B">
          <w:rPr>
            <w:rFonts w:asciiTheme="minorHAnsi" w:hAnsiTheme="minorHAnsi"/>
            <w:sz w:val="22"/>
          </w:rPr>
          <w:t xml:space="preserve">, </w:t>
        </w:r>
      </w:ins>
      <w:r>
        <w:rPr>
          <w:rFonts w:asciiTheme="minorHAnsi" w:hAnsiTheme="minorHAnsi"/>
          <w:sz w:val="22"/>
        </w:rPr>
        <w:t xml:space="preserve">implies that </w:t>
      </w:r>
      <w:ins w:id="345" w:author="Karoline Faust" w:date="2023-12-13T10:38:00Z">
        <w:r w:rsidR="00C067C3" w:rsidRPr="002A239B">
          <w:rPr>
            <w:rFonts w:asciiTheme="minorHAnsi" w:hAnsiTheme="minorHAnsi"/>
            <w:sz w:val="22"/>
          </w:rPr>
          <w:t xml:space="preserve">multistability may be more common than previously thought. </w:t>
        </w:r>
      </w:ins>
      <w:ins w:id="346" w:author="Karoline Faust" w:date="2023-12-13T11:04:00Z">
        <w:r w:rsidR="00876B3F" w:rsidRPr="002A239B">
          <w:rPr>
            <w:rFonts w:asciiTheme="minorHAnsi" w:hAnsiTheme="minorHAnsi"/>
            <w:sz w:val="22"/>
          </w:rPr>
          <w:t xml:space="preserve">As </w:t>
        </w:r>
      </w:ins>
      <w:r w:rsidR="000864AC">
        <w:rPr>
          <w:rFonts w:asciiTheme="minorHAnsi" w:hAnsiTheme="minorHAnsi"/>
          <w:sz w:val="22"/>
        </w:rPr>
        <w:t xml:space="preserve">we and other have </w:t>
      </w:r>
      <w:ins w:id="347" w:author="Karoline Faust" w:date="2023-12-13T14:13:00Z">
        <w:r w:rsidR="001A41E6" w:rsidRPr="002A239B">
          <w:rPr>
            <w:rFonts w:asciiTheme="minorHAnsi" w:hAnsiTheme="minorHAnsi"/>
            <w:sz w:val="22"/>
          </w:rPr>
          <w:t xml:space="preserve">previously </w:t>
        </w:r>
      </w:ins>
      <w:ins w:id="348" w:author="Karoline Faust" w:date="2023-12-13T11:04:00Z">
        <w:r w:rsidR="00876B3F" w:rsidRPr="002A239B">
          <w:rPr>
            <w:rFonts w:asciiTheme="minorHAnsi" w:hAnsiTheme="minorHAnsi"/>
            <w:sz w:val="22"/>
          </w:rPr>
          <w:t>discussed</w:t>
        </w:r>
      </w:ins>
      <w:ins w:id="349" w:author="Karoline Faust" w:date="2023-12-13T14:13:00Z">
        <w:r w:rsidR="001A41E6" w:rsidRPr="002A239B">
          <w:rPr>
            <w:rFonts w:asciiTheme="minorHAnsi" w:hAnsiTheme="minorHAnsi"/>
            <w:sz w:val="22"/>
          </w:rPr>
          <w:t xml:space="preserve"> </w:t>
        </w:r>
      </w:ins>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ins w:id="350" w:author="Karoline Faust" w:date="2023-12-13T14:13:00Z">
        <w:r w:rsidR="001A41E6" w:rsidRPr="002A239B">
          <w:rPr>
            <w:rFonts w:asciiTheme="minorHAnsi" w:hAnsiTheme="minorHAnsi"/>
            <w:sz w:val="22"/>
          </w:rPr>
          <w:t xml:space="preserve">, </w:t>
        </w:r>
      </w:ins>
      <w:ins w:id="351" w:author="Karoline Faust" w:date="2023-12-13T11:05:00Z">
        <w:r w:rsidR="00876B3F" w:rsidRPr="002A239B">
          <w:rPr>
            <w:rFonts w:asciiTheme="minorHAnsi" w:hAnsiTheme="minorHAnsi"/>
            <w:sz w:val="22"/>
          </w:rPr>
          <w:t>it</w:t>
        </w:r>
      </w:ins>
      <w:r w:rsidRPr="002A239B">
        <w:rPr>
          <w:rFonts w:asciiTheme="minorHAnsi" w:hAnsiTheme="minorHAnsi"/>
          <w:sz w:val="22"/>
        </w:rPr>
        <w:t xml:space="preserve"> is relevant</w:t>
      </w:r>
      <w:ins w:id="352" w:author="Karoline Faust" w:date="2023-12-13T11:04:00Z">
        <w:r w:rsidR="00876B3F" w:rsidRPr="002A239B">
          <w:rPr>
            <w:rFonts w:asciiTheme="minorHAnsi" w:hAnsiTheme="minorHAnsi"/>
            <w:sz w:val="22"/>
          </w:rPr>
          <w:t xml:space="preserve"> whether alternative community types are due t</w:t>
        </w:r>
      </w:ins>
      <w:ins w:id="353" w:author="Karoline Faust" w:date="2023-12-13T11:05:00Z">
        <w:r w:rsidR="00876B3F" w:rsidRPr="002A239B">
          <w:rPr>
            <w:rFonts w:asciiTheme="minorHAnsi" w:hAnsiTheme="minorHAnsi"/>
            <w:sz w:val="22"/>
          </w:rPr>
          <w:t xml:space="preserve">o environmental differences </w:t>
        </w:r>
      </w:ins>
      <w:ins w:id="354" w:author="Karoline Faust" w:date="2023-12-13T11:06:00Z">
        <w:r w:rsidR="00876B3F" w:rsidRPr="002A239B">
          <w:rPr>
            <w:rFonts w:asciiTheme="minorHAnsi" w:hAnsiTheme="minorHAnsi"/>
            <w:sz w:val="22"/>
          </w:rPr>
          <w:t>caused by</w:t>
        </w:r>
      </w:ins>
      <w:ins w:id="355" w:author="Karoline Faust" w:date="2023-12-13T11:05:00Z">
        <w:r w:rsidR="00876B3F" w:rsidRPr="002A239B">
          <w:rPr>
            <w:rFonts w:asciiTheme="minorHAnsi" w:hAnsiTheme="minorHAnsi"/>
            <w:sz w:val="22"/>
          </w:rPr>
          <w:t xml:space="preserve"> diet</w:t>
        </w:r>
      </w:ins>
      <w:ins w:id="356" w:author="Karoline Faust" w:date="2023-12-13T11:06:00Z">
        <w:r w:rsidR="00876B3F" w:rsidRPr="002A239B">
          <w:rPr>
            <w:rFonts w:asciiTheme="minorHAnsi" w:hAnsiTheme="minorHAnsi"/>
            <w:sz w:val="22"/>
          </w:rPr>
          <w:t>,</w:t>
        </w:r>
      </w:ins>
      <w:ins w:id="357" w:author="Karoline Faust" w:date="2023-12-13T11:05:00Z">
        <w:r w:rsidR="00876B3F" w:rsidRPr="002A239B">
          <w:rPr>
            <w:rFonts w:asciiTheme="minorHAnsi" w:hAnsiTheme="minorHAnsi"/>
            <w:sz w:val="22"/>
          </w:rPr>
          <w:t xml:space="preserve"> host genetics</w:t>
        </w:r>
      </w:ins>
      <w:ins w:id="358" w:author="Karoline Faust" w:date="2023-12-13T11:06:00Z">
        <w:r w:rsidR="00876B3F" w:rsidRPr="002A239B">
          <w:rPr>
            <w:rFonts w:asciiTheme="minorHAnsi" w:hAnsiTheme="minorHAnsi"/>
            <w:sz w:val="22"/>
          </w:rPr>
          <w:t xml:space="preserve"> etc.</w:t>
        </w:r>
      </w:ins>
      <w:ins w:id="359" w:author="Karoline Faust" w:date="2023-12-13T11:05:00Z">
        <w:r w:rsidR="00876B3F" w:rsidRPr="002A239B">
          <w:rPr>
            <w:rFonts w:asciiTheme="minorHAnsi" w:hAnsiTheme="minorHAnsi"/>
            <w:sz w:val="22"/>
          </w:rPr>
          <w:t xml:space="preserve"> or whether they are due to multistability. In the </w:t>
        </w:r>
      </w:ins>
      <w:r>
        <w:rPr>
          <w:rFonts w:asciiTheme="minorHAnsi" w:hAnsiTheme="minorHAnsi"/>
          <w:sz w:val="22"/>
        </w:rPr>
        <w:t xml:space="preserve">case of the </w:t>
      </w:r>
      <w:ins w:id="360" w:author="Karoline Faust" w:date="2023-12-13T11:05:00Z">
        <w:r w:rsidR="00876B3F" w:rsidRPr="002A239B">
          <w:rPr>
            <w:rFonts w:asciiTheme="minorHAnsi" w:hAnsiTheme="minorHAnsi"/>
            <w:sz w:val="22"/>
          </w:rPr>
          <w:t xml:space="preserve">latter, alternative community types can </w:t>
        </w:r>
      </w:ins>
      <w:r w:rsidRPr="002A239B">
        <w:rPr>
          <w:rFonts w:asciiTheme="minorHAnsi" w:hAnsiTheme="minorHAnsi"/>
          <w:sz w:val="22"/>
        </w:rPr>
        <w:t xml:space="preserve">result from past </w:t>
      </w:r>
      <w:ins w:id="361" w:author="Karoline Faust" w:date="2023-12-13T11:05:00Z">
        <w:r w:rsidR="00876B3F" w:rsidRPr="002A239B">
          <w:rPr>
            <w:rFonts w:asciiTheme="minorHAnsi" w:hAnsiTheme="minorHAnsi"/>
            <w:sz w:val="22"/>
          </w:rPr>
          <w:t>transient pe</w:t>
        </w:r>
      </w:ins>
      <w:ins w:id="362" w:author="Karoline Faust" w:date="2023-12-13T11:06:00Z">
        <w:r w:rsidR="00876B3F" w:rsidRPr="002A239B">
          <w:rPr>
            <w:rFonts w:asciiTheme="minorHAnsi" w:hAnsiTheme="minorHAnsi"/>
            <w:sz w:val="22"/>
          </w:rPr>
          <w:t>rturbation</w:t>
        </w:r>
      </w:ins>
      <w:r>
        <w:rPr>
          <w:rFonts w:asciiTheme="minorHAnsi" w:hAnsiTheme="minorHAnsi"/>
          <w:sz w:val="22"/>
        </w:rPr>
        <w:t>s</w:t>
      </w:r>
      <w:ins w:id="363" w:author="Karoline Faust" w:date="2023-12-13T11:06:00Z">
        <w:r w:rsidR="00876B3F" w:rsidRPr="002A239B">
          <w:rPr>
            <w:rFonts w:asciiTheme="minorHAnsi" w:hAnsiTheme="minorHAnsi"/>
            <w:sz w:val="22"/>
          </w:rPr>
          <w:t xml:space="preserve"> </w:t>
        </w:r>
      </w:ins>
      <w:r>
        <w:rPr>
          <w:rFonts w:asciiTheme="minorHAnsi" w:hAnsiTheme="minorHAnsi"/>
          <w:sz w:val="22"/>
        </w:rPr>
        <w:t xml:space="preserve">rather than from </w:t>
      </w:r>
      <w:r w:rsidRPr="002A239B">
        <w:rPr>
          <w:rFonts w:asciiTheme="minorHAnsi" w:hAnsiTheme="minorHAnsi"/>
          <w:sz w:val="22"/>
        </w:rPr>
        <w:t xml:space="preserve">current </w:t>
      </w:r>
      <w:ins w:id="364" w:author="Karoline Faust" w:date="2023-12-13T11:06:00Z">
        <w:r w:rsidR="00876B3F" w:rsidRPr="002A239B">
          <w:rPr>
            <w:rFonts w:asciiTheme="minorHAnsi" w:hAnsiTheme="minorHAnsi"/>
            <w:sz w:val="22"/>
          </w:rPr>
          <w:t>difference</w:t>
        </w:r>
      </w:ins>
      <w:ins w:id="365" w:author="Karoline Faust" w:date="2023-12-13T11:08:00Z">
        <w:r w:rsidR="00B6539F" w:rsidRPr="002A239B">
          <w:rPr>
            <w:rFonts w:asciiTheme="minorHAnsi" w:hAnsiTheme="minorHAnsi"/>
            <w:sz w:val="22"/>
          </w:rPr>
          <w:t>s</w:t>
        </w:r>
      </w:ins>
      <w:ins w:id="366" w:author="Karoline Faust" w:date="2023-12-13T11:06:00Z">
        <w:r w:rsidR="00876B3F" w:rsidRPr="002A239B">
          <w:rPr>
            <w:rFonts w:asciiTheme="minorHAnsi" w:hAnsiTheme="minorHAnsi"/>
            <w:sz w:val="22"/>
          </w:rPr>
          <w:t xml:space="preserve"> between hosts.</w:t>
        </w:r>
      </w:ins>
    </w:p>
    <w:p w14:paraId="72676388" w14:textId="6284805B" w:rsidR="009649D7" w:rsidRPr="0043701D" w:rsidRDefault="009649D7" w:rsidP="002344B6">
      <w:pPr>
        <w:jc w:val="both"/>
        <w:rPr>
          <w:ins w:id="367" w:author="Karoline Faust" w:date="2023-12-13T10:07:00Z"/>
          <w:rFonts w:asciiTheme="minorHAnsi" w:hAnsiTheme="minorHAnsi"/>
          <w:sz w:val="22"/>
        </w:rPr>
      </w:pPr>
      <w:ins w:id="368" w:author="Karoline Faust" w:date="2023-12-13T10:11:00Z">
        <w:r w:rsidRPr="0043701D">
          <w:rPr>
            <w:rFonts w:asciiTheme="minorHAnsi" w:hAnsiTheme="minorHAnsi"/>
            <w:sz w:val="22"/>
          </w:rPr>
          <w:t>We also no</w:t>
        </w:r>
      </w:ins>
      <w:ins w:id="369" w:author="Karoline Faust" w:date="2023-12-13T10:12:00Z">
        <w:r w:rsidRPr="0043701D">
          <w:rPr>
            <w:rFonts w:asciiTheme="minorHAnsi" w:hAnsiTheme="minorHAnsi"/>
            <w:sz w:val="22"/>
          </w:rPr>
          <w:t>te that</w:t>
        </w:r>
      </w:ins>
      <w:ins w:id="370" w:author="Karoline Faust" w:date="2023-12-13T10:23:00Z">
        <w:r w:rsidR="00EC1FB2" w:rsidRPr="0043701D">
          <w:rPr>
            <w:rFonts w:asciiTheme="minorHAnsi" w:hAnsiTheme="minorHAnsi"/>
            <w:sz w:val="22"/>
          </w:rPr>
          <w:t xml:space="preserve"> popular mathematical models of microbial communities, such as the generalize</w:t>
        </w:r>
      </w:ins>
      <w:ins w:id="371" w:author="Karoline Faust" w:date="2023-12-13T11:11:00Z">
        <w:r w:rsidR="00F31730" w:rsidRPr="0043701D">
          <w:rPr>
            <w:rFonts w:asciiTheme="minorHAnsi" w:hAnsiTheme="minorHAnsi"/>
            <w:sz w:val="22"/>
          </w:rPr>
          <w:t>d</w:t>
        </w:r>
      </w:ins>
      <w:ins w:id="372" w:author="Karoline Faust" w:date="2023-12-13T10:23:00Z">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ins>
      <w:ins w:id="373" w:author="Karoline Faust" w:date="2023-12-13T12:44:00Z">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ins>
      <w:ins w:id="374" w:author="Karoline Faust" w:date="2023-12-13T10:23:00Z">
        <w:r w:rsidR="00EC1FB2" w:rsidRPr="0043701D">
          <w:rPr>
            <w:rFonts w:asciiTheme="minorHAnsi" w:hAnsiTheme="minorHAnsi"/>
            <w:sz w:val="22"/>
          </w:rPr>
          <w:t xml:space="preserve">, do </w:t>
        </w:r>
      </w:ins>
      <w:r w:rsidR="0043701D" w:rsidRPr="0043701D">
        <w:rPr>
          <w:rFonts w:asciiTheme="minorHAnsi" w:hAnsiTheme="minorHAnsi"/>
          <w:sz w:val="22"/>
        </w:rPr>
        <w:t xml:space="preserve">not account for </w:t>
      </w:r>
      <w:ins w:id="375" w:author="Karoline Faust" w:date="2023-12-13T10:23:00Z">
        <w:r w:rsidR="00EC1FB2" w:rsidRPr="0043701D">
          <w:rPr>
            <w:rFonts w:asciiTheme="minorHAnsi" w:hAnsiTheme="minorHAnsi"/>
            <w:sz w:val="22"/>
          </w:rPr>
          <w:t>metabolic</w:t>
        </w:r>
      </w:ins>
      <w:ins w:id="376" w:author="Karoline Faust" w:date="2023-12-13T10:12:00Z">
        <w:r w:rsidRPr="0043701D">
          <w:rPr>
            <w:rFonts w:asciiTheme="minorHAnsi" w:hAnsiTheme="minorHAnsi"/>
            <w:sz w:val="22"/>
          </w:rPr>
          <w:t xml:space="preserve"> </w:t>
        </w:r>
      </w:ins>
      <w:ins w:id="377" w:author="Karoline Faust" w:date="2023-12-13T10:24:00Z">
        <w:r w:rsidR="00EC1FB2" w:rsidRPr="0043701D">
          <w:rPr>
            <w:rFonts w:asciiTheme="minorHAnsi" w:hAnsiTheme="minorHAnsi"/>
            <w:sz w:val="22"/>
          </w:rPr>
          <w:t xml:space="preserve">flexibility. </w:t>
        </w:r>
      </w:ins>
      <w:r w:rsidR="0043701D" w:rsidRPr="0043701D">
        <w:rPr>
          <w:rFonts w:asciiTheme="minorHAnsi" w:hAnsiTheme="minorHAnsi"/>
          <w:sz w:val="22"/>
        </w:rPr>
        <w:t>Moreover</w:t>
      </w:r>
      <w:ins w:id="378" w:author="Karoline Faust" w:date="2023-12-13T10:25:00Z">
        <w:r w:rsidR="00EC1FB2" w:rsidRPr="0043701D">
          <w:rPr>
            <w:rFonts w:asciiTheme="minorHAnsi" w:hAnsiTheme="minorHAnsi"/>
            <w:sz w:val="22"/>
          </w:rPr>
          <w:t xml:space="preserve">, </w:t>
        </w:r>
      </w:ins>
      <w:ins w:id="379" w:author="Karoline Faust" w:date="2023-12-13T12:42:00Z">
        <w:r w:rsidR="0069797F" w:rsidRPr="0043701D">
          <w:rPr>
            <w:rFonts w:asciiTheme="minorHAnsi" w:hAnsiTheme="minorHAnsi"/>
            <w:sz w:val="22"/>
          </w:rPr>
          <w:t xml:space="preserve">several </w:t>
        </w:r>
      </w:ins>
      <w:r w:rsidR="0043701D" w:rsidRPr="0043701D">
        <w:rPr>
          <w:rFonts w:asciiTheme="minorHAnsi" w:hAnsiTheme="minorHAnsi"/>
          <w:sz w:val="22"/>
        </w:rPr>
        <w:t xml:space="preserve">established </w:t>
      </w:r>
      <w:ins w:id="380" w:author="Karoline Faust" w:date="2023-12-13T12:42:00Z">
        <w:r w:rsidR="0069797F" w:rsidRPr="0043701D">
          <w:rPr>
            <w:rFonts w:asciiTheme="minorHAnsi" w:hAnsiTheme="minorHAnsi"/>
            <w:sz w:val="22"/>
          </w:rPr>
          <w:t xml:space="preserve">methods </w:t>
        </w:r>
      </w:ins>
      <w:ins w:id="381" w:author="Karoline Faust" w:date="2023-12-13T12:52:00Z">
        <w:r w:rsidR="00014B7F" w:rsidRPr="0043701D">
          <w:rPr>
            <w:rFonts w:asciiTheme="minorHAnsi" w:hAnsiTheme="minorHAnsi"/>
            <w:sz w:val="22"/>
          </w:rPr>
          <w:t xml:space="preserve">assume </w:t>
        </w:r>
      </w:ins>
      <w:r w:rsidR="0043701D" w:rsidRPr="0043701D">
        <w:rPr>
          <w:rFonts w:asciiTheme="minorHAnsi" w:hAnsiTheme="minorHAnsi"/>
          <w:sz w:val="22"/>
        </w:rPr>
        <w:t xml:space="preserve">the absence of </w:t>
      </w:r>
      <w:ins w:id="382" w:author="Karoline Faust" w:date="2023-12-13T12:42:00Z">
        <w:r w:rsidR="0069797F" w:rsidRPr="0043701D">
          <w:rPr>
            <w:rFonts w:asciiTheme="minorHAnsi" w:hAnsiTheme="minorHAnsi"/>
            <w:sz w:val="22"/>
          </w:rPr>
          <w:t xml:space="preserve">multi-stability in microbial communities. One of these is </w:t>
        </w:r>
      </w:ins>
      <w:ins w:id="383" w:author="Karoline Faust" w:date="2023-12-13T10:24:00Z">
        <w:r w:rsidR="00EC1FB2" w:rsidRPr="0043701D">
          <w:rPr>
            <w:rFonts w:asciiTheme="minorHAnsi" w:hAnsiTheme="minorHAnsi"/>
            <w:sz w:val="22"/>
          </w:rPr>
          <w:t xml:space="preserve">the </w:t>
        </w:r>
      </w:ins>
      <w:ins w:id="384" w:author="Karoline Faust" w:date="2023-12-13T10:26:00Z">
        <w:r w:rsidR="00F935E3" w:rsidRPr="0043701D">
          <w:rPr>
            <w:rFonts w:asciiTheme="minorHAnsi" w:hAnsiTheme="minorHAnsi"/>
            <w:sz w:val="22"/>
          </w:rPr>
          <w:t>d</w:t>
        </w:r>
      </w:ins>
      <w:ins w:id="385" w:author="Karoline Faust" w:date="2023-12-13T10:25:00Z">
        <w:r w:rsidR="00EC1FB2" w:rsidRPr="0043701D">
          <w:rPr>
            <w:rFonts w:asciiTheme="minorHAnsi" w:hAnsiTheme="minorHAnsi"/>
            <w:sz w:val="22"/>
          </w:rPr>
          <w:t>issimilarity-</w:t>
        </w:r>
      </w:ins>
      <w:ins w:id="386" w:author="Karoline Faust" w:date="2023-12-13T10:26:00Z">
        <w:r w:rsidR="00F935E3" w:rsidRPr="0043701D">
          <w:rPr>
            <w:rFonts w:asciiTheme="minorHAnsi" w:hAnsiTheme="minorHAnsi"/>
            <w:sz w:val="22"/>
          </w:rPr>
          <w:t>o</w:t>
        </w:r>
      </w:ins>
      <w:ins w:id="387" w:author="Karoline Faust" w:date="2023-12-13T10:25:00Z">
        <w:r w:rsidR="00EC1FB2" w:rsidRPr="0043701D">
          <w:rPr>
            <w:rFonts w:asciiTheme="minorHAnsi" w:hAnsiTheme="minorHAnsi"/>
            <w:sz w:val="22"/>
          </w:rPr>
          <w:t>verlap curve</w:t>
        </w:r>
      </w:ins>
      <w:ins w:id="388" w:author="Karoline Faust" w:date="2023-12-13T10:30:00Z">
        <w:r w:rsidR="00F935E3" w:rsidRPr="0043701D">
          <w:rPr>
            <w:rFonts w:asciiTheme="minorHAnsi" w:hAnsiTheme="minorHAnsi"/>
            <w:sz w:val="22"/>
          </w:rPr>
          <w:t xml:space="preserve"> </w:t>
        </w:r>
      </w:ins>
      <w:r w:rsidR="000864AC" w:rsidRPr="0043701D">
        <w:rPr>
          <w:rFonts w:asciiTheme="minorHAnsi" w:hAnsiTheme="minorHAnsi"/>
          <w:sz w:val="22"/>
        </w:rPr>
        <w:t>analyses [27279224, 32555503]</w:t>
      </w:r>
      <w:ins w:id="389" w:author="Karoline Faust" w:date="2023-12-13T10:25:00Z">
        <w:r w:rsidR="00EC1FB2" w:rsidRPr="0043701D">
          <w:rPr>
            <w:rFonts w:asciiTheme="minorHAnsi" w:hAnsiTheme="minorHAnsi"/>
            <w:sz w:val="22"/>
          </w:rPr>
          <w:t xml:space="preserve">, </w:t>
        </w:r>
      </w:ins>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ins w:id="390" w:author="Karoline Faust" w:date="2023-12-13T12:43:00Z">
        <w:r w:rsidR="0069797F" w:rsidRPr="0043701D">
          <w:rPr>
            <w:rFonts w:asciiTheme="minorHAnsi" w:hAnsiTheme="minorHAnsi"/>
            <w:sz w:val="22"/>
          </w:rPr>
          <w:t>. Another is EPICS</w:t>
        </w:r>
      </w:ins>
      <w:ins w:id="391" w:author="Karoline Faust" w:date="2023-12-13T12:44:00Z">
        <w:r w:rsidR="0069797F" w:rsidRPr="0043701D">
          <w:rPr>
            <w:rFonts w:asciiTheme="minorHAnsi" w:hAnsiTheme="minorHAnsi"/>
            <w:sz w:val="22"/>
          </w:rPr>
          <w:t xml:space="preserve">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w:t>
        </w:r>
      </w:ins>
      <w:ins w:id="392" w:author="Karoline Faust" w:date="2023-12-13T12:45:00Z">
        <w:r w:rsidR="0069797F" w:rsidRPr="0043701D">
          <w:rPr>
            <w:rFonts w:asciiTheme="minorHAnsi" w:hAnsiTheme="minorHAnsi"/>
            <w:sz w:val="22"/>
          </w:rPr>
          <w:t>out communities</w:t>
        </w:r>
      </w:ins>
      <w:r w:rsidR="000864AC" w:rsidRPr="0043701D">
        <w:rPr>
          <w:rFonts w:asciiTheme="minorHAnsi" w:hAnsiTheme="minorHAnsi"/>
          <w:sz w:val="22"/>
        </w:rPr>
        <w:t xml:space="preserve"> [https://www.nature.com/articles/s43588-021-00131-x]</w:t>
      </w:r>
      <w:ins w:id="393" w:author="Karoline Faust" w:date="2023-12-13T12:45:00Z">
        <w:r w:rsidR="0069797F" w:rsidRPr="0043701D">
          <w:rPr>
            <w:rFonts w:asciiTheme="minorHAnsi" w:hAnsiTheme="minorHAnsi"/>
            <w:sz w:val="22"/>
          </w:rPr>
          <w:t xml:space="preserve">. </w:t>
        </w:r>
      </w:ins>
      <w:ins w:id="394" w:author="Karoline Faust" w:date="2023-12-13T12:48:00Z">
        <w:r w:rsidR="0069797F" w:rsidRPr="0043701D">
          <w:rPr>
            <w:rFonts w:asciiTheme="minorHAnsi" w:hAnsiTheme="minorHAnsi"/>
            <w:sz w:val="22"/>
          </w:rPr>
          <w:t xml:space="preserve">The </w:t>
        </w:r>
      </w:ins>
      <w:r w:rsidR="0043701D" w:rsidRPr="0043701D">
        <w:rPr>
          <w:rFonts w:asciiTheme="minorHAnsi" w:hAnsiTheme="minorHAnsi"/>
          <w:sz w:val="22"/>
        </w:rPr>
        <w:t>accuracy</w:t>
      </w:r>
      <w:ins w:id="395" w:author="Karoline Faust" w:date="2023-12-13T12:48:00Z">
        <w:r w:rsidR="0069797F" w:rsidRPr="0043701D">
          <w:rPr>
            <w:rFonts w:asciiTheme="minorHAnsi" w:hAnsiTheme="minorHAnsi"/>
            <w:sz w:val="22"/>
          </w:rPr>
          <w:t xml:space="preserve"> of other inference methods</w:t>
        </w:r>
      </w:ins>
      <w:r w:rsidR="0043701D" w:rsidRPr="0043701D">
        <w:rPr>
          <w:rFonts w:asciiTheme="minorHAnsi" w:hAnsiTheme="minorHAnsi"/>
          <w:sz w:val="22"/>
        </w:rPr>
        <w:t xml:space="preserve"> like</w:t>
      </w:r>
      <w:ins w:id="396" w:author="Karoline Faust" w:date="2023-12-13T12:48:00Z">
        <w:r w:rsidR="0069797F" w:rsidRPr="0043701D">
          <w:rPr>
            <w:rFonts w:asciiTheme="minorHAnsi" w:hAnsiTheme="minorHAnsi"/>
            <w:sz w:val="22"/>
          </w:rPr>
          <w:t xml:space="preserve"> as</w:t>
        </w:r>
      </w:ins>
      <w:ins w:id="397" w:author="Karoline Faust" w:date="2023-12-13T12:45:00Z">
        <w:r w:rsidR="0069797F" w:rsidRPr="0043701D">
          <w:rPr>
            <w:rFonts w:asciiTheme="minorHAnsi" w:hAnsiTheme="minorHAnsi"/>
            <w:sz w:val="22"/>
          </w:rPr>
          <w:t xml:space="preserve"> BEE</w:t>
        </w:r>
      </w:ins>
      <w:ins w:id="398" w:author="Karoline Faust" w:date="2023-12-13T12:46:00Z">
        <w:r w:rsidR="0069797F" w:rsidRPr="0043701D">
          <w:rPr>
            <w:rFonts w:asciiTheme="minorHAnsi" w:hAnsiTheme="minorHAnsi"/>
            <w:sz w:val="22"/>
          </w:rPr>
          <w:t>M</w:t>
        </w:r>
      </w:ins>
      <w:r w:rsidR="000864AC" w:rsidRPr="0043701D">
        <w:rPr>
          <w:rFonts w:asciiTheme="minorHAnsi" w:hAnsiTheme="minorHAnsi"/>
          <w:sz w:val="22"/>
        </w:rPr>
        <w:t xml:space="preserve"> [34495960]</w:t>
      </w:r>
      <w:ins w:id="399" w:author="Karoline Faust" w:date="2023-12-13T12:45:00Z">
        <w:r w:rsidR="0069797F" w:rsidRPr="0043701D">
          <w:rPr>
            <w:rFonts w:asciiTheme="minorHAnsi" w:hAnsiTheme="minorHAnsi"/>
            <w:sz w:val="22"/>
          </w:rPr>
          <w:t xml:space="preserve"> </w:t>
        </w:r>
      </w:ins>
      <w:ins w:id="400" w:author="Karoline Faust" w:date="2023-12-13T12:48:00Z">
        <w:r w:rsidR="0069797F" w:rsidRPr="0043701D">
          <w:rPr>
            <w:rFonts w:asciiTheme="minorHAnsi" w:hAnsiTheme="minorHAnsi"/>
            <w:sz w:val="22"/>
          </w:rPr>
          <w:t>or MDSINE</w:t>
        </w:r>
      </w:ins>
      <w:r w:rsidR="000864AC" w:rsidRPr="0043701D">
        <w:rPr>
          <w:rFonts w:asciiTheme="minorHAnsi" w:hAnsiTheme="minorHAnsi"/>
          <w:sz w:val="22"/>
        </w:rPr>
        <w:t xml:space="preserve"> [27259475]</w:t>
      </w:r>
      <w:ins w:id="401" w:author="Karoline Faust" w:date="2023-12-13T12:48:00Z">
        <w:r w:rsidR="0069797F" w:rsidRPr="0043701D">
          <w:rPr>
            <w:rFonts w:asciiTheme="minorHAnsi" w:hAnsiTheme="minorHAnsi"/>
            <w:sz w:val="22"/>
          </w:rPr>
          <w:t xml:space="preserve"> </w:t>
        </w:r>
      </w:ins>
      <w:ins w:id="402" w:author="Karoline Faust" w:date="2023-12-13T12:50:00Z">
        <w:r w:rsidR="0069797F" w:rsidRPr="0043701D">
          <w:rPr>
            <w:rFonts w:asciiTheme="minorHAnsi" w:hAnsiTheme="minorHAnsi"/>
            <w:sz w:val="22"/>
          </w:rPr>
          <w:t xml:space="preserve">may </w:t>
        </w:r>
      </w:ins>
      <w:r w:rsidR="0043701D" w:rsidRPr="0043701D">
        <w:rPr>
          <w:rFonts w:asciiTheme="minorHAnsi" w:hAnsiTheme="minorHAnsi"/>
          <w:sz w:val="22"/>
        </w:rPr>
        <w:t xml:space="preserve">also </w:t>
      </w:r>
      <w:ins w:id="403" w:author="Karoline Faust" w:date="2023-12-13T12:50:00Z">
        <w:r w:rsidR="0069797F" w:rsidRPr="0043701D">
          <w:rPr>
            <w:rFonts w:asciiTheme="minorHAnsi" w:hAnsiTheme="minorHAnsi"/>
            <w:sz w:val="22"/>
          </w:rPr>
          <w:t>be affected by</w:t>
        </w:r>
      </w:ins>
      <w:ins w:id="404" w:author="Karoline Faust" w:date="2023-12-13T12:48:00Z">
        <w:r w:rsidR="0069797F" w:rsidRPr="0043701D">
          <w:rPr>
            <w:rFonts w:asciiTheme="minorHAnsi" w:hAnsiTheme="minorHAnsi"/>
            <w:sz w:val="22"/>
          </w:rPr>
          <w:t xml:space="preserve"> the </w:t>
        </w:r>
      </w:ins>
      <w:r w:rsidR="0043701D" w:rsidRPr="0043701D">
        <w:rPr>
          <w:rFonts w:asciiTheme="minorHAnsi" w:hAnsiTheme="minorHAnsi"/>
          <w:sz w:val="22"/>
        </w:rPr>
        <w:t>occurrence</w:t>
      </w:r>
      <w:ins w:id="405" w:author="Karoline Faust" w:date="2023-12-13T12:48:00Z">
        <w:r w:rsidR="0069797F" w:rsidRPr="0043701D">
          <w:rPr>
            <w:rFonts w:asciiTheme="minorHAnsi" w:hAnsiTheme="minorHAnsi"/>
            <w:sz w:val="22"/>
          </w:rPr>
          <w:t xml:space="preserve"> of multistability</w:t>
        </w:r>
      </w:ins>
      <w:ins w:id="406" w:author="Karoline Faust" w:date="2023-12-13T10:26:00Z">
        <w:r w:rsidR="00EC1FB2" w:rsidRPr="0043701D">
          <w:rPr>
            <w:rFonts w:asciiTheme="minorHAnsi" w:hAnsiTheme="minorHAnsi"/>
            <w:sz w:val="22"/>
          </w:rPr>
          <w:t>.</w:t>
        </w:r>
      </w:ins>
      <w:ins w:id="407" w:author="Karoline Faust" w:date="2023-12-13T10:25:00Z">
        <w:r w:rsidR="00EC1FB2" w:rsidRPr="0043701D">
          <w:rPr>
            <w:rFonts w:asciiTheme="minorHAnsi" w:hAnsiTheme="minorHAnsi"/>
            <w:sz w:val="22"/>
          </w:rPr>
          <w:t xml:space="preserve"> </w:t>
        </w:r>
      </w:ins>
    </w:p>
    <w:p w14:paraId="4831A2A4" w14:textId="3DC09D43" w:rsidR="002A048A" w:rsidRPr="00831752" w:rsidRDefault="00C17356" w:rsidP="002344B6">
      <w:pPr>
        <w:jc w:val="both"/>
        <w:rPr>
          <w:ins w:id="408" w:author="Karoline Faust" w:date="2023-12-13T10:47:00Z"/>
          <w:rFonts w:asciiTheme="minorHAnsi" w:hAnsiTheme="minorHAnsi"/>
          <w:sz w:val="22"/>
        </w:rPr>
      </w:pPr>
      <w:ins w:id="409" w:author="Karoline Faust" w:date="2023-12-13T14:11:00Z">
        <w:r w:rsidRPr="00831752">
          <w:rPr>
            <w:rFonts w:asciiTheme="minorHAnsi" w:hAnsiTheme="minorHAnsi"/>
            <w:sz w:val="22"/>
          </w:rPr>
          <w:t xml:space="preserve">There are different ways to integrate </w:t>
        </w:r>
      </w:ins>
      <w:ins w:id="410" w:author="Karoline Faust" w:date="2023-12-13T14:14:00Z">
        <w:r w:rsidR="00D30AE3" w:rsidRPr="00831752">
          <w:rPr>
            <w:rFonts w:asciiTheme="minorHAnsi" w:hAnsiTheme="minorHAnsi"/>
            <w:sz w:val="22"/>
          </w:rPr>
          <w:t xml:space="preserve">metabolic </w:t>
        </w:r>
      </w:ins>
      <w:ins w:id="411" w:author="Karoline Faust" w:date="2023-12-13T14:11:00Z">
        <w:r w:rsidRPr="00831752">
          <w:rPr>
            <w:rFonts w:asciiTheme="minorHAnsi" w:hAnsiTheme="minorHAnsi"/>
            <w:sz w:val="22"/>
          </w:rPr>
          <w:t>knowledge into community models</w:t>
        </w:r>
      </w:ins>
      <w:r w:rsidR="0043701D" w:rsidRPr="00831752">
        <w:rPr>
          <w:rFonts w:asciiTheme="minorHAnsi" w:hAnsiTheme="minorHAnsi"/>
          <w:sz w:val="22"/>
        </w:rPr>
        <w:t xml:space="preserve"> [36796330]</w:t>
      </w:r>
      <w:ins w:id="412" w:author="Karoline Faust" w:date="2023-12-13T14:09:00Z">
        <w:r w:rsidR="00A37172" w:rsidRPr="00831752">
          <w:rPr>
            <w:rFonts w:asciiTheme="minorHAnsi" w:hAnsiTheme="minorHAnsi"/>
            <w:sz w:val="22"/>
          </w:rPr>
          <w:t xml:space="preserve">. </w:t>
        </w:r>
      </w:ins>
      <w:ins w:id="413" w:author="Karoline Faust" w:date="2023-12-13T10:36:00Z">
        <w:r w:rsidR="002B10DE" w:rsidRPr="00831752">
          <w:rPr>
            <w:rFonts w:asciiTheme="minorHAnsi" w:hAnsiTheme="minorHAnsi"/>
            <w:sz w:val="22"/>
          </w:rPr>
          <w:t xml:space="preserve">Here, </w:t>
        </w:r>
      </w:ins>
      <w:ins w:id="414" w:author="Karoline Faust" w:date="2023-12-13T10:37:00Z">
        <w:r w:rsidR="002B10DE" w:rsidRPr="00831752">
          <w:rPr>
            <w:rFonts w:asciiTheme="minorHAnsi" w:hAnsiTheme="minorHAnsi"/>
            <w:sz w:val="22"/>
          </w:rPr>
          <w:t>we opted for a kinetic model</w:t>
        </w:r>
      </w:ins>
      <w:ins w:id="415" w:author="Karoline Faust" w:date="2023-12-13T10:48:00Z">
        <w:r w:rsidR="00E36D24" w:rsidRPr="00831752">
          <w:rPr>
            <w:rFonts w:asciiTheme="minorHAnsi" w:hAnsiTheme="minorHAnsi"/>
            <w:sz w:val="22"/>
          </w:rPr>
          <w:t xml:space="preserve"> instead of a metabolic model</w:t>
        </w:r>
      </w:ins>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ins w:id="416" w:author="Karoline Faust" w:date="2023-12-13T10:48:00Z">
        <w:r w:rsidR="00E36D24" w:rsidRPr="00831752">
          <w:rPr>
            <w:rFonts w:asciiTheme="minorHAnsi" w:hAnsiTheme="minorHAnsi"/>
            <w:sz w:val="22"/>
          </w:rPr>
          <w:t xml:space="preserve"> However,</w:t>
        </w:r>
      </w:ins>
      <w:ins w:id="417" w:author="Karoline Faust" w:date="2023-12-13T10:37:00Z">
        <w:r w:rsidR="002B10DE" w:rsidRPr="00831752">
          <w:rPr>
            <w:rFonts w:asciiTheme="minorHAnsi" w:hAnsiTheme="minorHAnsi"/>
            <w:sz w:val="22"/>
          </w:rPr>
          <w:t xml:space="preserve"> th</w:t>
        </w:r>
      </w:ins>
      <w:ins w:id="418" w:author="Karoline Faust" w:date="2023-12-13T10:48:00Z">
        <w:r w:rsidR="00E36D24" w:rsidRPr="00831752">
          <w:rPr>
            <w:rFonts w:asciiTheme="minorHAnsi" w:hAnsiTheme="minorHAnsi"/>
            <w:sz w:val="22"/>
          </w:rPr>
          <w:t>e kinetic</w:t>
        </w:r>
      </w:ins>
      <w:ins w:id="419" w:author="Karoline Faust" w:date="2023-12-13T10:51:00Z">
        <w:r w:rsidR="0009729D" w:rsidRPr="00831752">
          <w:rPr>
            <w:rFonts w:asciiTheme="minorHAnsi" w:hAnsiTheme="minorHAnsi"/>
            <w:sz w:val="22"/>
          </w:rPr>
          <w:t xml:space="preserve"> model</w:t>
        </w:r>
      </w:ins>
      <w:ins w:id="420" w:author="Karoline Faust" w:date="2023-12-13T10:37:00Z">
        <w:r w:rsidR="002B10DE" w:rsidRPr="00831752">
          <w:rPr>
            <w:rFonts w:asciiTheme="minorHAnsi" w:hAnsiTheme="minorHAnsi"/>
            <w:sz w:val="22"/>
          </w:rPr>
          <w:t xml:space="preserve"> </w:t>
        </w:r>
      </w:ins>
      <w:ins w:id="421" w:author="Karoline Faust" w:date="2023-12-13T10:44:00Z">
        <w:r w:rsidR="00E36D24" w:rsidRPr="00831752">
          <w:rPr>
            <w:rFonts w:asciiTheme="minorHAnsi" w:hAnsiTheme="minorHAnsi"/>
            <w:sz w:val="22"/>
          </w:rPr>
          <w:t xml:space="preserve">was </w:t>
        </w:r>
      </w:ins>
      <w:ins w:id="422" w:author="Karoline Faust" w:date="2023-12-13T10:51:00Z">
        <w:r w:rsidR="0009729D" w:rsidRPr="00831752">
          <w:rPr>
            <w:rFonts w:asciiTheme="minorHAnsi" w:hAnsiTheme="minorHAnsi"/>
            <w:sz w:val="22"/>
          </w:rPr>
          <w:t>designed based on</w:t>
        </w:r>
      </w:ins>
      <w:ins w:id="423" w:author="Karoline Faust" w:date="2023-12-13T10:44:00Z">
        <w:r w:rsidR="00E36D24" w:rsidRPr="00831752">
          <w:rPr>
            <w:rFonts w:asciiTheme="minorHAnsi" w:hAnsiTheme="minorHAnsi"/>
            <w:sz w:val="22"/>
          </w:rPr>
          <w:t xml:space="preserve"> </w:t>
        </w:r>
      </w:ins>
      <w:ins w:id="424" w:author="Karoline Faust" w:date="2023-12-13T10:51:00Z">
        <w:r w:rsidR="0009729D" w:rsidRPr="00831752">
          <w:rPr>
            <w:rFonts w:asciiTheme="minorHAnsi" w:hAnsiTheme="minorHAnsi"/>
            <w:sz w:val="22"/>
          </w:rPr>
          <w:t xml:space="preserve">insights manually derived from </w:t>
        </w:r>
      </w:ins>
      <w:ins w:id="425" w:author="Karoline Faust" w:date="2023-12-13T10:44:00Z">
        <w:r w:rsidR="00E36D24" w:rsidRPr="00831752">
          <w:rPr>
            <w:rFonts w:asciiTheme="minorHAnsi" w:hAnsiTheme="minorHAnsi"/>
            <w:sz w:val="22"/>
          </w:rPr>
          <w:t>metabolic reconstructions</w:t>
        </w:r>
      </w:ins>
      <w:ins w:id="426" w:author="Karoline Faust" w:date="2023-12-13T10:45:00Z">
        <w:r w:rsidR="00E36D24" w:rsidRPr="00831752">
          <w:rPr>
            <w:rFonts w:asciiTheme="minorHAnsi" w:hAnsiTheme="minorHAnsi"/>
            <w:sz w:val="22"/>
          </w:rPr>
          <w:t>.</w:t>
        </w:r>
      </w:ins>
      <w:ins w:id="427" w:author="Karoline Faust" w:date="2023-12-13T10:48:00Z">
        <w:r w:rsidR="00E36D24" w:rsidRPr="00831752">
          <w:rPr>
            <w:rFonts w:asciiTheme="minorHAnsi" w:hAnsiTheme="minorHAnsi"/>
            <w:sz w:val="22"/>
          </w:rPr>
          <w:t xml:space="preserve"> </w:t>
        </w:r>
      </w:ins>
      <w:ins w:id="428" w:author="Karoline Faust" w:date="2023-12-13T12:40:00Z">
        <w:r w:rsidR="003A0F2E" w:rsidRPr="00831752">
          <w:rPr>
            <w:rFonts w:asciiTheme="minorHAnsi" w:hAnsiTheme="minorHAnsi"/>
            <w:sz w:val="22"/>
          </w:rPr>
          <w:t>It</w:t>
        </w:r>
      </w:ins>
      <w:ins w:id="429" w:author="Karoline Faust" w:date="2023-12-13T10:51:00Z">
        <w:r w:rsidR="0009729D" w:rsidRPr="00831752">
          <w:rPr>
            <w:rFonts w:asciiTheme="minorHAnsi" w:hAnsiTheme="minorHAnsi"/>
            <w:sz w:val="22"/>
          </w:rPr>
          <w:t xml:space="preserve"> may be possible to construct </w:t>
        </w:r>
      </w:ins>
      <w:ins w:id="430" w:author="Karoline Faust" w:date="2023-12-13T10:48:00Z">
        <w:r w:rsidR="00E36D24" w:rsidRPr="00831752">
          <w:rPr>
            <w:rFonts w:asciiTheme="minorHAnsi" w:hAnsiTheme="minorHAnsi"/>
            <w:sz w:val="22"/>
          </w:rPr>
          <w:t>suc</w:t>
        </w:r>
      </w:ins>
      <w:ins w:id="431" w:author="Karoline Faust" w:date="2023-12-13T10:49:00Z">
        <w:r w:rsidR="00E36D24" w:rsidRPr="00831752">
          <w:rPr>
            <w:rFonts w:asciiTheme="minorHAnsi" w:hAnsiTheme="minorHAnsi"/>
            <w:sz w:val="22"/>
          </w:rPr>
          <w:t>h kinetic models</w:t>
        </w:r>
      </w:ins>
      <w:ins w:id="432" w:author="Karoline Faust" w:date="2023-12-13T10:48:00Z">
        <w:r w:rsidR="00E36D24" w:rsidRPr="00831752">
          <w:rPr>
            <w:rFonts w:asciiTheme="minorHAnsi" w:hAnsiTheme="minorHAnsi"/>
            <w:sz w:val="22"/>
          </w:rPr>
          <w:t xml:space="preserve"> </w:t>
        </w:r>
      </w:ins>
      <w:ins w:id="433" w:author="Karoline Faust" w:date="2023-12-13T10:51:00Z">
        <w:r w:rsidR="0009729D" w:rsidRPr="00831752">
          <w:rPr>
            <w:rFonts w:asciiTheme="minorHAnsi" w:hAnsiTheme="minorHAnsi"/>
            <w:sz w:val="22"/>
          </w:rPr>
          <w:t>automatically</w:t>
        </w:r>
      </w:ins>
      <w:ins w:id="434" w:author="Karoline Faust" w:date="2023-12-13T10:49:00Z">
        <w:r w:rsidR="00E36D24" w:rsidRPr="00831752">
          <w:rPr>
            <w:rFonts w:asciiTheme="minorHAnsi" w:hAnsiTheme="minorHAnsi"/>
            <w:sz w:val="22"/>
          </w:rPr>
          <w:t xml:space="preserve"> from metabolic models</w:t>
        </w:r>
      </w:ins>
      <w:ins w:id="435" w:author="Karoline Faust" w:date="2023-12-13T12:40:00Z">
        <w:r w:rsidR="003A0F2E" w:rsidRPr="00831752">
          <w:rPr>
            <w:rFonts w:asciiTheme="minorHAnsi" w:hAnsiTheme="minorHAnsi"/>
            <w:sz w:val="22"/>
          </w:rPr>
          <w:t xml:space="preserve"> in the future</w:t>
        </w:r>
      </w:ins>
      <w:ins w:id="436" w:author="Karoline Faust" w:date="2023-12-13T10:49:00Z">
        <w:r w:rsidR="00E36D24" w:rsidRPr="00831752">
          <w:rPr>
            <w:rFonts w:asciiTheme="minorHAnsi" w:hAnsiTheme="minorHAnsi"/>
            <w:sz w:val="22"/>
          </w:rPr>
          <w:t>.</w:t>
        </w:r>
      </w:ins>
    </w:p>
    <w:p w14:paraId="56E3E4C9" w14:textId="215DDD99" w:rsidR="00067BC1" w:rsidRPr="00831752" w:rsidRDefault="00A622D6" w:rsidP="002344B6">
      <w:pPr>
        <w:jc w:val="both"/>
        <w:rPr>
          <w:rFonts w:asciiTheme="minorHAnsi" w:hAnsiTheme="minorHAnsi"/>
          <w:sz w:val="22"/>
        </w:rPr>
      </w:pPr>
      <w:ins w:id="437" w:author="Karoline Faust" w:date="2023-12-13T10:54:00Z">
        <w:r w:rsidRPr="00831752">
          <w:rPr>
            <w:rFonts w:asciiTheme="minorHAnsi" w:hAnsiTheme="minorHAnsi"/>
            <w:sz w:val="22"/>
          </w:rPr>
          <w:t>In summary, we have shown that flexible</w:t>
        </w:r>
      </w:ins>
      <w:ins w:id="438" w:author="Karoline Faust" w:date="2023-12-13T10:56:00Z">
        <w:r w:rsidRPr="00831752">
          <w:rPr>
            <w:rFonts w:asciiTheme="minorHAnsi" w:hAnsiTheme="minorHAnsi"/>
            <w:sz w:val="22"/>
          </w:rPr>
          <w:t xml:space="preserve"> microbial</w:t>
        </w:r>
      </w:ins>
      <w:ins w:id="439" w:author="Karoline Faust" w:date="2023-12-13T10:54:00Z">
        <w:r w:rsidRPr="00831752">
          <w:rPr>
            <w:rFonts w:asciiTheme="minorHAnsi" w:hAnsiTheme="minorHAnsi"/>
            <w:sz w:val="22"/>
          </w:rPr>
          <w:t xml:space="preserve"> strategies </w:t>
        </w:r>
      </w:ins>
      <w:ins w:id="440" w:author="Karoline Faust" w:date="2023-12-13T10:56:00Z">
        <w:r w:rsidRPr="00831752">
          <w:rPr>
            <w:rFonts w:asciiTheme="minorHAnsi" w:hAnsiTheme="minorHAnsi"/>
            <w:sz w:val="22"/>
          </w:rPr>
          <w:t>impact</w:t>
        </w:r>
      </w:ins>
      <w:ins w:id="441" w:author="Karoline Faust" w:date="2023-12-13T10:54:00Z">
        <w:r w:rsidRPr="00831752">
          <w:rPr>
            <w:rFonts w:asciiTheme="minorHAnsi" w:hAnsiTheme="minorHAnsi"/>
            <w:sz w:val="22"/>
          </w:rPr>
          <w:t xml:space="preserve"> the composition of gut microbial communities. In </w:t>
        </w:r>
      </w:ins>
      <w:r w:rsidR="0043701D" w:rsidRPr="00831752">
        <w:rPr>
          <w:rFonts w:asciiTheme="minorHAnsi" w:hAnsiTheme="minorHAnsi"/>
          <w:sz w:val="22"/>
        </w:rPr>
        <w:t xml:space="preserve">the </w:t>
      </w:r>
      <w:ins w:id="442" w:author="Karoline Faust" w:date="2023-12-13T10:54:00Z">
        <w:r w:rsidRPr="00831752">
          <w:rPr>
            <w:rFonts w:asciiTheme="minorHAnsi" w:hAnsiTheme="minorHAnsi"/>
            <w:sz w:val="22"/>
          </w:rPr>
          <w:t xml:space="preserve">future, we </w:t>
        </w:r>
      </w:ins>
      <w:ins w:id="443" w:author="Karoline Faust" w:date="2023-12-13T10:55:00Z">
        <w:r w:rsidRPr="00831752">
          <w:rPr>
            <w:rFonts w:asciiTheme="minorHAnsi" w:hAnsiTheme="minorHAnsi"/>
            <w:sz w:val="22"/>
          </w:rPr>
          <w:t xml:space="preserve">need to systematically elucidate </w:t>
        </w:r>
      </w:ins>
      <w:ins w:id="444" w:author="Karoline Faust" w:date="2023-12-13T10:56:00Z">
        <w:r w:rsidRPr="00831752">
          <w:rPr>
            <w:rFonts w:asciiTheme="minorHAnsi" w:hAnsiTheme="minorHAnsi"/>
            <w:sz w:val="22"/>
          </w:rPr>
          <w:t>these</w:t>
        </w:r>
      </w:ins>
      <w:ins w:id="445" w:author="Karoline Faust" w:date="2023-12-13T10:55:00Z">
        <w:r w:rsidRPr="00831752">
          <w:rPr>
            <w:rFonts w:asciiTheme="minorHAnsi" w:hAnsiTheme="minorHAnsi"/>
            <w:sz w:val="22"/>
          </w:rPr>
          <w:t xml:space="preserve"> strategies </w:t>
        </w:r>
      </w:ins>
      <w:ins w:id="446" w:author="Karoline Faust" w:date="2023-12-13T10:56:00Z">
        <w:r w:rsidRPr="00831752">
          <w:rPr>
            <w:rFonts w:asciiTheme="minorHAnsi" w:hAnsiTheme="minorHAnsi"/>
            <w:sz w:val="22"/>
          </w:rPr>
          <w:t xml:space="preserve">in other gut microorganisms </w:t>
        </w:r>
      </w:ins>
      <w:ins w:id="447" w:author="Karoline Faust" w:date="2023-12-13T10:55:00Z">
        <w:r w:rsidRPr="00831752">
          <w:rPr>
            <w:rFonts w:asciiTheme="minorHAnsi" w:hAnsiTheme="minorHAnsi"/>
            <w:sz w:val="22"/>
          </w:rPr>
          <w:t>to better understand and efficiently modulate gut microbial communities.</w:t>
        </w:r>
      </w:ins>
    </w:p>
    <w:p w14:paraId="290AEA49" w14:textId="77777777" w:rsidR="00831752" w:rsidDel="000E204B" w:rsidRDefault="00831752" w:rsidP="002344B6">
      <w:pPr>
        <w:jc w:val="both"/>
        <w:rPr>
          <w:del w:id="448" w:author="Karoline Faust" w:date="2023-12-13T10:24:00Z"/>
        </w:rPr>
      </w:pP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Default="000203BF" w:rsidP="000203BF">
      <w:pPr>
        <w:spacing w:after="0" w:line="480" w:lineRule="auto"/>
      </w:pPr>
      <w:r>
        <w:t xml:space="preserve">Human gut bacterial strains of </w:t>
      </w:r>
      <w:r>
        <w:rPr>
          <w:i/>
          <w:iCs/>
        </w:rPr>
        <w:t>Blautia hydrogenotrophica</w:t>
      </w:r>
      <w:r>
        <w:t xml:space="preserve"> S5a33 (DSM 10507</w:t>
      </w:r>
      <w:r>
        <w:rPr>
          <w:vertAlign w:val="superscript"/>
        </w:rPr>
        <w:t>T</w:t>
      </w:r>
      <w:r>
        <w:t xml:space="preserve">), </w:t>
      </w:r>
      <w:r>
        <w:rPr>
          <w:i/>
          <w:iCs/>
        </w:rPr>
        <w:t>Bacteroides thetaiotaomicron</w:t>
      </w:r>
      <w:r>
        <w:t xml:space="preserve"> VPI-5482 (DSM 2079</w:t>
      </w:r>
      <w:r>
        <w:rPr>
          <w:vertAlign w:val="superscript"/>
        </w:rPr>
        <w:t>T</w:t>
      </w:r>
      <w:r>
        <w:t xml:space="preserve">) and </w:t>
      </w:r>
      <w:r>
        <w:rPr>
          <w:i/>
          <w:iCs/>
        </w:rPr>
        <w:t xml:space="preserve">Roseburia intestinalis </w:t>
      </w:r>
      <w:r>
        <w:t>L1-82 (DSM 14610</w:t>
      </w:r>
      <w:r>
        <w:rPr>
          <w:vertAlign w:val="superscript"/>
        </w:rPr>
        <w:t>T</w:t>
      </w:r>
      <w:r>
        <w:t xml:space="preserve">) were obtained from the Deutsche </w:t>
      </w:r>
      <w:proofErr w:type="spellStart"/>
      <w:r>
        <w:t>Sammlung</w:t>
      </w:r>
      <w:proofErr w:type="spellEnd"/>
      <w:r>
        <w:t xml:space="preserve"> von </w:t>
      </w:r>
      <w:proofErr w:type="spellStart"/>
      <w:r>
        <w:t>Mikroorganismen</w:t>
      </w:r>
      <w:proofErr w:type="spellEnd"/>
      <w:r>
        <w:t xml:space="preserve"> und </w:t>
      </w:r>
      <w:proofErr w:type="spellStart"/>
      <w:r>
        <w:t>Zellkulturen</w:t>
      </w:r>
      <w:proofErr w:type="spellEnd"/>
      <w:r>
        <w:t xml:space="preserve"> (DSMZ, Germany). The strains were frozen in Wilkins-Chalgren Anaerobe Broth (WC; Oxoid Ltd., Basingstoke, United Kingdom) plus 20% glycerol and maintained at </w:t>
      </w:r>
      <w:r>
        <w:softHyphen/>
        <w:t>-80°C until use.</w:t>
      </w:r>
    </w:p>
    <w:p w14:paraId="4BA81284" w14:textId="77777777" w:rsidR="000203BF" w:rsidRDefault="000203BF" w:rsidP="000203BF">
      <w:pPr>
        <w:pStyle w:val="NoSpacing"/>
        <w:spacing w:line="480" w:lineRule="auto"/>
      </w:pPr>
    </w:p>
    <w:p w14:paraId="09DB3131" w14:textId="77777777" w:rsidR="000203BF" w:rsidRDefault="000203BF" w:rsidP="000203BF">
      <w:pPr>
        <w:pStyle w:val="NoSpacing"/>
        <w:spacing w:line="480" w:lineRule="auto"/>
      </w:pPr>
      <w:r>
        <w:lastRenderedPageBreak/>
        <w:t>Batch cultivation and sample collection</w:t>
      </w:r>
    </w:p>
    <w:p w14:paraId="38FAD31B" w14:textId="77777777" w:rsidR="000203BF" w:rsidRDefault="000203BF" w:rsidP="000203BF">
      <w:pPr>
        <w:spacing w:after="0" w:line="480" w:lineRule="auto"/>
      </w:pPr>
      <w:r>
        <w:t xml:space="preserve">Batch cultivations of monoculture, bi-culture and tri-culture were followed for 120 h in 120-ml serum bottles containing 60 ml WC medium. The serum bottles were prepared in a same way as described by Liu et al. ISME 2023, and were inoculated with 1 ml of the diluted preculture to an OD600 of 0.1 (either a single species or the mixture of them). The bottles were incubated at 37 °C and at a constant stirring rate of 170 rpm (shaker KS 4000 </w:t>
      </w:r>
      <w:proofErr w:type="spellStart"/>
      <w:r>
        <w:t>i</w:t>
      </w:r>
      <w:proofErr w:type="spellEnd"/>
      <w:r>
        <w:t xml:space="preserve">; IKA, </w:t>
      </w:r>
      <w:proofErr w:type="spellStart"/>
      <w:r>
        <w:t>Staufen</w:t>
      </w:r>
      <w:proofErr w:type="spellEnd"/>
      <w: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77777777" w:rsidR="000203BF" w:rsidRDefault="000203BF" w:rsidP="000203BF">
      <w:pPr>
        <w:spacing w:after="0" w:line="480" w:lineRule="auto"/>
      </w:pPr>
      <w: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 as previously described (Liu et al, ISME 2023).</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r>
        <w:t xml:space="preserve">Chemostat experiment with </w:t>
      </w:r>
      <w:proofErr w:type="spellStart"/>
      <w:r>
        <w:t>ambr</w:t>
      </w:r>
      <w:proofErr w:type="spellEnd"/>
      <w:r>
        <w:t xml:space="preserve"> 15</w:t>
      </w:r>
    </w:p>
    <w:p w14:paraId="1D296534" w14:textId="77777777" w:rsidR="000203BF" w:rsidRDefault="000203BF" w:rsidP="000203BF">
      <w:pPr>
        <w:pStyle w:val="NoSpacing"/>
        <w:spacing w:line="480" w:lineRule="auto"/>
      </w:pPr>
    </w:p>
    <w:p w14:paraId="581C4A31" w14:textId="77777777" w:rsidR="000203BF" w:rsidRDefault="000203BF" w:rsidP="000203BF">
      <w:pPr>
        <w:pStyle w:val="NoSpacing"/>
        <w:spacing w:line="480" w:lineRule="auto"/>
      </w:pPr>
      <w:r>
        <w:t>Quantification of bacterial cell counts using flow cytometry</w:t>
      </w:r>
    </w:p>
    <w:p w14:paraId="50570C85" w14:textId="77777777" w:rsidR="000203BF" w:rsidRDefault="000203BF" w:rsidP="000203BF">
      <w:pPr>
        <w:spacing w:after="0" w:line="480" w:lineRule="auto"/>
        <w:rPr>
          <w:b/>
          <w:bCs/>
          <w:sz w:val="28"/>
          <w:szCs w:val="24"/>
        </w:rPr>
      </w:pPr>
      <w:r>
        <w:rPr>
          <w:b/>
          <w:bCs/>
          <w:sz w:val="28"/>
          <w:szCs w:val="24"/>
        </w:rPr>
        <w:t>Flow cytometry data processing</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r>
        <w:t>Contamination check and confirmation of abundance profiles with 16S rRNA genes</w:t>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77777777" w:rsidR="000203BF" w:rsidRDefault="000203BF" w:rsidP="000203BF">
      <w:pPr>
        <w:pStyle w:val="NoSpacing"/>
        <w:spacing w:line="480" w:lineRule="auto"/>
        <w:rPr>
          <w:b w:val="0"/>
          <w:bCs/>
          <w:sz w:val="24"/>
          <w:szCs w:val="20"/>
        </w:rPr>
      </w:pPr>
      <w:r>
        <w:rPr>
          <w:b w:val="0"/>
          <w:bCs/>
          <w:sz w:val="24"/>
          <w:szCs w:val="20"/>
        </w:rPr>
        <w:t xml:space="preserve">After centrifuging the liquid broth for 20 min at 21,130 × </w:t>
      </w:r>
      <w:r>
        <w:rPr>
          <w:b w:val="0"/>
          <w:bCs/>
          <w:i/>
          <w:iCs/>
          <w:sz w:val="24"/>
          <w:szCs w:val="20"/>
        </w:rPr>
        <w:t>g</w:t>
      </w:r>
      <w:r>
        <w:rPr>
          <w:b w:val="0"/>
          <w:bCs/>
          <w:sz w:val="24"/>
          <w:szCs w:val="20"/>
        </w:rPr>
        <w:t xml:space="preserve"> at 4 °C (Centrifuge 5424R; Eppendorf, Hamburg, Germany), the supernatants were used for measuring the concentrations of trehalose, glucose, pyruvate, succinate, formate, acetate, lactate and </w:t>
      </w:r>
      <w:r>
        <w:rPr>
          <w:b w:val="0"/>
          <w:bCs/>
          <w:i/>
          <w:iCs/>
          <w:sz w:val="24"/>
          <w:szCs w:val="20"/>
        </w:rPr>
        <w:t>n</w:t>
      </w:r>
      <w:r>
        <w:rPr>
          <w:b w:val="0"/>
          <w:bCs/>
          <w:sz w:val="24"/>
          <w:szCs w:val="20"/>
        </w:rPr>
        <w:t xml:space="preserve">-butyrate, which were determined in triplicate by high-performance liquid chromatography (HPLC) as previously reported (Liu et al., ISME 2023). </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t>RNA extraction and sequencing</w:t>
      </w:r>
    </w:p>
    <w:p w14:paraId="0131A1D1" w14:textId="77777777" w:rsidR="000203BF" w:rsidRDefault="000203BF" w:rsidP="000203BF">
      <w:pPr>
        <w:spacing w:after="0" w:line="480" w:lineRule="auto"/>
      </w:pPr>
      <w:r>
        <w:t xml:space="preserve">A total of 27 samples representing the different growth phases of monocultures </w:t>
      </w:r>
      <w:proofErr w:type="spellStart"/>
      <w:r>
        <w:t>Bh</w:t>
      </w:r>
      <w:proofErr w:type="spellEnd"/>
      <w:r>
        <w:t xml:space="preserve">, </w:t>
      </w:r>
      <w:proofErr w:type="spellStart"/>
      <w:r>
        <w:t>Bt</w:t>
      </w:r>
      <w:proofErr w:type="spellEnd"/>
      <w:r>
        <w:t xml:space="preserve"> and Ri in three biological replicates were selected for RNA sequencing, including these timepoints of three independent experiments: monoculture </w:t>
      </w:r>
      <w:proofErr w:type="spellStart"/>
      <w:r>
        <w:t>Bh</w:t>
      </w:r>
      <w:proofErr w:type="spellEnd"/>
      <w:r>
        <w:t xml:space="preserve"> in WC (14h, 32h and 72h), monoculture Bt in WC (4 h, 12 h and 36 h) and monoculture Ri in WC (4 h, 12 h and 48 h). </w:t>
      </w:r>
      <w:commentRangeStart w:id="449"/>
      <w:commentRangeStart w:id="450"/>
      <w:r>
        <w:t>Details of the extraction and purification of total RNA, evaluation of RNA integrity and yield, as well as library preparation and sequencing can be found in our recent paper (</w:t>
      </w:r>
      <w:r>
        <w:rPr>
          <w:szCs w:val="20"/>
        </w:rPr>
        <w:t>Liu et al., ISME 2023</w:t>
      </w:r>
      <w:r>
        <w:t>).</w:t>
      </w:r>
      <w:commentRangeEnd w:id="449"/>
      <w:r w:rsidR="00EF73A5">
        <w:rPr>
          <w:rStyle w:val="CommentReference"/>
        </w:rPr>
        <w:commentReference w:id="449"/>
      </w:r>
      <w:commentRangeEnd w:id="450"/>
      <w:r w:rsidR="00386637">
        <w:rPr>
          <w:rStyle w:val="CommentReference"/>
        </w:rPr>
        <w:commentReference w:id="450"/>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7A1997B0" w14:textId="77777777" w:rsidR="000203BF" w:rsidRDefault="000203BF" w:rsidP="000203BF">
      <w:pPr>
        <w:pStyle w:val="NoSpacing"/>
        <w:spacing w:line="480" w:lineRule="auto"/>
      </w:pPr>
    </w:p>
    <w:p w14:paraId="42DD2689" w14:textId="77777777" w:rsidR="000203BF" w:rsidRDefault="000203BF" w:rsidP="000203BF">
      <w:pPr>
        <w:pStyle w:val="NoSpacing"/>
        <w:spacing w:line="480" w:lineRule="auto"/>
      </w:pPr>
      <w:r>
        <w:t>Statistics</w:t>
      </w:r>
    </w:p>
    <w:p w14:paraId="391C2951" w14:textId="77777777" w:rsidR="000203BF" w:rsidRDefault="000203BF" w:rsidP="000203BF">
      <w:pPr>
        <w:pStyle w:val="NoSpacing"/>
        <w:spacing w:line="480" w:lineRule="auto"/>
      </w:pPr>
    </w:p>
    <w:p w14:paraId="0869D036" w14:textId="77777777" w:rsidR="000203BF" w:rsidRDefault="000203BF" w:rsidP="000203BF">
      <w:pPr>
        <w:pStyle w:val="NoSpacing"/>
        <w:spacing w:line="480" w:lineRule="auto"/>
      </w:pPr>
      <w:r>
        <w:t>Modeling</w:t>
      </w:r>
    </w:p>
    <w:p w14:paraId="5E655B8A" w14:textId="77777777" w:rsidR="000203BF" w:rsidRDefault="000203BF" w:rsidP="000203BF">
      <w:pPr>
        <w:spacing w:line="480" w:lineRule="auto"/>
      </w:pPr>
    </w:p>
    <w:p w14:paraId="7175B89D" w14:textId="77777777" w:rsidR="001B6C10" w:rsidRDefault="001B6C10"/>
    <w:sectPr w:rsidR="001B6C1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8" w:author="Daniel-Rios Garza" w:date="2023-12-12T07:25:00Z" w:initials="DG">
    <w:p w14:paraId="45D95C83" w14:textId="5BA43C63" w:rsidR="0011076A" w:rsidRDefault="0011076A">
      <w:pPr>
        <w:pStyle w:val="CommentText"/>
      </w:pPr>
      <w:r>
        <w:rPr>
          <w:rStyle w:val="CommentReference"/>
        </w:rPr>
        <w:annotationRef/>
      </w:r>
      <w:r>
        <w:t>Add the averages</w:t>
      </w:r>
    </w:p>
  </w:comment>
  <w:comment w:id="215" w:author="Karoline Faust" w:date="2023-12-13T15:04:00Z" w:initials="KF">
    <w:p w14:paraId="59E8AA1D" w14:textId="77777777" w:rsidR="00581B8A" w:rsidRDefault="008D23A3" w:rsidP="00581B8A">
      <w:r>
        <w:rPr>
          <w:rStyle w:val="CommentReference"/>
        </w:rPr>
        <w:annotationRef/>
      </w:r>
      <w:r w:rsidR="00581B8A">
        <w:rPr>
          <w:sz w:val="20"/>
          <w:szCs w:val="20"/>
        </w:rPr>
        <w:t>Very nice summary. Suggestion for simplification: "maximum in time point X" instead of the formulas (Z &gt; (X or Y))? What does hyp. mean? Caption can list names of most strongly differentially expressed genes, or is there a way to link them to the metabolic maps somehow, so we know which reactions they affect? Growth data: brief explanation is needed in the caption on how confidence interval is derived from measurements (for details, point to supp). In general: replace average by mean (so we know it's not the median). In the text, we'll need to justify why the 3 experimental data sets were not merged (different initial carbon source concentrations)</w:t>
      </w:r>
    </w:p>
  </w:comment>
  <w:comment w:id="216" w:author="Bin Liu" w:date="2023-12-14T15:00:00Z" w:initials="BL">
    <w:p w14:paraId="58B40062" w14:textId="77777777" w:rsidR="00683426" w:rsidRDefault="00683426" w:rsidP="00412814">
      <w:pPr>
        <w:pStyle w:val="CommentText"/>
      </w:pPr>
      <w:r>
        <w:rPr>
          <w:rStyle w:val="CommentReference"/>
        </w:rPr>
        <w:annotationRef/>
      </w:r>
      <w:r>
        <w:t>I thought that I already kept all names on the maps.</w:t>
      </w:r>
    </w:p>
  </w:comment>
  <w:comment w:id="270" w:author="Karoline Faust" w:date="2023-12-13T09:01:00Z" w:initials="KF">
    <w:p w14:paraId="5887522D" w14:textId="77777777" w:rsidR="00F424C7" w:rsidRDefault="00CF24C5" w:rsidP="00F424C7">
      <w:r>
        <w:rPr>
          <w:rStyle w:val="CommentReference"/>
        </w:rPr>
        <w:annotationRef/>
      </w:r>
      <w:r w:rsidR="00F424C7">
        <w:rPr>
          <w:sz w:val="20"/>
          <w:szCs w:val="20"/>
        </w:rPr>
        <w:t>plate reader pH data Charlotte useful here? since bottle data on BH do not cover pH response curve (or do they?)</w:t>
      </w:r>
    </w:p>
  </w:comment>
  <w:comment w:id="271" w:author="Bin Liu" w:date="2023-12-14T15:08:00Z" w:initials="BL">
    <w:p w14:paraId="459663BB" w14:textId="77777777" w:rsidR="00683426" w:rsidRDefault="00683426">
      <w:pPr>
        <w:pStyle w:val="CommentText"/>
      </w:pPr>
      <w:r>
        <w:rPr>
          <w:rStyle w:val="CommentReference"/>
        </w:rPr>
        <w:annotationRef/>
      </w:r>
      <w:r>
        <w:t>I would not use the plate reader data if possible. When you look into details of BH_Graphs, their variations are too high to be accepted and the three plates are not consistent regarding diff pHs.</w:t>
      </w:r>
    </w:p>
    <w:p w14:paraId="357CE802" w14:textId="77777777" w:rsidR="00683426" w:rsidRDefault="00683426">
      <w:pPr>
        <w:pStyle w:val="CommentText"/>
      </w:pPr>
    </w:p>
    <w:p w14:paraId="2BF29730" w14:textId="77777777" w:rsidR="00683426" w:rsidRDefault="00683426" w:rsidP="006A6ACC">
      <w:pPr>
        <w:pStyle w:val="CommentText"/>
      </w:pPr>
      <w:r>
        <w:t>If our current data cannot cover this description here, I can do some new pH tests for BH</w:t>
      </w:r>
    </w:p>
  </w:comment>
  <w:comment w:id="272" w:author="Karoline Faust" w:date="2023-12-13T16:06:00Z" w:initials="KF">
    <w:p w14:paraId="020DE830" w14:textId="77777777"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276" w:author="Karoline Faust" w:date="2023-12-13T16:28:00Z" w:initials="KF">
    <w:p w14:paraId="3C068581" w14:textId="5A7D28A0" w:rsidR="00F91E84" w:rsidRDefault="001B7026" w:rsidP="00F91E84">
      <w:r>
        <w:rPr>
          <w:rStyle w:val="CommentReference"/>
        </w:rPr>
        <w:annotationRef/>
      </w:r>
      <w:r w:rsidR="00F91E84">
        <w:rPr>
          <w:sz w:val="20"/>
          <w:szCs w:val="20"/>
        </w:rPr>
        <w:t>any idea why?</w:t>
      </w:r>
    </w:p>
  </w:comment>
  <w:comment w:id="277" w:author="Karoline Faust" w:date="2023-12-13T15:19:00Z" w:initials="KF">
    <w:p w14:paraId="4B6C3732" w14:textId="1F021F89" w:rsidR="000A4108" w:rsidRDefault="00556668" w:rsidP="000A4108">
      <w:r>
        <w:rPr>
          <w:rStyle w:val="CommentReference"/>
        </w:rPr>
        <w:annotationRef/>
      </w:r>
      <w:r w:rsidR="000A4108">
        <w:rPr>
          <w:sz w:val="20"/>
          <w:szCs w:val="20"/>
        </w:rPr>
        <w:t xml:space="preserve">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w:t>
      </w:r>
      <w:proofErr w:type="gramStart"/>
      <w:r w:rsidR="000A4108">
        <w:rPr>
          <w:sz w:val="20"/>
          <w:szCs w:val="20"/>
        </w:rPr>
        <w:t>an</w:t>
      </w:r>
      <w:proofErr w:type="gramEnd"/>
      <w:r w:rsidR="000A4108">
        <w:rPr>
          <w:sz w:val="20"/>
          <w:szCs w:val="20"/>
        </w:rPr>
        <w:t xml:space="preserve">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w:t>
      </w:r>
      <w:proofErr w:type="gramStart"/>
      <w:r w:rsidR="000A4108">
        <w:rPr>
          <w:sz w:val="20"/>
          <w:szCs w:val="20"/>
        </w:rPr>
        <w:t>it</w:t>
      </w:r>
      <w:proofErr w:type="gramEnd"/>
      <w:r w:rsidR="000A4108">
        <w:rPr>
          <w:sz w:val="20"/>
          <w:szCs w:val="20"/>
        </w:rPr>
        <w:t xml:space="preserve"> true hysteresis)?</w:t>
      </w:r>
    </w:p>
  </w:comment>
  <w:comment w:id="278"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281" w:author="Karoline Faust" w:date="2023-12-13T09:40:00Z" w:initials="KF">
    <w:p w14:paraId="47C83C59" w14:textId="77777777"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282"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286" w:author="Karoline Faust" w:date="2023-12-13T17:31:00Z" w:initials="KF">
    <w:p w14:paraId="4BB2A89E" w14:textId="77777777"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287"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289"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290"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291" w:author="Daniel-Rios Garza" w:date="2024-01-03T18:17:00Z" w:initials="DG">
    <w:p w14:paraId="363FE0F7" w14:textId="4BA646DC" w:rsidR="006B3F74" w:rsidRDefault="006B3F74">
      <w:pPr>
        <w:pStyle w:val="CommentText"/>
      </w:pPr>
      <w:r>
        <w:rPr>
          <w:rStyle w:val="CommentReference"/>
        </w:rPr>
        <w:annotationRef/>
      </w:r>
    </w:p>
  </w:comment>
  <w:comment w:id="306"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449" w:author="Karoline Faust" w:date="2023-12-13T09:52:00Z" w:initials="KF">
    <w:p w14:paraId="1C2D6725" w14:textId="01D9C1AA" w:rsidR="009227E2" w:rsidRDefault="00EF73A5" w:rsidP="009227E2">
      <w:r>
        <w:rPr>
          <w:rStyle w:val="CommentReference"/>
        </w:rPr>
        <w:annotationRef/>
      </w:r>
      <w:r w:rsidR="009227E2">
        <w:rPr>
          <w:sz w:val="20"/>
          <w:szCs w:val="20"/>
        </w:rPr>
        <w:t>we need to clarify that BH data (growth curves and RNA-seq) are unpublished</w:t>
      </w:r>
    </w:p>
  </w:comment>
  <w:comment w:id="450"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D95C83" w15:done="0"/>
  <w15:commentEx w15:paraId="59E8AA1D" w15:done="0"/>
  <w15:commentEx w15:paraId="58B40062" w15:paraIdParent="59E8AA1D" w15:done="0"/>
  <w15:commentEx w15:paraId="5887522D" w15:done="0"/>
  <w15:commentEx w15:paraId="2BF29730" w15:paraIdParent="5887522D" w15:done="0"/>
  <w15:commentEx w15:paraId="020DE830" w15:done="0"/>
  <w15:commentEx w15:paraId="3C068581" w15:done="0"/>
  <w15:commentEx w15:paraId="4B6C3732" w15:done="0"/>
  <w15:commentEx w15:paraId="2E6122C2" w15:paraIdParent="4B6C3732" w15:done="0"/>
  <w15:commentEx w15:paraId="47C83C59" w15:done="0"/>
  <w15:commentEx w15:paraId="26BBFFF3" w15:paraIdParent="47C83C59" w15:done="0"/>
  <w15:commentEx w15:paraId="4BB2A89E" w15:done="0"/>
  <w15:commentEx w15:paraId="6BB34EC6" w15:paraIdParent="4BB2A89E" w15:done="0"/>
  <w15:commentEx w15:paraId="6F8AC111" w15:done="0"/>
  <w15:commentEx w15:paraId="2D0B9AE4" w15:paraIdParent="6F8AC111" w15:done="0"/>
  <w15:commentEx w15:paraId="363FE0F7" w15:paraIdParent="6F8AC111" w15:done="0"/>
  <w15:commentEx w15:paraId="0A541FB3"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31D6682" w16cex:dateUtc="2023-12-13T14:04:00Z"/>
  <w16cex:commentExtensible w16cex:durableId="29259701" w16cex:dateUtc="2023-12-14T14:00:00Z"/>
  <w16cex:commentExtensible w16cex:durableId="2EBC5BCD" w16cex:dateUtc="2023-12-13T08:01:00Z"/>
  <w16cex:commentExtensible w16cex:durableId="292598F4" w16cex:dateUtc="2023-12-14T14:08:00Z"/>
  <w16cex:commentExtensible w16cex:durableId="5A3A063D" w16cex:dateUtc="2023-12-13T14:09:00Z"/>
  <w16cex:commentExtensible w16cex:durableId="532D9956" w16cex:dateUtc="2023-12-13T15:06:00Z"/>
  <w16cex:commentExtensible w16cex:durableId="71DA2B66" w16cex:dateUtc="2023-12-13T15:28:00Z"/>
  <w16cex:commentExtensible w16cex:durableId="7A8196EF" w16cex:dateUtc="2023-12-13T14:19:00Z"/>
  <w16cex:commentExtensible w16cex:durableId="2498CB56" w16cex:dateUtc="2023-12-13T07:47:00Z"/>
  <w16cex:commentExtensible w16cex:durableId="26B516D8" w16cex:dateUtc="2023-12-13T08:40:00Z"/>
  <w16cex:commentExtensible w16cex:durableId="3FAC4CC1" w16cex:dateUtc="2023-12-13T16:31:00Z"/>
  <w16cex:commentExtensible w16cex:durableId="486F1A09" w16cex:dateUtc="2023-12-13T15:20:00Z"/>
  <w16cex:commentExtensible w16cex:durableId="29259AB7" w16cex:dateUtc="2023-12-14T14:16:00Z"/>
  <w16cex:commentExtensible w16cex:durableId="0DB3BA54" w16cex:dateUtc="2023-12-13T09:30:00Z"/>
  <w16cex:commentExtensible w16cex:durableId="408B9F99" w16cex:dateUtc="2023-12-13T11:45:00Z"/>
  <w16cex:commentExtensible w16cex:durableId="3283335A" w16cex:dateUtc="2023-12-13T11:49: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D95C83" w16cid:durableId="29228977"/>
  <w16cid:commentId w16cid:paraId="59E8AA1D" w16cid:durableId="431D6682"/>
  <w16cid:commentId w16cid:paraId="58B40062" w16cid:durableId="29259701"/>
  <w16cid:commentId w16cid:paraId="5887522D" w16cid:durableId="2EBC5BCD"/>
  <w16cid:commentId w16cid:paraId="2BF29730" w16cid:durableId="292598F4"/>
  <w16cid:commentId w16cid:paraId="020DE830" w16cid:durableId="532D9956"/>
  <w16cid:commentId w16cid:paraId="3C068581" w16cid:durableId="71DA2B66"/>
  <w16cid:commentId w16cid:paraId="4B6C3732" w16cid:durableId="7A8196EF"/>
  <w16cid:commentId w16cid:paraId="2E6122C2" w16cid:durableId="293D762D"/>
  <w16cid:commentId w16cid:paraId="47C83C59" w16cid:durableId="26B516D8"/>
  <w16cid:commentId w16cid:paraId="26BBFFF3" w16cid:durableId="293E27E1"/>
  <w16cid:commentId w16cid:paraId="6F8AC111" w16cid:durableId="486F1A09"/>
  <w16cid:commentId w16cid:paraId="2D0B9AE4" w16cid:durableId="29402310"/>
  <w16cid:commentId w16cid:paraId="363FE0F7" w16cid:durableId="29402330"/>
  <w16cid:commentId w16cid:paraId="0A541FB3" w16cid:durableId="29259AB7"/>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203BF"/>
    <w:rsid w:val="00032BC5"/>
    <w:rsid w:val="00042690"/>
    <w:rsid w:val="000676B8"/>
    <w:rsid w:val="00067BC1"/>
    <w:rsid w:val="0007265C"/>
    <w:rsid w:val="000864AC"/>
    <w:rsid w:val="0009729D"/>
    <w:rsid w:val="000A4108"/>
    <w:rsid w:val="000B1CB6"/>
    <w:rsid w:val="000E204B"/>
    <w:rsid w:val="000F4485"/>
    <w:rsid w:val="000F64E7"/>
    <w:rsid w:val="0011076A"/>
    <w:rsid w:val="00121E41"/>
    <w:rsid w:val="00137320"/>
    <w:rsid w:val="00140F2D"/>
    <w:rsid w:val="00165B94"/>
    <w:rsid w:val="00167230"/>
    <w:rsid w:val="0019177C"/>
    <w:rsid w:val="001A41E6"/>
    <w:rsid w:val="001B6C10"/>
    <w:rsid w:val="001B7026"/>
    <w:rsid w:val="001D0FE9"/>
    <w:rsid w:val="001D1C04"/>
    <w:rsid w:val="001E095A"/>
    <w:rsid w:val="001F7B85"/>
    <w:rsid w:val="00200C6C"/>
    <w:rsid w:val="002344B6"/>
    <w:rsid w:val="0025749E"/>
    <w:rsid w:val="00293402"/>
    <w:rsid w:val="002A048A"/>
    <w:rsid w:val="002A239B"/>
    <w:rsid w:val="002B10DE"/>
    <w:rsid w:val="002B2EA9"/>
    <w:rsid w:val="002D0D87"/>
    <w:rsid w:val="00310328"/>
    <w:rsid w:val="00336C69"/>
    <w:rsid w:val="00386637"/>
    <w:rsid w:val="003951F3"/>
    <w:rsid w:val="003A0F2E"/>
    <w:rsid w:val="003C7F4B"/>
    <w:rsid w:val="003E291B"/>
    <w:rsid w:val="003F2954"/>
    <w:rsid w:val="003F430F"/>
    <w:rsid w:val="0041666C"/>
    <w:rsid w:val="00436EDE"/>
    <w:rsid w:val="0043701D"/>
    <w:rsid w:val="00486D32"/>
    <w:rsid w:val="004D24D8"/>
    <w:rsid w:val="004E1D5A"/>
    <w:rsid w:val="004E60E0"/>
    <w:rsid w:val="004E75A0"/>
    <w:rsid w:val="00502E2F"/>
    <w:rsid w:val="005528BC"/>
    <w:rsid w:val="00556668"/>
    <w:rsid w:val="005721C5"/>
    <w:rsid w:val="00581B8A"/>
    <w:rsid w:val="00581EC0"/>
    <w:rsid w:val="005929AB"/>
    <w:rsid w:val="005A7899"/>
    <w:rsid w:val="005E2BA3"/>
    <w:rsid w:val="005F62D5"/>
    <w:rsid w:val="006021D1"/>
    <w:rsid w:val="00604EEB"/>
    <w:rsid w:val="0066257E"/>
    <w:rsid w:val="00675E3C"/>
    <w:rsid w:val="00683426"/>
    <w:rsid w:val="0069797F"/>
    <w:rsid w:val="006B3F74"/>
    <w:rsid w:val="006B7C3F"/>
    <w:rsid w:val="006C5DFD"/>
    <w:rsid w:val="006D4532"/>
    <w:rsid w:val="006E4DF7"/>
    <w:rsid w:val="007006DB"/>
    <w:rsid w:val="00711340"/>
    <w:rsid w:val="00717DF6"/>
    <w:rsid w:val="007214A8"/>
    <w:rsid w:val="0072332E"/>
    <w:rsid w:val="00724B25"/>
    <w:rsid w:val="00735E61"/>
    <w:rsid w:val="0074307A"/>
    <w:rsid w:val="00744893"/>
    <w:rsid w:val="00776F63"/>
    <w:rsid w:val="007C19EB"/>
    <w:rsid w:val="007C77DA"/>
    <w:rsid w:val="007D72A0"/>
    <w:rsid w:val="007F39AB"/>
    <w:rsid w:val="00831752"/>
    <w:rsid w:val="00837267"/>
    <w:rsid w:val="00876B3F"/>
    <w:rsid w:val="00886346"/>
    <w:rsid w:val="00886F44"/>
    <w:rsid w:val="008B0AD4"/>
    <w:rsid w:val="008C5E77"/>
    <w:rsid w:val="008D23A3"/>
    <w:rsid w:val="008D2660"/>
    <w:rsid w:val="008D3640"/>
    <w:rsid w:val="00910AC0"/>
    <w:rsid w:val="0091205E"/>
    <w:rsid w:val="00920E13"/>
    <w:rsid w:val="009227E2"/>
    <w:rsid w:val="0094625D"/>
    <w:rsid w:val="009610C0"/>
    <w:rsid w:val="009649D7"/>
    <w:rsid w:val="0098380F"/>
    <w:rsid w:val="009B1852"/>
    <w:rsid w:val="009B4E8F"/>
    <w:rsid w:val="009C1365"/>
    <w:rsid w:val="009C4947"/>
    <w:rsid w:val="009F1AC7"/>
    <w:rsid w:val="00A225CD"/>
    <w:rsid w:val="00A26B68"/>
    <w:rsid w:val="00A31182"/>
    <w:rsid w:val="00A37172"/>
    <w:rsid w:val="00A56C45"/>
    <w:rsid w:val="00A614E6"/>
    <w:rsid w:val="00A622D6"/>
    <w:rsid w:val="00A71C2D"/>
    <w:rsid w:val="00A72110"/>
    <w:rsid w:val="00A813AE"/>
    <w:rsid w:val="00A8247F"/>
    <w:rsid w:val="00AA6363"/>
    <w:rsid w:val="00AC7AF4"/>
    <w:rsid w:val="00AF02E0"/>
    <w:rsid w:val="00B16DA5"/>
    <w:rsid w:val="00B2282A"/>
    <w:rsid w:val="00B6539F"/>
    <w:rsid w:val="00B81085"/>
    <w:rsid w:val="00B928B8"/>
    <w:rsid w:val="00BB3E00"/>
    <w:rsid w:val="00BE77A9"/>
    <w:rsid w:val="00BF0153"/>
    <w:rsid w:val="00C05F6A"/>
    <w:rsid w:val="00C067C3"/>
    <w:rsid w:val="00C11AD9"/>
    <w:rsid w:val="00C17356"/>
    <w:rsid w:val="00C34C72"/>
    <w:rsid w:val="00C569A1"/>
    <w:rsid w:val="00C56F8D"/>
    <w:rsid w:val="00C824FB"/>
    <w:rsid w:val="00CF24C5"/>
    <w:rsid w:val="00D10305"/>
    <w:rsid w:val="00D30AE3"/>
    <w:rsid w:val="00D4376B"/>
    <w:rsid w:val="00D449D6"/>
    <w:rsid w:val="00D458B5"/>
    <w:rsid w:val="00D4787E"/>
    <w:rsid w:val="00D875CF"/>
    <w:rsid w:val="00DC41BA"/>
    <w:rsid w:val="00DF3005"/>
    <w:rsid w:val="00E36D24"/>
    <w:rsid w:val="00E42608"/>
    <w:rsid w:val="00E95947"/>
    <w:rsid w:val="00E969E8"/>
    <w:rsid w:val="00EB4CC3"/>
    <w:rsid w:val="00EC1F18"/>
    <w:rsid w:val="00EC1FB2"/>
    <w:rsid w:val="00EE6355"/>
    <w:rsid w:val="00EF73A5"/>
    <w:rsid w:val="00F04EB8"/>
    <w:rsid w:val="00F14BEC"/>
    <w:rsid w:val="00F15F73"/>
    <w:rsid w:val="00F31730"/>
    <w:rsid w:val="00F318D7"/>
    <w:rsid w:val="00F334BD"/>
    <w:rsid w:val="00F424C7"/>
    <w:rsid w:val="00F456D2"/>
    <w:rsid w:val="00F4771D"/>
    <w:rsid w:val="00F65665"/>
    <w:rsid w:val="00F65EC1"/>
    <w:rsid w:val="00F75AE4"/>
    <w:rsid w:val="00F80F0F"/>
    <w:rsid w:val="00F91E84"/>
    <w:rsid w:val="00F92097"/>
    <w:rsid w:val="00F935E3"/>
    <w:rsid w:val="00FB6882"/>
    <w:rsid w:val="00FC336C"/>
    <w:rsid w:val="00FD397E"/>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F859E-3B99-429D-BCAD-85826F892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5178</TotalTime>
  <Pages>13</Pages>
  <Words>4546</Words>
  <Characters>25917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4</cp:revision>
  <dcterms:created xsi:type="dcterms:W3CDTF">2023-12-29T13:45:00Z</dcterms:created>
  <dcterms:modified xsi:type="dcterms:W3CDTF">2024-01-03T17:19:00Z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